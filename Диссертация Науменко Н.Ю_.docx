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theme/theme1.xml" ContentType="application/vnd.openxmlformats-officedocument.theme+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people.xml" ContentType="application/vnd.openxmlformats-officedocument.wordprocessingml.peopl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http://schemas.openxmlformats.org/wordprocessingml/2006/main" xmlns:vyd="http://volga.yandex.com/schemas/document/model" xmlns:pic="http://schemas.openxmlformats.org/drawingml/2006/picture" xmlns:wp="http://schemas.openxmlformats.org/drawingml/2006/wordprocessingDrawing" xmlns:mc="http://schemas.openxmlformats.org/markup-compatibility/2006" xmlns:r="http://schemas.openxmlformats.org/officeDocument/2006/relationships" xmlns:a="http://schemas.openxmlformats.org/drawingml/2006/main" w:conformance="transitional" mc:Ignorable="vyd">
  <w:background/>
  <w:body vyd:_id="vyd:00000000000001">
    <w:tbl vyd:_id="vyd:000000000004ne">
      <w:tblPr>
        <w:tblStyle w:val="a7"/>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firstRow="1" w:lastRow="0" w:firstColumn="1" w:lastColumn="0" w:noHBand="0" w:noVBand="1" w:val="07c5"/>
      </w:tblPr>
      <w:tblGrid>
        <w:gridCol w:w="9217"/>
        <w:gridCol w:w="636"/>
      </w:tblGrid>
      <w:tr w:rsidR="00B72F03" w:rsidRPr="00321B78" w14:paraId="5F3B78AB" w14:textId="77777777" w:rsidTr="006B00B8" vyd:_id="vyd:000000000004qz">
        <w:tc vyd:_id="vyd:000000000004r3">
          <w:tcPr/>
          <w:p w14:paraId="483D3825" w14:textId="77777777" w:rsidR="00B72F03" w:rsidRPr="00321B78" w:rsidRDefault="00B72F03" w:rsidP="006F4EAC" vyd:_id="vyd:000000000004r4">
            <w:pPr>
              <w:spacing w:line="360" w:lineRule="auto"/>
              <w:rPr>
                <w:sz w:val="28"/>
                <w:szCs w:val="28"/>
              </w:rPr>
            </w:pPr>
            <w:r>
              <w:rPr>
                <w:sz w:val="28"/>
                <w:szCs w:val="28"/>
              </w:rPr>
              <w:t vyd:_id="vyd:000000000004r5">ОГЛАВЛЕНИЕ</w:t>
            </w:r>
          </w:p>
        </w:tc>
        <w:tc vyd:_id="vyd:000000000004r0">
          <w:tcPr>
            <w:vAlign w:val="center"/>
          </w:tcPr>
          <w:p w14:paraId="6F9FC452" w14:textId="363B8855" w:rsidR="00B72F03" w:rsidRPr="00321B78" w:rsidRDefault="00B72F03" w:rsidP="00E12700" vyd:_id="vyd:000000000004r1">
            <w:pPr>
              <w:spacing w:line="360" w:lineRule="auto"/>
              <w:jc w:val="center"/>
              <w:rPr>
                <w:sz w:val="28"/>
                <w:szCs w:val="28"/>
              </w:rPr>
            </w:pPr>
            <w:r>
              <w:rPr>
                <w:sz w:val="28"/>
                <w:szCs w:val="28"/>
              </w:rPr>
              <w:t vyd:_id="vyd:000000000004r2">2</w:t>
            </w:r>
          </w:p>
        </w:tc>
      </w:tr>
      <w:tr w:rsidR="00B72F03" w:rsidRPr="00321B78" w14:paraId="02F4E32B" w14:textId="77777777" w:rsidTr="006B00B8" vyd:_id="vyd:000000000004qr">
        <w:tc vyd:_id="vyd:000000000004qv">
          <w:tcPr/>
          <w:p w14:paraId="07913422" w14:textId="7866110D" w:rsidR="00B72F03" w:rsidRPr="00321B78" w:rsidRDefault="00B72F03" w:rsidP="006F4EAC" vyd:_id="vyd:000000000004qw">
            <w:pPr>
              <w:spacing w:line="360" w:lineRule="auto"/>
              <w:rPr>
                <w:sz w:val="28"/>
                <w:szCs w:val="28"/>
              </w:rPr>
            </w:pPr>
            <w:r>
              <w:rPr>
                <w:sz w:val="28"/>
                <w:szCs w:val="28"/>
              </w:rPr>
              <w:t vyd:_id="vyd:000000000004qy">ВВЕДЕНИЕ</w:t>
            </w:r>
            <w:r>
              <w:rPr>
                <w:sz w:val="28"/>
                <w:szCs w:val="28"/>
              </w:rPr>
              <w:t vyd:_id="vyd:000000000004qx" xml:space="preserve"> </w:t>
            </w:r>
          </w:p>
        </w:tc>
        <w:tc vyd:_id="vyd:000000000004qs">
          <w:tcPr>
            <w:vAlign w:val="center"/>
          </w:tcPr>
          <w:p w14:paraId="6889A110" w14:textId="77777777" w:rsidR="00B72F03" w:rsidRPr="00321B78" w:rsidRDefault="00B72F03" w:rsidP="00E12700" vyd:_id="vyd:000000000004qt">
            <w:pPr>
              <w:spacing w:line="360" w:lineRule="auto"/>
              <w:jc w:val="center"/>
              <w:rPr>
                <w:sz w:val="28"/>
                <w:szCs w:val="28"/>
              </w:rPr>
            </w:pPr>
            <w:r>
              <w:rPr>
                <w:sz w:val="28"/>
                <w:szCs w:val="28"/>
              </w:rPr>
              <w:t vyd:_id="vyd:000000000004qu">3</w:t>
            </w:r>
          </w:p>
        </w:tc>
      </w:tr>
      <w:tr w:rsidR="00B72F03" w:rsidRPr="00321B78" w14:paraId="09358215" w14:textId="77777777" w:rsidTr="00B157BF" vyd:_id="vyd:000000000004qg">
        <w:trPr>
          <w:trHeight w:val="310"/>
        </w:trPr>
        <w:tc vyd:_id="vyd:000000000004ql">
          <w:tcPr/>
          <w:p w14:paraId="07BBA1DF" w14:textId="0848B8FD" w:rsidR="00B72F03" w:rsidRPr="00321B78" w:rsidRDefault="00B72F03" w:rsidP="006F4EAC" vyd:_id="vyd:000000000004qm">
            <w:pPr>
              <w:spacing w:line="360" w:lineRule="auto"/>
              <w:rPr>
                <w:sz w:val="28"/>
                <w:szCs w:val="28"/>
              </w:rPr>
            </w:pPr>
            <w:r>
              <w:rPr>
                <w:sz w:val="28"/>
                <w:b w:val="1"/>
                <w:bCs w:val="1"/>
                <w:szCs w:val="28"/>
              </w:rPr>
              <w:t vyd:_id="vyd:000000000004qq">ГЛАВА 1</w:t>
            </w:r>
            <w:r>
              <w:rPr>
                <w:sz w:val="28"/>
                <w:szCs w:val="28"/>
              </w:rPr>
              <w:t vyd:_id="vyd:000000000004qp" xml:space="preserve">. </w:t>
            </w:r>
            <w:bookmarkStart w:id="0" w:name="_Hlk66390032" vyd:_id="vyd:000000000004qo"/>
            <w:bookmarkEnd w:id="0"/>
            <w:r>
              <w:rPr>
                <w:sz w:val="28"/>
                <w:szCs w:val="28"/>
              </w:rPr>
              <w:t vyd:_id="vyd:000000000004qn" xml:space="preserve">Понятие и правовое содержание принципа добросовестности </w:t>
            </w:r>
          </w:p>
        </w:tc>
        <w:tc vyd:_id="vyd:000000000004qh">
          <w:tcPr>
            <w:vAlign w:val="center"/>
          </w:tcPr>
          <w:p w14:paraId="443D92CC" w14:textId="2FFD012C" w:rsidR="00B72F03" w:rsidRPr="00321B78" w:rsidRDefault="009B2296" w:rsidP="00E12700" vyd:_id="vyd:000000000004qi">
            <w:pPr>
              <w:spacing w:line="360" w:lineRule="auto"/>
              <w:jc w:val="center"/>
              <w:rPr>
                <w:sz w:val="28"/>
                <w:szCs w:val="28"/>
              </w:rPr>
            </w:pPr>
            <w:r>
              <w:rPr>
                <w:sz w:val="28"/>
                <w:noProof w:val="1"/>
                <w:szCs w:val="28"/>
              </w:rPr>
              <w:t vyd:_id="vyd:000000000004qj">7</w:t>
            </w:r>
            <w:r>
              <w:fldChar w:fldCharType="end" vyd:_id="vyd:000000000004qk-end"/>
            </w:r>
          </w:p>
        </w:tc>
      </w:tr>
      <w:tr w:rsidR="00B72F03" w:rsidRPr="00321B78" w14:paraId="002E3077" w14:textId="77777777" w:rsidTr="006B00B8" vyd:_id="vyd:000000000004q3">
        <w:tc vyd:_id="vyd:000000000004q7">
          <w:tcPr/>
          <w:p w14:paraId="64CC0BFC" w14:textId="615941CD" w:rsidR="00B72F03" w:rsidRPr="00321B78" w:rsidRDefault="00B72F03" w:rsidP="006F4EAC" vyd:_id="vyd:000000000004q8">
            <w:pPr>
              <w:spacing w:line="360" w:lineRule="auto"/>
              <w:rPr>
                <w:sz w:val="28"/>
                <w:szCs w:val="28"/>
              </w:rPr>
            </w:pPr>
            <w:bookmarkStart w:id="1" w:name="_Hlk66390067" vyd:_id="vyd:000000000004qf"/>
            <w:bookmarkEnd w:id="1"/>
            <w:r>
              <w:rPr>
                <w:sz w:val="28"/>
                <w:szCs w:val="28"/>
              </w:rPr>
              <w:t vyd:_id="vyd:000000000004qe" xml:space="preserve">1.1. Доктринальные основы развития института добросовестности в российском праве </w:t>
            </w:r>
            <w:r>
              <w:rPr>
                <w:sz w:val="28"/>
                <w:szCs w:val="28"/>
              </w:rPr>
              <w:t vyd:_id="vyd:000000000004qd">(Сравнительн</w:t>
            </w:r>
            <w:r>
              <w:rPr>
                <w:sz w:val="28"/>
                <w:szCs w:val="28"/>
              </w:rPr>
              <w:t vyd:_id="vyd:000000000004qc">о-исторический</w:t>
            </w:r>
            <w:r>
              <w:rPr>
                <w:sz w:val="28"/>
                <w:szCs w:val="28"/>
              </w:rPr>
              <w:t vyd:_id="vyd:000000000004qb" xml:space="preserve"> анализ определения понятия «добросовестности</w:t>
            </w:r>
            <w:r>
              <w:rPr>
                <w:sz w:val="28"/>
                <w:szCs w:val="28"/>
              </w:rPr>
              <w:t vyd:_id="vyd:000000000004qa">»</w:t>
            </w:r>
            <w:r>
              <w:rPr>
                <w:sz w:val="28"/>
                <w:szCs w:val="28"/>
              </w:rPr>
              <w:t vyd:_id="vyd:000000000004q9">)</w:t>
            </w:r>
          </w:p>
        </w:tc>
        <w:tc vyd:_id="vyd:000000000004q4">
          <w:tcPr>
            <w:vAlign w:val="center"/>
          </w:tcPr>
          <w:p w14:paraId="02F4B0C5" w14:textId="77777777" w:rsidR="00B72F03" w:rsidRPr="00321B78" w:rsidRDefault="00B72F03" w:rsidP="00E12700" vyd:_id="vyd:000000000004q5">
            <w:pPr>
              <w:spacing w:line="360" w:lineRule="auto"/>
              <w:jc w:val="center"/>
              <w:rPr>
                <w:sz w:val="28"/>
                <w:szCs w:val="28"/>
              </w:rPr>
            </w:pPr>
            <w:r>
              <w:rPr>
                <w:sz w:val="28"/>
                <w:szCs w:val="28"/>
              </w:rPr>
              <w:t vyd:_id="vyd:000000000004q6">21</w:t>
            </w:r>
          </w:p>
        </w:tc>
      </w:tr>
      <w:tr w:rsidR="00B72F03" w:rsidRPr="00321B78" w14:paraId="092AE693" w14:textId="77777777" w:rsidTr="006B00B8" vyd:_id="vyd:000000000004pw">
        <w:tc vyd:_id="vyd:000000000004q0">
          <w:tcPr/>
          <w:p w14:paraId="0705EFDF" w14:textId="4EC2FDDF" w:rsidR="00B72F03" w:rsidRPr="00321B78" w:rsidRDefault="00B72F03" w:rsidP="006F4EAC" vyd:_id="vyd:000000000004q1">
            <w:pPr>
              <w:spacing w:line="360" w:lineRule="auto"/>
              <w:rPr>
                <w:sz w:val="28"/>
                <w:szCs w:val="28"/>
              </w:rPr>
            </w:pPr>
            <w:r>
              <w:rPr>
                <w:sz w:val="28"/>
                <w:szCs w:val="28"/>
              </w:rPr>
              <w:t vyd:_id="vyd:000000000004q2">1.2. Эволюция принципа добросовестности в международном праве</w:t>
            </w:r>
          </w:p>
        </w:tc>
        <w:tc vyd:_id="vyd:000000000004px">
          <w:tcPr>
            <w:vAlign w:val="center"/>
          </w:tcPr>
          <w:p w14:paraId="09CFEFB0" w14:textId="77777777" w:rsidR="00B72F03" w:rsidRPr="00321B78" w:rsidRDefault="00B72F03" w:rsidP="00E12700" vyd:_id="vyd:000000000004py">
            <w:pPr>
              <w:spacing w:line="360" w:lineRule="auto"/>
              <w:jc w:val="center"/>
              <w:rPr>
                <w:sz w:val="28"/>
                <w:szCs w:val="28"/>
              </w:rPr>
            </w:pPr>
            <w:r>
              <w:rPr>
                <w:sz w:val="28"/>
                <w:szCs w:val="28"/>
              </w:rPr>
              <w:t vyd:_id="vyd:000000000004pz">36</w:t>
            </w:r>
          </w:p>
        </w:tc>
      </w:tr>
      <w:tr w:rsidR="00B72F03" w:rsidRPr="00321B78" w14:paraId="4066B621" w14:textId="77777777" w:rsidTr="006B00B8" vyd:_id="vyd:000000000004pp">
        <w:tc vyd:_id="vyd:000000000004pt">
          <w:tcPr/>
          <w:p w14:paraId="4DDC5DE8" w14:textId="77777777" w:rsidR="00B72F03" w:rsidRPr="00321B78" w:rsidRDefault="00B72F03" w:rsidP="006F4EAC" vyd:_id="vyd:000000000004pu">
            <w:pPr>
              <w:spacing w:line="360" w:lineRule="auto"/>
              <w:rPr>
                <w:sz w:val="28"/>
                <w:szCs w:val="28"/>
              </w:rPr>
            </w:pPr>
            <w:r>
              <w:rPr>
                <w:sz w:val="28"/>
                <w:szCs w:val="28"/>
              </w:rPr>
              <w:t vyd:_id="vyd:000000000004pv" xml:space="preserve">1.3. Нормативное правовое закрепление принципа добросовестности: тенденции развития законодательства </w:t>
            </w:r>
          </w:p>
        </w:tc>
        <w:tc vyd:_id="vyd:000000000004pq">
          <w:tcPr>
            <w:vAlign w:val="center"/>
          </w:tcPr>
          <w:p w14:paraId="1A0B591F" w14:textId="77777777" w:rsidR="00B72F03" w:rsidRPr="00321B78" w:rsidRDefault="00B72F03" w:rsidP="00E12700" vyd:_id="vyd:000000000004pr">
            <w:pPr>
              <w:spacing w:line="360" w:lineRule="auto"/>
              <w:jc w:val="center"/>
              <w:rPr>
                <w:sz w:val="28"/>
                <w:szCs w:val="28"/>
              </w:rPr>
            </w:pPr>
            <w:r>
              <w:rPr>
                <w:sz w:val="28"/>
                <w:szCs w:val="28"/>
              </w:rPr>
              <w:t vyd:_id="vyd:000000000004ps">50</w:t>
            </w:r>
          </w:p>
        </w:tc>
      </w:tr>
      <w:tr w:rsidR="00B72F03" w:rsidRPr="00321B78" w14:paraId="50145F00" w14:textId="77777777" w:rsidTr="006B00B8" vyd:_id="vyd:000000000004pj">
        <w:tc vyd:_id="vyd:000000000004pm">
          <w:tcPr/>
          <w:p w14:paraId="3F65EED9" w14:textId="12B5FA1B" w:rsidR="00B72F03" w:rsidRPr="00321B78" w:rsidRDefault="00B72F03" w:rsidP="006F4EAC" vyd:_id="vyd:000000000004pn">
            <w:pPr>
              <w:spacing w:line="360" w:lineRule="auto"/>
              <w:rPr>
                <w:sz w:val="28"/>
                <w:szCs w:val="28"/>
              </w:rPr>
            </w:pPr>
            <w:r>
              <w:rPr>
                <w:sz w:val="28"/>
                <w:szCs w:val="28"/>
              </w:rPr>
              <w:t vyd:_id="vyd:000000000004po" xml:space="preserve">1.4. Толкование понятия и содержания принципа добросовестности в правоприменительной практике </w:t>
            </w:r>
          </w:p>
        </w:tc>
        <w:tc vyd:_id="vyd:000000000004pk">
          <w:tcPr>
            <w:vAlign w:val="center"/>
          </w:tcPr>
          <w:p w14:paraId="4488D306" w14:textId="77777777" w:rsidR="00B72F03" w:rsidRPr="00321B78" w:rsidRDefault="00B72F03" w:rsidP="00E12700" vyd:_id="vyd:000000000004pl">
            <w:pPr>
              <w:spacing w:line="360" w:lineRule="auto"/>
              <w:jc w:val="center"/>
              <w:rPr>
                <w:sz w:val="28"/>
                <w:szCs w:val="28"/>
              </w:rPr>
            </w:pPr>
          </w:p>
        </w:tc>
      </w:tr>
      <w:tr w:rsidR="00B72F03" w:rsidRPr="00321B78" w14:paraId="4C55684C" w14:textId="77777777" w:rsidTr="00A34EF8" vyd:_id="vyd:000000000004pb">
        <w:trPr>
          <w:trHeight w:val="421"/>
        </w:trPr>
        <w:tc vyd:_id="vyd:000000000004pf">
          <w:tcPr/>
          <w:p w14:paraId="2434DE80" w14:textId="235223E5" w:rsidR="00B72F03" w:rsidRPr="00321B78" w:rsidRDefault="00B72F03" w:rsidP="006F4EAC" vyd:_id="vyd:000000000004pg">
            <w:pPr>
              <w:spacing w:line="360" w:lineRule="auto"/>
              <w:rPr>
                <w:sz w:val="28"/>
                <w:szCs w:val="28"/>
              </w:rPr>
            </w:pPr>
            <w:r>
              <w:rPr>
                <w:sz w:val="28"/>
                <w:b w:val="1"/>
                <w:bCs w:val="1"/>
                <w:szCs w:val="28"/>
              </w:rPr>
              <w:t vyd:_id="vyd:000000000004pi">ГЛАВА 2</w:t>
            </w:r>
            <w:r>
              <w:rPr>
                <w:sz w:val="28"/>
                <w:szCs w:val="28"/>
              </w:rPr>
              <w:t vyd:_id="vyd:000000000004ph">. Принцип добросовестности в российском земельном праве</w:t>
            </w:r>
          </w:p>
        </w:tc>
        <w:tc vyd:_id="vyd:000000000004pc">
          <w:tcPr>
            <w:vAlign w:val="center"/>
          </w:tcPr>
          <w:p w14:paraId="1B48A101" w14:textId="77777777" w:rsidR="00B72F03" w:rsidRPr="00321B78" w:rsidRDefault="00B72F03" w:rsidP="00E12700" vyd:_id="vyd:000000000004pd">
            <w:pPr>
              <w:spacing w:line="360" w:lineRule="auto"/>
              <w:jc w:val="center"/>
              <w:rPr>
                <w:sz w:val="28"/>
                <w:szCs w:val="28"/>
              </w:rPr>
            </w:pPr>
            <w:r>
              <w:rPr>
                <w:sz w:val="28"/>
                <w:szCs w:val="28"/>
              </w:rPr>
              <w:t vyd:_id="vyd:000000000004pe">86</w:t>
            </w:r>
          </w:p>
        </w:tc>
      </w:tr>
      <w:tr w:rsidR="00B72F03" w:rsidRPr="00321B78" w14:paraId="2759E50C" w14:textId="77777777" w:rsidTr="006B00B8" vyd:_id="vyd:000000000004p3">
        <w:tc vyd:_id="vyd:000000000004p7">
          <w:tcPr/>
          <w:p w14:paraId="038F09A6" w14:textId="1ED7B6DA" w:rsidR="00B72F03" w:rsidRPr="00321B78" w:rsidRDefault="00B157BF" w:rsidP="006F4EAC" vyd:_id="vyd:000000000004p8">
            <w:pPr>
              <w:spacing w:line="360" w:lineRule="auto"/>
              <w:rPr>
                <w:sz w:val="28"/>
                <w:szCs w:val="28"/>
              </w:rPr>
            </w:pPr>
            <w:r>
              <w:rPr>
                <w:sz w:val="28"/>
                <w:szCs w:val="28"/>
              </w:rPr>
              <w:t vyd:_id="vyd:000000000004pa">2.</w:t>
            </w:r>
            <w:r>
              <w:rPr>
                <w:sz w:val="28"/>
                <w:szCs w:val="28"/>
              </w:rPr>
              <w:t vyd:_id="vyd:000000000004p9">1. Добросовестность как принцип российского земельного права: формы реализации принципа в сфере использования и охраны земель</w:t>
            </w:r>
          </w:p>
        </w:tc>
        <w:tc vyd:_id="vyd:000000000004p4">
          <w:tcPr>
            <w:vAlign w:val="center"/>
          </w:tcPr>
          <w:p w14:paraId="2171D736" w14:textId="77777777" w:rsidR="00B72F03" w:rsidRPr="00321B78" w:rsidRDefault="00B72F03" w:rsidP="00E12700" vyd:_id="vyd:000000000004p5">
            <w:pPr>
              <w:spacing w:line="360" w:lineRule="auto"/>
              <w:jc w:val="center"/>
              <w:rPr>
                <w:sz w:val="28"/>
                <w:szCs w:val="28"/>
              </w:rPr>
            </w:pPr>
            <w:r>
              <w:rPr>
                <w:sz w:val="28"/>
                <w:szCs w:val="28"/>
              </w:rPr>
              <w:t vyd:_id="vyd:000000000004p6">86</w:t>
            </w:r>
          </w:p>
        </w:tc>
      </w:tr>
      <w:tr w:rsidR="00B72F03" w:rsidRPr="00321B78" w14:paraId="6E4D173A" w14:textId="77777777" w:rsidTr="006B00B8" vyd:_id="vyd:000000000004ov">
        <w:tc vyd:_id="vyd:000000000004oz">
          <w:tcPr/>
          <w:p w14:paraId="3EB4BA34" w14:textId="70CC46B3" w:rsidR="00B72F03" w:rsidRPr="00321B78" w:rsidRDefault="00B157BF" w:rsidP="006F4EAC" vyd:_id="vyd:000000000004p0">
            <w:pPr>
              <w:spacing w:line="360" w:lineRule="auto"/>
              <w:rPr>
                <w:sz w:val="28"/>
                <w:szCs w:val="28"/>
              </w:rPr>
            </w:pPr>
            <w:r>
              <w:rPr>
                <w:sz w:val="28"/>
                <w:szCs w:val="28"/>
              </w:rPr>
              <w:t vyd:_id="vyd:000000000004p2">2.</w:t>
            </w:r>
            <w:r>
              <w:rPr>
                <w:sz w:val="28"/>
                <w:szCs w:val="28"/>
              </w:rPr>
              <w:t vyd:_id="vyd:000000000004p1">2. Формы реализации принципа добросовестности в сфере правотворчества</w:t>
            </w:r>
          </w:p>
        </w:tc>
        <w:tc vyd:_id="vyd:000000000004ow">
          <w:tcPr>
            <w:vAlign w:val="center"/>
          </w:tcPr>
          <w:p w14:paraId="36582340" w14:textId="77777777" w:rsidR="00B72F03" w:rsidRPr="00321B78" w:rsidRDefault="00B72F03" w:rsidP="00E12700" vyd:_id="vyd:000000000004ox">
            <w:pPr>
              <w:spacing w:line="360" w:lineRule="auto"/>
              <w:jc w:val="center"/>
              <w:rPr>
                <w:sz w:val="28"/>
                <w:szCs w:val="28"/>
              </w:rPr>
            </w:pPr>
            <w:r>
              <w:rPr>
                <w:sz w:val="28"/>
                <w:szCs w:val="28"/>
              </w:rPr>
              <w:t vyd:_id="vyd:000000000004oy">143</w:t>
            </w:r>
          </w:p>
        </w:tc>
      </w:tr>
      <w:tr w:rsidR="00B72F03" w:rsidRPr="00321B78" w14:paraId="7DE65E4B" w14:textId="77777777" w:rsidTr="006B00B8" vyd:_id="vyd:000000000004on">
        <w:tc vyd:_id="vyd:000000000004or">
          <w:tcPr/>
          <w:p w14:paraId="1E810921" w14:textId="633C92EE" w:rsidR="00B72F03" w:rsidRPr="00321B78" w:rsidRDefault="00B157BF" w:rsidP="006F4EAC" vyd:_id="vyd:000000000004os">
            <w:pPr>
              <w:spacing w:line="360" w:lineRule="auto"/>
              <w:rPr>
                <w:sz w:val="28"/>
                <w:szCs w:val="28"/>
              </w:rPr>
            </w:pPr>
            <w:r>
              <w:rPr>
                <w:sz w:val="28"/>
                <w:szCs w:val="28"/>
              </w:rPr>
              <w:t vyd:_id="vyd:000000000004ou">2.</w:t>
            </w:r>
            <w:r>
              <w:rPr>
                <w:sz w:val="28"/>
                <w:szCs w:val="28"/>
              </w:rPr>
              <w:t vyd:_id="vyd:000000000004ot" xml:space="preserve">3. Формы реализации принципа добросовестности в сфере деятельности органов исполнительной власти </w:t>
            </w:r>
          </w:p>
        </w:tc>
        <w:tc vyd:_id="vyd:000000000004oo">
          <w:tcPr>
            <w:vAlign w:val="center"/>
          </w:tcPr>
          <w:p w14:paraId="5747F09B" w14:textId="77777777" w:rsidR="00B72F03" w:rsidRPr="00321B78" w:rsidRDefault="00B72F03" w:rsidP="00E12700" vyd:_id="vyd:000000000004op">
            <w:pPr>
              <w:spacing w:line="360" w:lineRule="auto"/>
              <w:jc w:val="center"/>
              <w:rPr>
                <w:sz w:val="28"/>
                <w:szCs w:val="28"/>
              </w:rPr>
            </w:pPr>
            <w:r>
              <w:rPr>
                <w:sz w:val="28"/>
                <w:szCs w:val="28"/>
              </w:rPr>
              <w:t vyd:_id="vyd:000000000004oq">158</w:t>
            </w:r>
          </w:p>
        </w:tc>
      </w:tr>
      <w:tr w:rsidR="00B72F03" w:rsidRPr="00321B78" w14:paraId="234876FB" w14:textId="77777777" w:rsidTr="006B00B8" vyd:_id="vyd:000000000004of">
        <w:tc vyd:_id="vyd:000000000004oj">
          <w:tcPr/>
          <w:p w14:paraId="09BC6A58" w14:textId="0ADC292D" w:rsidR="00B72F03" w:rsidRPr="00321B78" w:rsidRDefault="00B157BF" w:rsidP="006F4EAC" vyd:_id="vyd:000000000004ok">
            <w:pPr>
              <w:spacing w:line="360" w:lineRule="auto"/>
              <w:rPr>
                <w:sz w:val="28"/>
                <w:szCs w:val="28"/>
              </w:rPr>
            </w:pPr>
            <w:r>
              <w:rPr>
                <w:sz w:val="28"/>
                <w:szCs w:val="28"/>
              </w:rPr>
              <w:t vyd:_id="vyd:000000000004om">2.</w:t>
            </w:r>
            <w:r>
              <w:rPr>
                <w:sz w:val="28"/>
                <w:szCs w:val="28"/>
              </w:rPr>
              <w:t vyd:_id="vyd:000000000004ol">4 Формы реализации принципа добросовестности в сфере правоприменения</w:t>
            </w:r>
          </w:p>
        </w:tc>
        <w:tc vyd:_id="vyd:000000000004og">
          <w:tcPr>
            <w:vAlign w:val="center"/>
          </w:tcPr>
          <w:p w14:paraId="1C4878A1" w14:textId="77777777" w:rsidR="00B72F03" w:rsidRPr="00321B78" w:rsidRDefault="00B72F03" w:rsidP="00E12700" vyd:_id="vyd:000000000004oh">
            <w:pPr>
              <w:spacing w:line="360" w:lineRule="auto"/>
              <w:jc w:val="center"/>
              <w:rPr>
                <w:sz w:val="28"/>
                <w:lang w:val="en-US"/>
                <w:szCs w:val="28"/>
              </w:rPr>
            </w:pPr>
            <w:r>
              <w:rPr>
                <w:sz w:val="28"/>
                <w:lang w:val="en-US"/>
                <w:szCs w:val="28"/>
              </w:rPr>
              <w:t vyd:_id="vyd:000000000004oi">170</w:t>
            </w:r>
          </w:p>
        </w:tc>
      </w:tr>
      <w:tr w:rsidR="00B72F03" w:rsidRPr="00321B78" w14:paraId="10575D3C" w14:textId="77777777" w:rsidTr="006B00B8" vyd:_id="vyd:000000000004o8">
        <w:tblPrEx>
          <w:tblLook w:val="0000" w:firstRow="0" w:lastRow="0" w:firstColumn="0" w:lastColumn="0" w:noHBand="0" w:noVBand="0"/>
        </w:tblPrEx>
        <w:trPr>
          <w:trHeight w:val="495"/>
        </w:trPr>
        <w:tc vyd:_id="vyd:000000000004oc">
          <w:tcPr/>
          <w:p w14:paraId="2E094165" w14:textId="77777777" w:rsidR="00B72F03" w:rsidRPr="00321B78" w:rsidRDefault="00B72F03" w:rsidP="006F4EAC" vyd:_id="vyd:000000000004od">
            <w:pPr>
              <w:spacing w:line="360" w:lineRule="auto"/>
              <w:rPr>
                <w:sz w:val="28"/>
                <w:szCs w:val="28"/>
              </w:rPr>
            </w:pPr>
            <w:r>
              <w:rPr>
                <w:sz w:val="28"/>
                <w:szCs w:val="28"/>
              </w:rPr>
              <w:t vyd:_id="vyd:000000000004oe" xml:space="preserve">СПИСОК ИСПОЛЬЗОВАННОЙ ЛИТЕРАТУРЫ (ГОСТ Р 7.0.5-2008). </w:t>
            </w:r>
          </w:p>
        </w:tc>
        <w:tc vyd:_id="vyd:000000000004o9">
          <w:tcPr>
            <w:vAlign w:val="center"/>
          </w:tcPr>
          <w:p w14:paraId="341E7ABC" w14:textId="77777777" w:rsidR="00B72F03" w:rsidRPr="00321B78" w:rsidRDefault="00B72F03" w:rsidP="00E12700" vyd:_id="vyd:000000000004oa">
            <w:pPr>
              <w:spacing w:line="360" w:lineRule="auto"/>
              <w:jc w:val="center"/>
              <w:rPr>
                <w:sz w:val="28"/>
                <w:szCs w:val="28"/>
              </w:rPr>
            </w:pPr>
            <w:r>
              <w:rPr>
                <w:sz w:val="28"/>
                <w:szCs w:val="28"/>
              </w:rPr>
              <w:t vyd:_id="vyd:000000000004ob">174</w:t>
            </w:r>
          </w:p>
        </w:tc>
      </w:tr>
      <w:tr w:rsidR="00B72F03" w:rsidRPr="00321B78" w14:paraId="0DDB9A14" w14:textId="77777777" w:rsidTr="006B00B8" vyd:_id="vyd:000000000004o1">
        <w:tc vyd:_id="vyd:000000000004o5">
          <w:tcPr/>
          <w:p w14:paraId="02A07F99" w14:textId="77777777" w:rsidR="00B72F03" w:rsidRPr="00321B78" w:rsidRDefault="00B72F03" w:rsidP="006F4EAC" vyd:_id="vyd:000000000004o6">
            <w:pPr>
              <w:spacing w:line="360" w:lineRule="auto"/>
              <w:rPr>
                <w:sz w:val="28"/>
                <w:szCs w:val="28"/>
              </w:rPr>
            </w:pPr>
            <w:r>
              <w:rPr>
                <w:sz w:val="28"/>
                <w:szCs w:val="28"/>
              </w:rPr>
              <w:t vyd:_id="vyd:000000000004o7" xml:space="preserve">Нормативные акты и другие официальные документы. </w:t>
            </w:r>
          </w:p>
        </w:tc>
        <w:tc vyd:_id="vyd:000000000004o2">
          <w:tcPr>
            <w:vAlign w:val="center"/>
          </w:tcPr>
          <w:p w14:paraId="624BB7EB" w14:textId="77777777" w:rsidR="00B72F03" w:rsidRPr="00321B78" w:rsidRDefault="00B72F03" w:rsidP="00E12700" vyd:_id="vyd:000000000004o3">
            <w:pPr>
              <w:spacing w:line="360" w:lineRule="auto"/>
              <w:jc w:val="center"/>
              <w:rPr>
                <w:sz w:val="28"/>
                <w:szCs w:val="28"/>
              </w:rPr>
            </w:pPr>
            <w:r>
              <w:rPr>
                <w:sz w:val="28"/>
                <w:szCs w:val="28"/>
              </w:rPr>
              <w:t vyd:_id="vyd:000000000004o4">174</w:t>
            </w:r>
          </w:p>
        </w:tc>
      </w:tr>
      <w:tr w:rsidR="00B72F03" w:rsidRPr="00321B78" w14:paraId="5A1A1A99" w14:textId="77777777" w:rsidTr="006B00B8" vyd:_id="vyd:000000000004nt">
        <w:tc vyd:_id="vyd:000000000004nx">
          <w:tcPr/>
          <w:p w14:paraId="3CB2A45E" w14:textId="3ADB6605" w:rsidR="00B72F03" w:rsidRPr="00321B78" w:rsidRDefault="00B72F03" w:rsidP="006F4EAC" vyd:_id="vyd:000000000004ny">
            <w:pPr>
              <w:spacing w:line="360" w:lineRule="auto"/>
              <w:rPr>
                <w:sz w:val="28"/>
                <w:szCs w:val="28"/>
              </w:rPr>
            </w:pPr>
            <w:r>
              <w:rPr>
                <w:sz w:val="28"/>
                <w:szCs w:val="28"/>
              </w:rPr>
              <w:t vyd:_id="vyd:000000000004o0">Монографии, учебная литература, комментарии</w:t>
            </w:r>
            <w:r>
              <w:rPr>
                <w:sz w:val="28"/>
                <w:szCs w:val="28"/>
              </w:rPr>
              <w:t vyd:_id="vyd:000000000004nz" xml:space="preserve"> </w:t>
            </w:r>
          </w:p>
        </w:tc>
        <w:tc vyd:_id="vyd:000000000004nu">
          <w:tcPr>
            <w:vAlign w:val="center"/>
          </w:tcPr>
          <w:p w14:paraId="2C587F58" w14:textId="77777777" w:rsidR="00B72F03" w:rsidRPr="00321B78" w:rsidRDefault="00B72F03" w:rsidP="00E12700" vyd:_id="vyd:000000000004nv">
            <w:pPr>
              <w:spacing w:line="360" w:lineRule="auto"/>
              <w:jc w:val="center"/>
              <w:rPr>
                <w:sz w:val="28"/>
                <w:szCs w:val="28"/>
              </w:rPr>
            </w:pPr>
            <w:r>
              <w:rPr>
                <w:sz w:val="28"/>
                <w:szCs w:val="28"/>
              </w:rPr>
              <w:t vyd:_id="vyd:000000000004nw">186</w:t>
            </w:r>
          </w:p>
        </w:tc>
      </w:tr>
      <w:tr w:rsidR="00B72F03" w:rsidRPr="00321B78" w14:paraId="0CDEB260" w14:textId="77777777" w:rsidTr="006B00B8" vyd:_id="vyd:000000000004nm">
        <w:tc vyd:_id="vyd:000000000004nq">
          <w:tcPr/>
          <w:p w14:paraId="367B524C" w14:textId="77777777" w:rsidR="00B72F03" w:rsidRPr="00321B78" w:rsidRDefault="00B72F03" w:rsidP="006F4EAC" vyd:_id="vyd:000000000004nr">
            <w:pPr>
              <w:spacing w:line="360" w:lineRule="auto"/>
              <w:rPr>
                <w:sz w:val="28"/>
                <w:szCs w:val="28"/>
              </w:rPr>
            </w:pPr>
            <w:r>
              <w:rPr>
                <w:sz w:val="28"/>
                <w:szCs w:val="28"/>
              </w:rPr>
              <w:t vyd:_id="vyd:000000000004ns">Статьи периодических и продолжающихся изданий</w:t>
            </w:r>
          </w:p>
        </w:tc>
        <w:tc vyd:_id="vyd:000000000004nn">
          <w:tcPr>
            <w:vAlign w:val="center"/>
          </w:tcPr>
          <w:p w14:paraId="34110AF9" w14:textId="77777777" w:rsidR="00B72F03" w:rsidRPr="00321B78" w:rsidRDefault="00B72F03" w:rsidP="00E12700" vyd:_id="vyd:000000000004no">
            <w:pPr>
              <w:spacing w:line="360" w:lineRule="auto"/>
              <w:jc w:val="center"/>
              <w:rPr>
                <w:sz w:val="28"/>
                <w:szCs w:val="28"/>
              </w:rPr>
            </w:pPr>
            <w:r>
              <w:rPr>
                <w:sz w:val="28"/>
                <w:szCs w:val="28"/>
              </w:rPr>
              <w:t vyd:_id="vyd:000000000004np">192</w:t>
            </w:r>
          </w:p>
        </w:tc>
      </w:tr>
      <w:tr w:rsidR="00B72F03" w:rsidRPr="00321B78" w14:paraId="23A232EE" w14:textId="77777777" w:rsidTr="006B00B8" vyd:_id="vyd:000000000004nf">
        <w:tc vyd:_id="vyd:000000000004nj">
          <w:tcPr/>
          <w:p w14:paraId="566DBE07" w14:textId="77777777" w:rsidR="00B72F03" w:rsidRPr="00321B78" w:rsidRDefault="00B72F03" w:rsidP="006F4EAC" vyd:_id="vyd:000000000004nk">
            <w:pPr>
              <w:spacing w:line="360" w:lineRule="auto"/>
              <w:rPr>
                <w:sz w:val="28"/>
                <w:szCs w:val="28"/>
              </w:rPr>
            </w:pPr>
            <w:r>
              <w:rPr>
                <w:sz w:val="28"/>
                <w:szCs w:val="28"/>
              </w:rPr>
              <w:t vyd:_id="vyd:000000000004nl" xml:space="preserve">Диссертации и авторефераты диссертаций </w:t>
            </w:r>
          </w:p>
        </w:tc>
        <w:tc vyd:_id="vyd:000000000004ng">
          <w:tcPr>
            <w:vAlign w:val="center"/>
          </w:tcPr>
          <w:p w14:paraId="4B1FF260" w14:textId="77777777" w:rsidR="00B72F03" w:rsidRPr="00321B78" w:rsidRDefault="00B72F03" w:rsidP="00E12700" vyd:_id="vyd:000000000004nh">
            <w:pPr>
              <w:spacing w:line="360" w:lineRule="auto"/>
              <w:jc w:val="center"/>
              <w:rPr>
                <w:sz w:val="28"/>
                <w:szCs w:val="28"/>
              </w:rPr>
            </w:pPr>
            <w:r>
              <w:rPr>
                <w:sz w:val="28"/>
                <w:szCs w:val="28"/>
              </w:rPr>
              <w:t vyd:_id="vyd:000000000004ni">203</w:t>
            </w:r>
          </w:p>
        </w:tc>
      </w:tr>
    </w:tbl>
    <w:p w14:paraId="20889713" w14:textId="77777777" w:rsidR="00B72F03" w:rsidRPr="00321B78" w:rsidRDefault="00B72F03" w:rsidP="00E12700" vyd:_id="vyd:000000000004nd">
      <w:pPr>
        <w:spacing w:line="360" w:lineRule="auto"/>
        <w:jc w:val="center"/>
        <w:rPr>
          <w:rFonts w:eastAsia="Calibri" w:cs="Times New Roman"/>
          <w:sz w:val="28"/>
          <w:szCs w:val="28"/>
        </w:rPr>
      </w:pPr>
    </w:p>
    <w:p w14:paraId="060854F7" w14:textId="7F89D1B4" w:rsidR="00B72F03" w:rsidRPr="00321B78" w:rsidRDefault="00B72F03" w:rsidP="00E12700" vyd:_id="vyd:000000000004nc">
      <w:pPr>
        <w:spacing w:line="360" w:lineRule="auto"/>
        <w:jc w:val="center"/>
        <w:rPr>
          <w:rFonts w:cs="Times New Roman"/>
          <w:sz w:val="28"/>
          <w:b w:val="1"/>
          <w:bCs w:val="1"/>
          <w:szCs w:val="28"/>
        </w:rPr>
      </w:pPr>
    </w:p>
    <w:p w14:paraId="653ED342" w14:textId="67C13BE8" w:rsidR="00B72F03" w:rsidRPr="00321B78" w:rsidRDefault="00B72F03" w:rsidP="00E12700" vyd:_id="vyd:000000000004nb">
      <w:pPr>
        <w:spacing w:line="360" w:lineRule="auto"/>
        <w:jc w:val="center"/>
        <w:rPr>
          <w:rFonts w:cs="Times New Roman"/>
          <w:sz w:val="28"/>
          <w:b w:val="1"/>
          <w:bCs w:val="1"/>
          <w:szCs w:val="28"/>
        </w:rPr>
      </w:pPr>
    </w:p>
    <w:p w14:paraId="7B242F49" w14:textId="3636F4F6" w:rsidR="00A34EF8" w:rsidRPr="00321B78" w:rsidRDefault="00A34EF8" w:rsidP="00E12700" vyd:_id="vyd:000000000004na">
      <w:pPr>
        <w:spacing w:line="360" w:lineRule="auto"/>
        <w:jc w:val="center"/>
        <w:rPr>
          <w:rFonts w:cs="Times New Roman"/>
          <w:sz w:val="28"/>
          <w:b w:val="1"/>
          <w:bCs w:val="1"/>
          <w:szCs w:val="28"/>
        </w:rPr>
      </w:pPr>
    </w:p>
    <w:p w14:paraId="75605B81" w14:textId="3A9DF91C" w:rsidR="00A34EF8" w:rsidRPr="00321B78" w:rsidRDefault="00A34EF8" w:rsidP="00E12700" vyd:_id="vyd:000000000004n9">
      <w:pPr>
        <w:spacing w:line="360" w:lineRule="auto"/>
        <w:jc w:val="center"/>
        <w:rPr>
          <w:rFonts w:cs="Times New Roman"/>
          <w:sz w:val="28"/>
          <w:b w:val="1"/>
          <w:bCs w:val="1"/>
          <w:szCs w:val="28"/>
        </w:rPr>
      </w:pPr>
    </w:p>
    <w:p w14:paraId="0C8AC612" w14:textId="6AC79768" w:rsidR="006359F8" w:rsidRPr="00321B78" w:rsidRDefault="006359F8" w:rsidP="00E12700" vyd:_id="vyd:000000000004n6">
      <w:pPr>
        <w:spacing w:line="360" w:lineRule="auto"/>
        <w:jc w:val="center"/>
        <w:rPr>
          <w:rFonts w:cs="Times New Roman"/>
          <w:sz w:val="28"/>
          <w:b w:val="1"/>
          <w:bCs w:val="1"/>
          <w:szCs w:val="28"/>
        </w:rPr>
      </w:pPr>
      <w:bookmarkStart w:id="2" w:name="_Hlk66458977" vyd:_id="vyd:000000000004n8"/>
      <w:bookmarkEnd w:id="2"/>
      <w:r>
        <w:rPr>
          <w:rFonts w:cs="Times New Roman"/>
          <w:sz w:val="28"/>
          <w:b w:val="1"/>
          <w:bCs w:val="1"/>
          <w:szCs w:val="28"/>
        </w:rPr>
        <w:t vyd:_id="vyd:000000000004n7">Введение</w:t>
      </w:r>
    </w:p>
    <w:p w14:paraId="1F592515" w14:textId="52775E0F" w:rsidR="00732BF4" w:rsidRPr="00321B78" w:rsidRDefault="00890D9A" w:rsidP="00732BF4" vyd:_id="vyd:000000000004n0">
      <w:pPr>
        <w:spacing w:line="360" w:lineRule="auto"/>
        <w:ind w:firstLine="709"/>
        <w:rPr>
          <w:rFonts w:cs="Times New Roman"/>
          <w:sz w:val="28"/>
          <w:szCs w:val="28"/>
        </w:rPr>
      </w:pPr>
      <w:r>
        <w:rPr>
          <w:rFonts w:cs="Times New Roman"/>
          <w:sz w:val="28"/>
          <w:b w:val="1"/>
          <w:bCs w:val="1"/>
          <w:szCs w:val="28"/>
        </w:rPr>
        <w:t vyd:_id="vyd:000000000004n5">Актуальность исследования</w:t>
      </w:r>
      <w:r>
        <w:rPr>
          <w:rFonts w:cs="Times New Roman"/>
          <w:sz w:val="28"/>
          <w:b w:val="1"/>
          <w:bCs w:val="1"/>
          <w:szCs w:val="28"/>
        </w:rPr>
        <w:t vyd:_id="vyd:000000000004n4">.</w:t>
      </w:r>
      <w:r>
        <w:rPr>
          <w:rFonts w:cs="Times New Roman"/>
          <w:sz w:val="28"/>
          <w:szCs w:val="28"/>
        </w:rPr>
        <w:t vyd:_id="vyd:000000000004n3" xml:space="preserve"> Вопрос применения института добросовестности в области государственного управления в сфере природных ресурсов до настоящего времени полноценно не рассматривался в рамках научного исследования.</w:t>
      </w:r>
      <w:r>
        <w:t vyd:_id="vyd:000000000004n2" xml:space="preserve"> </w:t>
      </w:r>
      <w:r>
        <w:rPr>
          <w:rFonts w:cs="Times New Roman"/>
          <w:sz w:val="28"/>
          <w:szCs w:val="28"/>
        </w:rPr>
        <w:t vyd:_id="vyd:000000000004n1" xml:space="preserve">Начало данной работы было положено при тесном взаимодействии со службой судебных приставов, когда решение суда, в части обязания осуществления постановки границ земельных участков на государственный кадастровый учет оказалось неисполнимым для органа кадастрового учета вследствие ошибок в содержании решения, однако, санкции все равно были применены. </w:t>
      </w:r>
    </w:p>
    <w:p w14:paraId="5FA2E6CE" w14:textId="0412B5EA" w:rsidR="001F159B" w:rsidRPr="00321B78" w:rsidRDefault="00732BF4" w:rsidP="00732BF4" vyd:_id="vyd:000000000004mu">
      <w:pPr>
        <w:spacing w:line="360" w:lineRule="auto"/>
        <w:ind w:firstLine="709"/>
        <w:rPr>
          <w:rFonts w:cs="Times New Roman"/>
          <w:sz w:val="28"/>
          <w:szCs w:val="28"/>
        </w:rPr>
      </w:pPr>
      <w:r>
        <w:rPr>
          <w:rFonts w:cs="Times New Roman"/>
          <w:sz w:val="28"/>
          <w:szCs w:val="28"/>
        </w:rPr>
        <w:t vyd:_id="vyd:000000000004mz" xml:space="preserve">Это послужило </w:t>
      </w:r>
      <w:r>
        <w:rPr>
          <w:rFonts w:cs="Times New Roman"/>
          <w:sz w:val="28"/>
          <w:szCs w:val="28"/>
        </w:rPr>
        <w:t vyd:_id="vyd:000000000004my">поводом для</w:t>
      </w:r>
      <w:r>
        <w:rPr>
          <w:rFonts w:cs="Times New Roman"/>
          <w:sz w:val="28"/>
          <w:szCs w:val="28"/>
        </w:rPr>
        <w:t vyd:_id="vyd:000000000004mx" xml:space="preserve"> изучени</w:t>
      </w:r>
      <w:r>
        <w:rPr>
          <w:rFonts w:cs="Times New Roman"/>
          <w:sz w:val="28"/>
          <w:szCs w:val="28"/>
        </w:rPr>
        <w:t vyd:_id="vyd:000000000004mw">я</w:t>
      </w:r>
      <w:r>
        <w:rPr>
          <w:rFonts w:cs="Times New Roman"/>
          <w:sz w:val="28"/>
          <w:szCs w:val="28"/>
        </w:rPr>
        <w:t vyd:_id="vyd:000000000004mv" xml:space="preserve"> основ добросовестного поведения участников, в том числе и при взаимодействии с органами исполнительной власти. Поскольку процесс доказывания добросовестности своих действий до сих пор не находит живого отзыва в недрах исполнительной системы органов государственной власти, требуется внедрить результаты исследования в нормативные акты, предопределяющие модель поведения участников процесса.</w:t>
      </w:r>
    </w:p>
    <w:p w14:paraId="48F3925E" w14:textId="72904800" w:rsidR="00890D9A" w:rsidRPr="00321B78" w:rsidRDefault="00F43022" w:rsidP="00E12700" vyd:_id="vyd:000000000004mq">
      <w:pPr>
        <w:spacing w:line="360" w:lineRule="auto"/>
        <w:ind w:firstLine="709"/>
        <w:rPr>
          <w:rFonts w:cs="Times New Roman"/>
          <w:sz w:val="28"/>
          <w:b w:val="1"/>
          <w:bCs w:val="1"/>
          <w:szCs w:val="28"/>
        </w:rPr>
      </w:pPr>
      <w:r>
        <w:rPr>
          <w:rFonts w:cs="Times New Roman"/>
          <w:sz w:val="28"/>
          <w:b w:val="1"/>
          <w:bCs w:val="1"/>
          <w:szCs w:val="28"/>
        </w:rPr>
        <w:t vyd:_id="vyd:000000000004mt">Задачи исследовани</w:t>
      </w:r>
      <w:r>
        <w:rPr>
          <w:rFonts w:cs="Times New Roman"/>
          <w:sz w:val="28"/>
          <w:b w:val="1"/>
          <w:bCs w:val="1"/>
          <w:szCs w:val="28"/>
        </w:rPr>
        <w:t vyd:_id="vyd:000000000004ms">я</w:t>
      </w:r>
      <w:r>
        <w:rPr>
          <w:rFonts w:cs="Times New Roman"/>
          <w:sz w:val="28"/>
          <w:b w:val="1"/>
          <w:bCs w:val="1"/>
          <w:szCs w:val="28"/>
        </w:rPr>
        <w:t vyd:_id="vyd:000000000004mr">.</w:t>
      </w:r>
    </w:p>
    <w:p w14:paraId="3EA097E4" w14:textId="5DFDCB36" w:rsidR="00E85989" w:rsidRPr="00321B78" w:rsidRDefault="00F43022" w:rsidP="00E85989" vyd:_id="vyd:000000000004mn">
      <w:pPr>
        <w:spacing w:line="360" w:lineRule="auto"/>
        <w:ind w:firstLine="709"/>
        <w:rPr>
          <w:rFonts w:cs="Times New Roman"/>
          <w:sz w:val="28"/>
          <w:szCs w:val="28"/>
        </w:rPr>
      </w:pPr>
      <w:r>
        <w:rPr>
          <w:rFonts w:cs="Times New Roman"/>
          <w:sz w:val="28"/>
          <w:szCs w:val="28"/>
        </w:rPr>
        <w:t vyd:_id="vyd:000000000004mp">Н</w:t>
      </w:r>
      <w:r>
        <w:rPr>
          <w:rFonts w:cs="Times New Roman"/>
          <w:sz w:val="28"/>
          <w:szCs w:val="28"/>
        </w:rPr>
        <w:t vyd:_id="vyd:000000000004mo">еобходимо проследить исторический путь от формирования данного понятия до настоящего времени. Видоизменение принципа на разных этапах исторического развития общества было весьма существенным. В связи с этим, необходимо определить, что вкладывали в данный термин наши предки, как добросовестностью может считаться военное преступление, взаимосвязаны ли с ним нормы морали и т.д.</w:t>
      </w:r>
    </w:p>
    <w:p w14:paraId="31EFE2F7" w14:textId="77777777" w:rsidR="00E85989" w:rsidRPr="00321B78" w:rsidRDefault="00E85989" w:rsidP="00E85989" vyd:_id="vyd:000000000004ml">
      <w:pPr>
        <w:spacing w:line="360" w:lineRule="auto"/>
        <w:ind w:firstLine="709"/>
        <w:rPr>
          <w:rFonts w:cs="Times New Roman"/>
          <w:sz w:val="28"/>
          <w:szCs w:val="28"/>
        </w:rPr>
      </w:pPr>
      <w:r>
        <w:rPr>
          <w:rFonts w:cs="Times New Roman"/>
          <w:sz w:val="28"/>
          <w:szCs w:val="28"/>
        </w:rPr>
        <w:t vyd:_id="vyd:000000000004mm">Для достижения заявленных целей автором предлагается подробно рассмотреть вопросы, связанные с осуществлением правотворчества, ведением государственных реестров, осуществлением контрольно-надзорной деятельности.</w:t>
      </w:r>
    </w:p>
    <w:p w14:paraId="1E197FB2" w14:textId="48BC63F7" w:rsidR="00B57158" w:rsidRPr="00321B78" w:rsidRDefault="00B23087" w:rsidP="00B57158" vyd:_id="vyd:000000000004mf">
      <w:pPr>
        <w:spacing w:line="360" w:lineRule="auto"/>
        <w:ind w:firstLine="709"/>
        <w:rPr>
          <w:rFonts w:cs="Times New Roman"/>
          <w:sz w:val="28"/>
          <w:szCs w:val="28"/>
        </w:rPr>
      </w:pPr>
      <w:r>
        <w:rPr>
          <w:rFonts w:cs="Times New Roman"/>
          <w:sz w:val="28"/>
          <w:b w:val="1"/>
          <w:bCs w:val="1"/>
          <w:szCs w:val="28"/>
        </w:rPr>
        <w:t vyd:_id="vyd:000000000004mk">Объект</w:t>
      </w:r>
      <w:r>
        <w:rPr>
          <w:b w:val="1"/>
          <w:bCs w:val="1"/>
        </w:rPr>
        <w:t vyd:_id="vyd:000000000004mj" xml:space="preserve"> </w:t>
      </w:r>
      <w:r>
        <w:rPr>
          <w:rFonts w:cs="Times New Roman"/>
          <w:sz w:val="28"/>
          <w:b w:val="1"/>
          <w:bCs w:val="1"/>
          <w:szCs w:val="28"/>
        </w:rPr>
        <w:t vyd:_id="vyd:000000000004mi">исследования</w:t>
      </w:r>
      <w:r>
        <w:rPr>
          <w:rFonts w:cs="Times New Roman"/>
          <w:sz w:val="28"/>
          <w:szCs w:val="28"/>
        </w:rPr>
        <w:t vyd:_id="vyd:000000000004mh" xml:space="preserve">. С развитием правосознания, людям стало необходимо создание юридических ограничений пределов свободы воли участников правоотношений. Так, законодатели впервые стали предпринимать попытки описать те процессы, которые в современной юридической науке </w:t>
      </w:r>
      <w:r>
        <w:rPr>
          <w:rFonts w:cs="Times New Roman"/>
          <w:sz w:val="28"/>
          <w:szCs w:val="28"/>
        </w:rPr>
        <w:t vyd:_id="vyd:000000000004mg">называют «принципами права». Одним из таких принципов является «добрая совесть» или «bona fides».</w:t>
      </w:r>
    </w:p>
    <w:p w14:paraId="53448D8E" w14:textId="77777777" w:rsidR="00B57158" w:rsidRPr="00321B78" w:rsidRDefault="00B57158" w:rsidP="00B57158" vyd:_id="vyd:000000000004md">
      <w:pPr>
        <w:spacing w:line="360" w:lineRule="auto"/>
        <w:ind w:firstLine="709"/>
        <w:rPr>
          <w:rFonts w:cs="Times New Roman"/>
          <w:sz w:val="28"/>
          <w:szCs w:val="28"/>
        </w:rPr>
      </w:pPr>
      <w:r>
        <w:rPr>
          <w:rFonts w:cs="Times New Roman"/>
          <w:sz w:val="28"/>
          <w:szCs w:val="28"/>
        </w:rPr>
        <w:t vyd:_id="vyd:000000000004me">Принцип доброй совести является основополагающим принципом взаимоотношений людей на протяжении тысячелетий. Однако юридическое определение этого понятия до сих пор не установлено ни в одной правовой системе в мире, тем самым порождая свободное трактование, которое может привести к злоупотреблению правом.</w:t>
      </w:r>
    </w:p>
    <w:p w14:paraId="07F75BC7" w14:textId="77777777" w:rsidR="00B57158" w:rsidRPr="00321B78" w:rsidRDefault="00B57158" w:rsidP="00B57158" vyd:_id="vyd:000000000004mb">
      <w:pPr>
        <w:spacing w:line="360" w:lineRule="auto"/>
        <w:ind w:firstLine="709"/>
        <w:rPr>
          <w:rFonts w:cs="Times New Roman"/>
          <w:sz w:val="28"/>
          <w:szCs w:val="28"/>
        </w:rPr>
      </w:pPr>
      <w:r>
        <w:rPr>
          <w:rFonts w:cs="Times New Roman"/>
          <w:sz w:val="28"/>
          <w:szCs w:val="28"/>
        </w:rPr>
        <w:t vyd:_id="vyd:000000000004mc" xml:space="preserve">Учитывая возрастающую роль влияния общества на процессы, происходящие внутри государственных структур, внедрения механизмов публичности и гласности в их работу, требуется тщательно взвешивать каждое решение для сохранения хрупкого баланса государственно-частных отношений. </w:t>
      </w:r>
    </w:p>
    <w:p w14:paraId="378896F1" w14:textId="77777777" w:rsidR="00B57158" w:rsidRPr="00321B78" w:rsidRDefault="00B57158" w:rsidP="00B57158" vyd:_id="vyd:000000000004m9">
      <w:pPr>
        <w:spacing w:line="360" w:lineRule="auto"/>
        <w:ind w:firstLine="709"/>
        <w:rPr>
          <w:rFonts w:cs="Times New Roman"/>
          <w:sz w:val="28"/>
          <w:szCs w:val="28"/>
        </w:rPr>
      </w:pPr>
      <w:r>
        <w:rPr>
          <w:rFonts w:cs="Times New Roman"/>
          <w:sz w:val="28"/>
          <w:szCs w:val="28"/>
        </w:rPr>
        <w:t vyd:_id="vyd:000000000004ma">Современное законодательство определило вектор на укрепление роли добросовестного поведения в качестве модельного для любых действий: будь то коммерческие отношения между представителями предпринимательского сообщества, отношения граждан и государства, зарубежных партнеров и т.д.</w:t>
      </w:r>
    </w:p>
    <w:p w14:paraId="0E13777E" w14:textId="2977ED98" w:rsidR="00B57158" w:rsidRPr="00321B78" w:rsidRDefault="00B57158" w:rsidP="00B57158" vyd:_id="vyd:000000000004m7">
      <w:pPr>
        <w:spacing w:line="360" w:lineRule="auto"/>
        <w:ind w:firstLine="709"/>
        <w:rPr>
          <w:rFonts w:cs="Times New Roman"/>
          <w:sz w:val="28"/>
          <w:szCs w:val="28"/>
        </w:rPr>
      </w:pPr>
      <w:r>
        <w:rPr>
          <w:rFonts w:cs="Times New Roman"/>
          <w:sz w:val="28"/>
          <w:szCs w:val="28"/>
        </w:rPr>
        <w:t vyd:_id="vyd:000000000004m8" xml:space="preserve">Более того, казалось бы, уже многократно освещенные вопросы практики применения законодательства вновь и вновь дополняются позициями высших судов, требуют трактовки правоведов, и служат поводом для оживленных дискуссий. Это связано в первую очередь с нежеланием участников споров использовать базовые принципы права, заложенные еще в первобытном строе. </w:t>
      </w:r>
    </w:p>
    <w:p w14:paraId="1BDBCB62" w14:textId="77777777" w:rsidR="00B57158" w:rsidRPr="00321B78" w:rsidRDefault="00B57158" w:rsidP="00B57158" vyd:_id="vyd:000000000004m5">
      <w:pPr>
        <w:spacing w:line="360" w:lineRule="auto"/>
        <w:ind w:firstLine="709"/>
        <w:rPr>
          <w:rFonts w:cs="Times New Roman"/>
          <w:sz w:val="28"/>
          <w:szCs w:val="28"/>
        </w:rPr>
      </w:pPr>
      <w:r>
        <w:rPr>
          <w:rFonts w:cs="Times New Roman"/>
          <w:sz w:val="28"/>
          <w:szCs w:val="28"/>
        </w:rPr>
        <w:t vyd:_id="vyd:000000000004m6" xml:space="preserve">Вместе с тем, не только участникам правоотношениях требуется соблюдение принципа добросовестности. Решения, принимаемые руководителями частных предприятий, прямо отражаются на благосостоянии как самого юридического лица, так и его сотрудников. Презумпция добросовестности заложена в саму основу предпринимательской деятельности. Пункт 3 статьи 1 Гражданского кодекса Российской Федерации гласит, что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 </w:t>
      </w:r>
    </w:p>
    <w:p w14:paraId="5A162154" w14:textId="77777777" w:rsidR="00B57158" w:rsidRPr="00321B78" w:rsidRDefault="00B57158" w:rsidP="00B57158" vyd:_id="vyd:000000000004m2">
      <w:pPr>
        <w:spacing w:line="360" w:lineRule="auto"/>
        <w:ind w:firstLine="709"/>
        <w:rPr>
          <w:rFonts w:cs="Times New Roman"/>
          <w:sz w:val="28"/>
          <w:szCs w:val="28"/>
        </w:rPr>
      </w:pPr>
      <w:r>
        <w:rPr>
          <w:rFonts w:cs="Times New Roman"/>
          <w:sz w:val="28"/>
          <w:szCs w:val="28"/>
        </w:rPr>
        <w:t vyd:_id="vyd:000000000004m4" xml:space="preserve">Стоит отдельно отметить заметную роль данного принципа при регулировании отношений с недвижимостью. Согласно тому же Гражданскому </w:t>
      </w:r>
      <w:r>
        <w:rPr>
          <w:rFonts w:cs="Times New Roman"/>
          <w:sz w:val="28"/>
          <w:szCs w:val="28"/>
        </w:rPr>
        <w:t vyd:_id="vyd:000000000004m3">кодексу, а именно статье 6,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 Удивительно, что именно отрасль обращения недвижимости является наиболее неурегулированной, где сравнительно часто обращаются к обычному праву.</w:t>
      </w:r>
    </w:p>
    <w:p w14:paraId="6CBC9018" w14:textId="1E096C3C" w:rsidR="001F159B" w:rsidRPr="00321B78" w:rsidRDefault="00B57158" w:rsidP="00B57158" vyd:_id="vyd:000000000004m0">
      <w:pPr>
        <w:spacing w:line="360" w:lineRule="auto"/>
        <w:ind w:firstLine="709"/>
        <w:rPr>
          <w:rFonts w:cs="Times New Roman"/>
          <w:sz w:val="28"/>
          <w:shd w:val="clear" w:fill="ffff00"/>
          <w:szCs w:val="28"/>
        </w:rPr>
      </w:pPr>
      <w:r>
        <w:rPr>
          <w:rFonts w:cs="Times New Roman"/>
          <w:sz w:val="28"/>
          <w:szCs w:val="28"/>
        </w:rPr>
        <w:t vyd:_id="vyd:000000000004m1" xml:space="preserve">Учитывая, что оборот недвижимости регулируется государством, а сами правоотношения относятся к публично-правовым, то государственные органы всегда непосредственно являются участниками таких взаимоотношений. Следовательно, на них также распространяется действие принципа добросовестности, равно как и на остальных участников сделок. Именно здесь кроется проблема, которой будет посвящена данная работа. </w:t>
      </w:r>
      <w:r>
        <w:rPr>
          <w:rFonts w:cs="Times New Roman"/>
          <w:sz w:val="28"/>
          <w:shd w:val="clear" w:fill="ffff00"/>
          <w:szCs w:val="28"/>
        </w:rPr>
        <w:t vyd:_id="vyd:mkn12pv1oxnzi3">Для государства практически не существует регулятивов и мерил, которые бы помогли оценить добросовестность действий того или иного служащего или органа власти, которые осуществляют свою деятельность.</w:t>
      </w:r>
    </w:p>
    <w:p w14:paraId="1E9E45F1" w14:textId="589F5D4A" w:rsidR="00B23087" w:rsidRPr="00321B78" w:rsidRDefault="00B23087" w:rsidP="00E12700" vyd:_id="vyd:000000000004lr">
      <w:pPr>
        <w:spacing w:line="360" w:lineRule="auto"/>
        <w:ind w:firstLine="709"/>
        <w:rPr>
          <w:rFonts w:cs="Times New Roman"/>
          <w:sz w:val="28"/>
          <w:szCs w:val="28"/>
        </w:rPr>
      </w:pPr>
      <w:r>
        <w:rPr>
          <w:rFonts w:cs="Times New Roman"/>
          <w:sz w:val="28"/>
          <w:b w:val="1"/>
          <w:bCs w:val="1"/>
          <w:szCs w:val="28"/>
        </w:rPr>
        <w:t vyd:_id="vyd:000000000004lz">Предмет</w:t>
      </w:r>
      <w:r>
        <w:rPr>
          <w:rFonts w:cs="Times New Roman"/>
          <w:sz w:val="28"/>
          <w:b w:val="1"/>
          <w:bCs w:val="1"/>
          <w:szCs w:val="28"/>
        </w:rPr>
        <w:t vyd:_id="vyd:000000000004ly">ом</w:t>
      </w:r>
      <w:r>
        <w:rPr>
          <w:b w:val="1"/>
          <w:bCs w:val="1"/>
        </w:rPr>
        <w:t vyd:_id="vyd:000000000004lx" xml:space="preserve"> </w:t>
      </w:r>
      <w:r>
        <w:rPr>
          <w:rFonts w:cs="Times New Roman"/>
          <w:sz w:val="28"/>
          <w:b w:val="1"/>
          <w:bCs w:val="1"/>
          <w:szCs w:val="28"/>
        </w:rPr>
        <w:t vyd:_id="vyd:000000000004lw">исследования</w:t>
      </w:r>
      <w:r>
        <w:rPr>
          <w:rFonts w:cs="Times New Roman"/>
          <w:sz w:val="28"/>
          <w:b w:val="1"/>
          <w:bCs w:val="1"/>
          <w:szCs w:val="28"/>
        </w:rPr>
        <w:t vyd:_id="vyd:000000000004lv" xml:space="preserve"> </w:t>
      </w:r>
      <w:r>
        <w:rPr>
          <w:rFonts w:cs="Times New Roman"/>
          <w:sz w:val="28"/>
          <w:szCs w:val="28"/>
        </w:rPr>
        <w:t vyd:_id="vyd:000000000004lu">являются нормативно-правовые акты,</w:t>
      </w:r>
      <w:r>
        <w:rPr>
          <w:rFonts w:cs="Times New Roman"/>
          <w:sz w:val="28"/>
          <w:szCs w:val="28"/>
        </w:rPr>
        <w:t vyd:_id="vyd:000000000004lt" xml:space="preserve"> которые регулируют порядок осуществления добросовестного управления и контроля в сфере земельных отношений.</w:t>
      </w:r>
      <w:r>
        <w:rPr>
          <w:rFonts w:cs="Times New Roman"/>
          <w:sz w:val="28"/>
          <w:szCs w:val="28"/>
        </w:rPr>
        <w:t vyd:_id="vyd:000000000004ls" xml:space="preserve"> </w:t>
      </w:r>
    </w:p>
    <w:p w14:paraId="5B5CBE0B" w14:textId="1262C74C" w:rsidR="00732089" w:rsidRPr="00321B78" w:rsidRDefault="00761B67" w:rsidP="00732089" vyd:_id="vyd:000000000004ll">
      <w:pPr>
        <w:spacing w:line="360" w:lineRule="auto"/>
        <w:ind w:firstLine="709"/>
        <w:rPr>
          <w:rFonts w:cs="Times New Roman"/>
          <w:sz w:val="28"/>
          <w:szCs w:val="28"/>
        </w:rPr>
      </w:pPr>
      <w:r>
        <w:rPr>
          <w:rFonts w:cs="Times New Roman"/>
          <w:sz w:val="28"/>
          <w:b w:val="1"/>
          <w:bCs w:val="1"/>
          <w:szCs w:val="28"/>
        </w:rPr>
        <w:t vyd:_id="vyd:000000000004lq">Цель данного исследования</w:t>
      </w:r>
      <w:r>
        <w:rPr>
          <w:rFonts w:cs="Times New Roman"/>
          <w:sz w:val="28"/>
          <w:szCs w:val="28"/>
        </w:rPr>
        <w:t vyd:_id="vyd:000000000004lp" xml:space="preserve"> состоит в раскрытии природы понятия добросовестности, как оно применялось и деформировалось в ходе разных исторических событий, в каком виде дошло до нас, как его можно и нужно применять в рамках государственной деятельности. </w:t>
      </w:r>
      <w:r>
        <w:rPr>
          <w:rFonts w:cs="Times New Roman"/>
          <w:sz w:val="28"/>
          <w:szCs w:val="28"/>
        </w:rPr>
        <w:t vyd:_id="vyd:000000000004lo">При отсутствии четкого толкования данного термина</w:t>
      </w:r>
      <w:r>
        <w:rPr>
          <w:rFonts w:cs="Times New Roman"/>
          <w:sz w:val="28"/>
          <w:szCs w:val="28"/>
        </w:rPr>
        <w:t vyd:_id="vyd:000000000004ln" xml:space="preserve"> его сложно применить на практике, руководствуясь, скорее, «от противного» - что не считается злоупотреблением есть добросовестное поведение. </w:t>
      </w:r>
      <w:r>
        <w:rPr>
          <w:rFonts w:cs="Times New Roman"/>
          <w:sz w:val="28"/>
          <w:szCs w:val="28"/>
        </w:rPr>
        <w:t vyd:_id="vyd:000000000004lm" xml:space="preserve">В рамках изучения процессов и способов применения данного понятия на практике, автор задается целью внедрить действующие механизмы добросовестного управления ресурсами. Практически это позволит упростить процесс доказывания для добросовестных приобретателей, разгрузит судебную систему, уменьшит злоупотребление на местах органами государственной власти и местного самоуправления. </w:t>
      </w:r>
    </w:p>
    <w:p w14:paraId="54CDAEAD" w14:textId="74312A68" w:rsidR="005906AD" w:rsidRPr="00321B78" w:rsidRDefault="00D94317" w:rsidP="00367EF3" vyd:_id="vyd:000000000004jd">
      <w:pPr>
        <w:spacing w:line="360" w:lineRule="auto"/>
        <w:ind w:firstLine="709"/>
        <w:rPr>
          <w:rFonts w:cs="Times New Roman"/>
          <w:sz w:val="28"/>
          <w:szCs w:val="28"/>
        </w:rPr>
      </w:pPr>
      <w:r>
        <w:rPr>
          <w:rFonts w:cs="Times New Roman"/>
          <w:sz w:val="28"/>
          <w:b w:val="1"/>
          <w:bCs w:val="1"/>
          <w:szCs w:val="28"/>
        </w:rPr>
        <w:t vyd:_id="vyd:000000000004lk" xml:space="preserve">В работе будут подробно исследованы труды </w:t>
      </w:r>
      <w:r>
        <w:rPr>
          <w:rFonts w:cs="Times New Roman"/>
          <w:sz w:val="28"/>
          <w:szCs w:val="28"/>
        </w:rPr>
        <w:t vyd:_id="vyd:000000000004lj">таких авторов как Л.А.</w:t>
      </w:r>
      <w:r>
        <w:rPr>
          <w:rFonts w:cs="Times New Roman"/>
          <w:sz w:val="28"/>
          <w:szCs w:val="28"/>
        </w:rPr>
        <w:t vyd:_id="vyd:000000000004li" xml:space="preserve"> </w:t>
      </w:r>
      <w:r>
        <w:rPr>
          <w:rFonts w:cs="Times New Roman"/>
          <w:sz w:val="28"/>
          <w:szCs w:val="28"/>
        </w:rPr>
        <w:t vyd:_id="vyd:000000000004lh">Кассо, Д.В.</w:t>
      </w:r>
      <w:r>
        <w:rPr>
          <w:rFonts w:cs="Times New Roman"/>
          <w:sz w:val="28"/>
          <w:szCs w:val="28"/>
        </w:rPr>
        <w:t vyd:_id="vyd:000000000004lg" xml:space="preserve"> </w:t>
      </w:r>
      <w:r>
        <w:rPr>
          <w:rFonts w:cs="Times New Roman"/>
          <w:sz w:val="28"/>
          <w:szCs w:val="28"/>
        </w:rPr>
        <w:t vyd:_id="vyd:000000000004lf">Дождева, И.О.</w:t>
      </w:r>
      <w:r>
        <w:rPr>
          <w:rFonts w:cs="Times New Roman"/>
          <w:sz w:val="28"/>
          <w:szCs w:val="28"/>
        </w:rPr>
        <w:t vyd:_id="vyd:000000000004le" xml:space="preserve"> </w:t>
      </w:r>
      <w:r>
        <w:rPr>
          <w:rFonts w:cs="Times New Roman"/>
          <w:sz w:val="28"/>
          <w:szCs w:val="28"/>
        </w:rPr>
        <w:t vyd:_id="vyd:000000000004ld">Красновой, К.В.</w:t>
      </w:r>
      <w:r>
        <w:rPr>
          <w:rFonts w:cs="Times New Roman"/>
          <w:sz w:val="28"/>
          <w:szCs w:val="28"/>
        </w:rPr>
        <w:t vyd:_id="vyd:000000000004lc" xml:space="preserve"> </w:t>
      </w:r>
      <w:r>
        <w:rPr>
          <w:rFonts w:cs="Times New Roman"/>
          <w:sz w:val="28"/>
          <w:szCs w:val="28"/>
        </w:rPr>
        <w:t vyd:_id="vyd:000000000004lb">Нама, изучены позиции</w:t>
      </w:r>
      <w:r>
        <w:rPr>
          <w:rFonts w:cs="Times New Roman"/>
          <w:sz w:val="28"/>
          <w:szCs w:val="28"/>
        </w:rPr>
        <w:t vyd:_id="vyd:000000000004la" xml:space="preserve"> историков и правоведов С.М.</w:t>
      </w:r>
      <w:r>
        <w:rPr>
          <w:rFonts w:cs="Times New Roman"/>
          <w:sz w:val="28"/>
          <w:szCs w:val="28"/>
        </w:rPr>
        <w:t vyd:_id="vyd:000000000004l9" xml:space="preserve"> </w:t>
      </w:r>
      <w:r>
        <w:rPr>
          <w:rFonts w:cs="Times New Roman"/>
          <w:sz w:val="28"/>
          <w:szCs w:val="28"/>
        </w:rPr>
        <w:t vyd:_id="vyd:000000000004l8">Соловьев</w:t>
      </w:r>
      <w:r>
        <w:rPr>
          <w:rFonts w:cs="Times New Roman"/>
          <w:sz w:val="28"/>
          <w:szCs w:val="28"/>
        </w:rPr>
        <w:t vyd:_id="vyd:000000000004l7">а</w:t>
      </w:r>
      <w:r>
        <w:rPr>
          <w:rFonts w:cs="Times New Roman"/>
          <w:sz w:val="28"/>
          <w:szCs w:val="28"/>
        </w:rPr>
        <w:t vyd:_id="vyd:000000000004l6">, В.О.</w:t>
      </w:r>
      <w:r>
        <w:rPr>
          <w:rFonts w:cs="Times New Roman"/>
          <w:sz w:val="28"/>
          <w:szCs w:val="28"/>
        </w:rPr>
        <w:t vyd:_id="vyd:000000000004l5" xml:space="preserve"> </w:t>
      </w:r>
      <w:r>
        <w:rPr>
          <w:rFonts w:cs="Times New Roman"/>
          <w:sz w:val="28"/>
          <w:szCs w:val="28"/>
        </w:rPr>
        <w:t vyd:_id="vyd:000000000004l4">Ключевск</w:t>
      </w:r>
      <w:r>
        <w:rPr>
          <w:rFonts w:cs="Times New Roman"/>
          <w:sz w:val="28"/>
          <w:szCs w:val="28"/>
        </w:rPr>
        <w:t vyd:_id="vyd:000000000004l3">ого</w:t>
      </w:r>
      <w:r>
        <w:rPr>
          <w:rFonts w:cs="Times New Roman"/>
          <w:sz w:val="28"/>
          <w:szCs w:val="28"/>
        </w:rPr>
        <w:t vyd:_id="vyd:000000000004l2">, С.Б.</w:t>
      </w:r>
      <w:r>
        <w:rPr>
          <w:rFonts w:cs="Times New Roman"/>
          <w:sz w:val="28"/>
          <w:szCs w:val="28"/>
        </w:rPr>
        <w:t vyd:_id="vyd:000000000004l1" xml:space="preserve"> </w:t>
      </w:r>
      <w:r>
        <w:rPr>
          <w:rFonts w:cs="Times New Roman"/>
          <w:sz w:val="28"/>
          <w:szCs w:val="28"/>
        </w:rPr>
        <w:t vyd:_id="vyd:000000000004l0">Веселовск</w:t>
      </w:r>
      <w:r>
        <w:rPr>
          <w:rFonts w:cs="Times New Roman"/>
          <w:sz w:val="28"/>
          <w:szCs w:val="28"/>
        </w:rPr>
        <w:t vyd:_id="vyd:000000000004kz">ого</w:t>
      </w:r>
      <w:r>
        <w:rPr>
          <w:rFonts w:cs="Times New Roman"/>
          <w:sz w:val="28"/>
          <w:szCs w:val="28"/>
        </w:rPr>
        <w:t vyd:_id="vyd:000000000004ky">, В.И.</w:t>
      </w:r>
      <w:r>
        <w:rPr>
          <w:rFonts w:cs="Times New Roman"/>
          <w:sz w:val="28"/>
          <w:szCs w:val="28"/>
        </w:rPr>
        <w:t vyd:_id="vyd:000000000004kx" xml:space="preserve"> </w:t>
      </w:r>
      <w:r>
        <w:rPr>
          <w:rFonts w:cs="Times New Roman"/>
          <w:sz w:val="28"/>
          <w:szCs w:val="28"/>
        </w:rPr>
        <w:t vyd:_id="vyd:000000000004kw">Сергеевич</w:t>
      </w:r>
      <w:r>
        <w:rPr>
          <w:rFonts w:cs="Times New Roman"/>
          <w:sz w:val="28"/>
          <w:szCs w:val="28"/>
        </w:rPr>
        <w:t vyd:_id="vyd:000000000004kv">а</w:t>
      </w:r>
      <w:r>
        <w:rPr>
          <w:rFonts w:cs="Times New Roman"/>
          <w:sz w:val="28"/>
          <w:szCs w:val="28"/>
        </w:rPr>
        <w:t vyd:_id="vyd:000000000004ku">, С.В.</w:t>
      </w:r>
      <w:r>
        <w:rPr>
          <w:rFonts w:cs="Times New Roman"/>
          <w:sz w:val="28"/>
          <w:szCs w:val="28"/>
        </w:rPr>
        <w:t vyd:_id="vyd:000000000004kt" xml:space="preserve"> </w:t>
      </w:r>
      <w:r>
        <w:rPr>
          <w:rFonts w:cs="Times New Roman"/>
          <w:sz w:val="28"/>
          <w:szCs w:val="28"/>
        </w:rPr>
        <w:t vyd:_id="vyd:000000000004ks">Рождественск</w:t>
      </w:r>
      <w:r>
        <w:rPr>
          <w:rFonts w:cs="Times New Roman"/>
          <w:sz w:val="28"/>
          <w:szCs w:val="28"/>
        </w:rPr>
        <w:t vyd:_id="vyd:000000000004kr">ого</w:t>
      </w:r>
      <w:r>
        <w:rPr>
          <w:rFonts w:cs="Times New Roman"/>
          <w:sz w:val="28"/>
          <w:szCs w:val="28"/>
        </w:rPr>
        <w:t vyd:_id="vyd:000000000004kq">, Б.Н.</w:t>
      </w:r>
      <w:r>
        <w:rPr>
          <w:rFonts w:cs="Times New Roman"/>
          <w:sz w:val="28"/>
          <w:szCs w:val="28"/>
        </w:rPr>
        <w:t vyd:_id="vyd:000000000004kp" xml:space="preserve"> </w:t>
      </w:r>
      <w:r>
        <w:rPr>
          <w:rFonts w:cs="Times New Roman"/>
          <w:sz w:val="28"/>
          <w:szCs w:val="28"/>
        </w:rPr>
        <w:t vyd:_id="vyd:000000000004ko">Чичерин</w:t>
      </w:r>
      <w:r>
        <w:rPr>
          <w:rFonts w:cs="Times New Roman"/>
          <w:sz w:val="28"/>
          <w:szCs w:val="28"/>
        </w:rPr>
        <w:t vyd:_id="vyd:000000000004kn">а</w:t>
      </w:r>
      <w:r>
        <w:rPr>
          <w:rFonts w:cs="Times New Roman"/>
          <w:sz w:val="28"/>
          <w:szCs w:val="28"/>
        </w:rPr>
        <w:t vyd:_id="vyd:000000000004km">, М.Ф. Владимирск</w:t>
      </w:r>
      <w:r>
        <w:rPr>
          <w:rFonts w:cs="Times New Roman"/>
          <w:sz w:val="28"/>
          <w:szCs w:val="28"/>
        </w:rPr>
        <w:t vyd:_id="vyd:000000000004kl">ого</w:t>
      </w:r>
      <w:r>
        <w:rPr>
          <w:rFonts w:cs="Times New Roman"/>
          <w:sz w:val="28"/>
          <w:szCs w:val="28"/>
        </w:rPr>
        <w:t vyd:_id="vyd:000000000004kk">-Буданов</w:t>
      </w:r>
      <w:r>
        <w:rPr>
          <w:rFonts w:cs="Times New Roman"/>
          <w:sz w:val="28"/>
          <w:szCs w:val="28"/>
        </w:rPr>
        <w:t vyd:_id="vyd:000000000004kj">а</w:t>
      </w:r>
      <w:r>
        <w:rPr>
          <w:rFonts w:cs="Times New Roman"/>
          <w:sz w:val="28"/>
          <w:szCs w:val="28"/>
        </w:rPr>
        <w:t vyd:_id="vyd:000000000004ki">, Н.П</w:t>
      </w:r>
      <w:r>
        <w:rPr>
          <w:rFonts w:cs="Times New Roman"/>
          <w:sz w:val="28"/>
          <w:szCs w:val="28"/>
        </w:rPr>
        <w:t vyd:_id="vyd:000000000004kh" xml:space="preserve">. </w:t>
      </w:r>
      <w:r>
        <w:rPr>
          <w:rFonts w:cs="Times New Roman"/>
          <w:sz w:val="28"/>
          <w:szCs w:val="28"/>
        </w:rPr>
        <w:t vyd:_id="vyd:000000000004kg">Павлов</w:t>
      </w:r>
      <w:r>
        <w:rPr>
          <w:rFonts w:cs="Times New Roman"/>
          <w:sz w:val="28"/>
          <w:szCs w:val="28"/>
        </w:rPr>
        <w:t vyd:_id="vyd:000000000004kf">а-</w:t>
      </w:r>
      <w:r>
        <w:rPr>
          <w:rFonts w:cs="Times New Roman"/>
          <w:sz w:val="28"/>
          <w:szCs w:val="28"/>
        </w:rPr>
        <w:t vyd:_id="vyd:000000000004ke">Сильванск</w:t>
      </w:r>
      <w:r>
        <w:rPr>
          <w:rFonts w:cs="Times New Roman"/>
          <w:sz w:val="28"/>
          <w:szCs w:val="28"/>
        </w:rPr>
        <w:t vyd:_id="vyd:000000000004kd">ого</w:t>
      </w:r>
      <w:r>
        <w:rPr>
          <w:rFonts w:cs="Times New Roman"/>
          <w:sz w:val="28"/>
          <w:szCs w:val="28"/>
        </w:rPr>
        <w:t vyd:_id="vyd:000000000004kc">, Г.Ф.</w:t>
      </w:r>
      <w:r>
        <w:rPr>
          <w:rFonts w:cs="Times New Roman"/>
          <w:sz w:val="28"/>
          <w:szCs w:val="28"/>
        </w:rPr>
        <w:t vyd:_id="vyd:000000000004kb" xml:space="preserve"> </w:t>
      </w:r>
      <w:r>
        <w:rPr>
          <w:rFonts w:cs="Times New Roman"/>
          <w:sz w:val="28"/>
          <w:szCs w:val="28"/>
        </w:rPr>
        <w:t vyd:_id="vyd:000000000004ka">Шершеневич</w:t>
      </w:r>
      <w:r>
        <w:rPr>
          <w:rFonts w:cs="Times New Roman"/>
          <w:sz w:val="28"/>
          <w:szCs w:val="28"/>
        </w:rPr>
        <w:t vyd:_id="vyd:000000000004k9">а</w:t>
      </w:r>
      <w:r>
        <w:rPr>
          <w:rFonts w:cs="Times New Roman"/>
          <w:sz w:val="28"/>
          <w:szCs w:val="28"/>
        </w:rPr>
        <w:t vyd:_id="vyd:000000000004k8">, К.П.</w:t>
      </w:r>
      <w:r>
        <w:rPr>
          <w:rFonts w:cs="Times New Roman"/>
          <w:sz w:val="28"/>
          <w:szCs w:val="28"/>
        </w:rPr>
        <w:t vyd:_id="vyd:000000000004k7" xml:space="preserve"> </w:t>
      </w:r>
      <w:r>
        <w:rPr>
          <w:rFonts w:cs="Times New Roman"/>
          <w:sz w:val="28"/>
          <w:szCs w:val="28"/>
        </w:rPr>
        <w:t vyd:_id="vyd:000000000004k6">Победоносцев</w:t>
      </w:r>
      <w:r>
        <w:rPr>
          <w:rFonts w:cs="Times New Roman"/>
          <w:sz w:val="28"/>
          <w:szCs w:val="28"/>
        </w:rPr>
        <w:t vyd:_id="vyd:000000000004k5">а</w:t>
      </w:r>
      <w:r>
        <w:rPr>
          <w:rFonts w:cs="Times New Roman"/>
          <w:sz w:val="28"/>
          <w:szCs w:val="28"/>
        </w:rPr>
        <w:t vyd:_id="vyd:000000000004k4">, Б.Д.</w:t>
      </w:r>
      <w:r>
        <w:rPr>
          <w:rFonts w:cs="Times New Roman"/>
          <w:sz w:val="28"/>
          <w:szCs w:val="28"/>
        </w:rPr>
        <w:t vyd:_id="vyd:000000000004k3" xml:space="preserve"> </w:t>
      </w:r>
      <w:r>
        <w:rPr>
          <w:rFonts w:cs="Times New Roman"/>
          <w:sz w:val="28"/>
          <w:szCs w:val="28"/>
        </w:rPr>
        <w:t vyd:_id="vyd:000000000004k2">Греков</w:t>
      </w:r>
      <w:r>
        <w:rPr>
          <w:rFonts w:cs="Times New Roman"/>
          <w:sz w:val="28"/>
          <w:szCs w:val="28"/>
        </w:rPr>
        <w:t vyd:_id="vyd:000000000004k1">а</w:t>
      </w:r>
      <w:r>
        <w:rPr>
          <w:rFonts w:cs="Times New Roman"/>
          <w:sz w:val="28"/>
          <w:szCs w:val="28"/>
        </w:rPr>
        <w:t vyd:_id="vyd:000000000004k0">, Л.В.</w:t>
      </w:r>
      <w:r>
        <w:rPr>
          <w:rFonts w:cs="Times New Roman"/>
          <w:sz w:val="28"/>
          <w:szCs w:val="28"/>
        </w:rPr>
        <w:t vyd:_id="vyd:000000000004jz" xml:space="preserve"> </w:t>
      </w:r>
      <w:r>
        <w:rPr>
          <w:rFonts w:cs="Times New Roman"/>
          <w:sz w:val="28"/>
          <w:szCs w:val="28"/>
        </w:rPr>
        <w:t vyd:_id="vyd:000000000004jy">Черепнин</w:t>
      </w:r>
      <w:r>
        <w:rPr>
          <w:rFonts w:cs="Times New Roman"/>
          <w:sz w:val="28"/>
          <w:szCs w:val="28"/>
        </w:rPr>
        <w:t vyd:_id="vyd:000000000004jx">а</w:t>
      </w:r>
      <w:r>
        <w:rPr>
          <w:rFonts w:cs="Times New Roman"/>
          <w:sz w:val="28"/>
          <w:szCs w:val="28"/>
        </w:rPr>
        <w:t vyd:_id="vyd:000000000004jw">, А.Г.</w:t>
      </w:r>
      <w:r>
        <w:rPr>
          <w:rFonts w:cs="Times New Roman"/>
          <w:sz w:val="28"/>
          <w:szCs w:val="28"/>
        </w:rPr>
        <w:t vyd:_id="vyd:000000000004jv" xml:space="preserve"> </w:t>
      </w:r>
      <w:r>
        <w:rPr>
          <w:rFonts w:cs="Times New Roman"/>
          <w:sz w:val="28"/>
          <w:szCs w:val="28"/>
        </w:rPr>
        <w:t vyd:_id="vyd:000000000004ju">Маньков</w:t>
      </w:r>
      <w:r>
        <w:rPr>
          <w:rFonts w:cs="Times New Roman"/>
          <w:sz w:val="28"/>
          <w:szCs w:val="28"/>
        </w:rPr>
        <w:t vyd:_id="vyd:000000000004jt">а</w:t>
      </w:r>
      <w:r>
        <w:rPr>
          <w:rFonts w:cs="Times New Roman"/>
          <w:sz w:val="28"/>
          <w:szCs w:val="28"/>
        </w:rPr>
        <w:t vyd:_id="vyd:000000000004js">, В.И.</w:t>
      </w:r>
      <w:r>
        <w:rPr>
          <w:rFonts w:cs="Times New Roman"/>
          <w:sz w:val="28"/>
          <w:szCs w:val="28"/>
        </w:rPr>
        <w:t vyd:_id="vyd:000000000004jr" xml:space="preserve"> </w:t>
      </w:r>
      <w:r>
        <w:rPr>
          <w:rFonts w:cs="Times New Roman"/>
          <w:sz w:val="28"/>
          <w:szCs w:val="28"/>
        </w:rPr>
        <w:t vyd:_id="vyd:000000000004jq">Буганов</w:t>
      </w:r>
      <w:r>
        <w:rPr>
          <w:rFonts w:cs="Times New Roman"/>
          <w:sz w:val="28"/>
          <w:szCs w:val="28"/>
        </w:rPr>
        <w:t vyd:_id="vyd:000000000004jp">а</w:t>
      </w:r>
      <w:r>
        <w:rPr>
          <w:rFonts w:cs="Times New Roman"/>
          <w:sz w:val="28"/>
          <w:szCs w:val="28"/>
        </w:rPr>
        <w:t vyd:_id="vyd:000000000004jo">, О.И.</w:t>
      </w:r>
      <w:r>
        <w:rPr>
          <w:rFonts w:cs="Times New Roman"/>
          <w:sz w:val="28"/>
          <w:szCs w:val="28"/>
        </w:rPr>
        <w:t vyd:_id="vyd:000000000004jn" xml:space="preserve"> </w:t>
      </w:r>
      <w:r>
        <w:rPr>
          <w:rFonts w:cs="Times New Roman"/>
          <w:sz w:val="28"/>
          <w:szCs w:val="28"/>
        </w:rPr>
        <w:t vyd:_id="vyd:000000000004jm">Чистяков</w:t>
      </w:r>
      <w:r>
        <w:rPr>
          <w:rFonts w:cs="Times New Roman"/>
          <w:sz w:val="28"/>
          <w:szCs w:val="28"/>
        </w:rPr>
        <w:t vyd:_id="vyd:000000000004jl">а</w:t>
      </w:r>
      <w:r>
        <w:rPr>
          <w:rFonts w:cs="Times New Roman"/>
          <w:sz w:val="28"/>
          <w:szCs w:val="28"/>
        </w:rPr>
        <w:t vyd:_id="vyd:000000000004jk">, В.Б.</w:t>
      </w:r>
      <w:r>
        <w:rPr>
          <w:rFonts w:cs="Times New Roman"/>
          <w:sz w:val="28"/>
          <w:szCs w:val="28"/>
        </w:rPr>
        <w:t vyd:_id="vyd:000000000004jj" xml:space="preserve"> </w:t>
      </w:r>
      <w:r>
        <w:rPr>
          <w:rFonts w:cs="Times New Roman"/>
          <w:sz w:val="28"/>
          <w:szCs w:val="28"/>
        </w:rPr>
        <w:t vyd:_id="vyd:000000000004ji">Кобрин</w:t>
      </w:r>
      <w:r>
        <w:rPr>
          <w:rFonts w:cs="Times New Roman"/>
          <w:sz w:val="28"/>
          <w:szCs w:val="28"/>
        </w:rPr>
        <w:t vyd:_id="vyd:000000000004jh">а</w:t>
      </w:r>
      <w:r>
        <w:rPr>
          <w:rFonts w:cs="Times New Roman"/>
          <w:sz w:val="28"/>
          <w:szCs w:val="28"/>
        </w:rPr>
        <w:t vyd:_id="vyd:000000000004jg" xml:space="preserve"> и др.</w:t>
      </w:r>
      <w:r>
        <w:rPr>
          <w:rFonts w:cs="Times New Roman"/>
          <w:sz w:val="28"/>
          <w:szCs w:val="28"/>
        </w:rPr>
        <w:t vyd:_id="vyd:000000000004jf">,</w:t>
      </w:r>
      <w:r>
        <w:rPr>
          <w:rFonts w:cs="Times New Roman"/>
          <w:sz w:val="28"/>
          <w:szCs w:val="28"/>
        </w:rPr>
        <w:t vyd:_id="vyd:000000000004je" xml:space="preserve"> высших судов Российской Федерации, судебная практика. Также будут приведены наработки из частной практики автора.</w:t>
      </w:r>
    </w:p>
    <w:p w14:paraId="2C973570" w14:textId="77777777" w:rsidR="00E53A76" w:rsidRDefault="00E53A76" w:rsidP="00E53A76" vyd:_id="vyd:000000000004ja">
      <w:pPr>
        <w:spacing w:line="360" w:lineRule="auto"/>
        <w:ind w:firstLine="709"/>
        <w:rPr>
          <w:rFonts w:cs="Times New Roman"/>
          <w:sz w:val="28"/>
          <w:szCs w:val="28"/>
        </w:rPr>
      </w:pPr>
      <w:r>
        <w:rPr>
          <w:rFonts w:cs="Times New Roman"/>
          <w:sz w:val="28"/>
          <w:b w:val="1"/>
          <w:bCs w:val="1"/>
          <w:szCs w:val="28"/>
        </w:rPr>
        <w:t vyd:_id="vyd:000000000004jc">На защиту выносятся следующие основные научные результаты и положения:</w:t>
      </w:r>
      <w:r>
        <w:rPr>
          <w:rFonts w:cs="Times New Roman"/>
          <w:sz w:val="28"/>
          <w:szCs w:val="28"/>
        </w:rPr>
        <w:t vyd:_id="vyd:000000000004jb" xml:space="preserve"> </w:t>
      </w:r>
    </w:p>
    <w:p w14:paraId="3FE9CDB9" w14:textId="77777777" w:rsidR="00E53A76" w:rsidRDefault="00E53A76" w:rsidP="00E53A76" vyd:_id="vyd:000000000004j8">
      <w:pPr>
        <w:pStyle w:val="a3"/>
        <w:numPr>
          <w:ilvl w:val="0"/>
          <w:numId w:val="3"/>
        </w:numPr>
        <w:spacing w:line="360" w:lineRule="auto"/>
        <w:ind w:start="0" w:firstLine="709"/>
        <w:rPr>
          <w:rFonts w:cs="Times New Roman"/>
          <w:sz w:val="28"/>
          <w:szCs w:val="28"/>
        </w:rPr>
      </w:pPr>
      <w:r>
        <w:rPr>
          <w:rFonts w:cs="Times New Roman"/>
          <w:sz w:val="28"/>
          <w:szCs w:val="28"/>
        </w:rPr>
        <w:t vyd:_id="vyd:000000000004j9">В законодательстве отсутствуют критерии добросовестности субъектов земельных отношений. Отсутствие таких критериев  ведет   к неправильному и неоднозначному толкованию в правоприменительной практике норм земельного права. В правоприменении не всегда удается ограничить рассмотрение дела только лишь определением недобросовестного поведения стороны, в частности, из-за того, что правоотношения, связанные с возникновением права собственности на строение на чужой земле изначально являются недобросовестными. Только подробное изучение всех действий стороны в совокупности может послужить основанием для принятия справедливого решения судом.</w:t>
      </w:r>
    </w:p>
    <w:p w14:paraId="0786095A" w14:textId="77777777" w:rsidR="00E53A76" w:rsidRDefault="00E53A76" w:rsidP="00E53A76" vyd:_id="vyd:000000000004j5">
      <w:pPr>
        <w:pStyle w:val="a3"/>
        <w:numPr>
          <w:ilvl w:val="0"/>
          <w:numId w:val="3"/>
        </w:numPr>
        <w:spacing w:line="360" w:lineRule="auto"/>
        <w:ind w:start="0" w:firstLine="709"/>
        <w:rPr>
          <w:rFonts w:cs="Times New Roman"/>
          <w:sz w:val="28"/>
          <w:szCs w:val="28"/>
        </w:rPr>
      </w:pPr>
      <w:r>
        <w:rPr>
          <w:rFonts w:cs="Times New Roman"/>
          <w:sz w:val="28"/>
          <w:szCs w:val="28"/>
        </w:rPr>
        <w:t vyd:_id="vyd:000000000004j7" xml:space="preserve">отсутствие правовых оснований и критериев применения принципа добросовестности приводит к формированию практики принятия судебных актов, которые являются неисполнимыми. Это обусловлено наличием в тексте решения суда ошибок, вызванных отсутствием у судов необходимых технических знаний в области кадастрового учета. Так, неисполнимым для органа регистрации прав и кадастрового учета будет являться решение, обязывающее во что бы то ни стало установить границы земельного участка на местности, вне зависимости от того, что такие границы пересекают другие земельные участки. Также, нередко в практике встречаются позиции судов, которые при споре о наложении границ земельных участков друг на друга не обязывают орган кадастрового учета установить новые </w:t>
      </w:r>
      <w:r>
        <w:rPr>
          <w:rFonts w:cs="Times New Roman"/>
          <w:sz w:val="28"/>
          <w:szCs w:val="28"/>
        </w:rPr>
        <w:t vyd:_id="vyd:000000000004j6" xml:space="preserve">границы для одного из участков. Это вызывает множество проблем правоприменения, а также в значительной степени нарушает интересы правообладателей земельных участков и расположенных на них строений. Для избежания подобных ситуаций, предлагается определить круг вопросов, которые необходимо исследовать и установить в рамках рассмотрения дел, связанных с установлением границ земельных участков. Таким образом, фактически упрощается работа суда по дополнительному исследованию материалов. </w:t>
      </w:r>
    </w:p>
    <w:p w14:paraId="3C217EB0" w14:textId="77777777" w:rsidR="00E53A76" w:rsidRDefault="00E53A76" w:rsidP="00E53A76" vyd:_id="vyd:000000000004j3">
      <w:pPr>
        <w:pStyle w:val="a3"/>
        <w:numPr>
          <w:ilvl w:val="0"/>
          <w:numId w:val="3"/>
        </w:numPr>
        <w:spacing w:line="360" w:lineRule="auto"/>
        <w:ind w:start="0" w:firstLine="709"/>
        <w:rPr>
          <w:rFonts w:cs="Times New Roman"/>
          <w:sz w:val="28"/>
          <w:szCs w:val="28"/>
        </w:rPr>
      </w:pPr>
      <w:r>
        <w:rPr>
          <w:rFonts w:cs="Times New Roman"/>
          <w:sz w:val="28"/>
          <w:szCs w:val="28"/>
        </w:rPr>
        <w:t vyd:_id="vyd:000000000004j4" xml:space="preserve"> недобросовестные действия государственных регистраторов прав являются причиной ошибок, связанных с отражением в ЕГРН сведений о земельных участках и иных объектах недвижимости, а также ошибок кадастровых инженеров. Такие ошибки принято подразделять на технические и реестровые. Вместе с тем, вследствие изобилия различных реестров, в которых информация может дублироваться возникает ситуация, когда сведения не релевантны. Таким образом, определить, в каком реестре содержатся корректные сведения не представляется возможным ввиду отсутствия иерархии реестров. В частности, сведения о границах лесов могут содержаться как в ЕГРН, так и в реестре лесов. В связи с этим, предлагается объединить реестры в единый информационный массив с распределением полномочий по его ведению в своей части на определенные органы исполнительной власти.</w:t>
      </w:r>
    </w:p>
    <w:p w14:paraId="6C05FA3B" w14:textId="7C86A621" w:rsidR="00E53A76" w:rsidRDefault="00E53A76" w:rsidP="00E53A76" vyd:_id="vyd:000000000004j1">
      <w:pPr>
        <w:pStyle w:val="a3"/>
        <w:numPr>
          <w:ilvl w:val="0"/>
          <w:numId w:val="3"/>
        </w:numPr>
        <w:spacing w:line="360" w:lineRule="auto"/>
        <w:ind w:start="0" w:firstLine="709"/>
        <w:rPr>
          <w:rFonts w:cs="Times New Roman"/>
          <w:sz w:val="28"/>
          <w:szCs w:val="28"/>
        </w:rPr>
      </w:pPr>
      <w:r>
        <w:rPr>
          <w:rFonts w:cs="Times New Roman"/>
          <w:sz w:val="28"/>
          <w:szCs w:val="28"/>
        </w:rPr>
        <w:t vyd:_id="vyd:000000000004j2">Достоверная и доступная экологическая информация является конституционным правом человека и гражданина. Органы государственной власти обязаны публиковать такие сведения в открытых источниках на официальных сайтах. В то же время, на частных лиц, проводящих аналогичные исследования не распространяются данные требования. Значительная часть информации не достигает заинтересованных лиц, что в конечном итоге негативно отражается на государственном управлении в сфере использования и охраны земель. Более того, отсутствие самого термина «экологическая информация» затрудняет процесс ее отбора и опубликования.</w:t>
      </w:r>
    </w:p>
    <w:p w14:paraId="54A03939" w14:textId="31ABF683" w:rsidR="00E53A76" w:rsidRPr="00473D93" w:rsidRDefault="00E53A76" w:rsidP="00E53A76" vyd:_id="vyd:000000000004ix">
      <w:pPr>
        <w:spacing w:line="360" w:lineRule="auto"/>
        <w:rPr>
          <w:rFonts w:cs="Times New Roman"/>
          <w:sz w:val="28"/>
          <w:lang w:val="en-US"/>
          <w:szCs w:val="28"/>
        </w:rPr>
      </w:pPr>
      <w:ins w:id="4" w:author="Галина Мисник" w:date="2021-05-12T17:48:00Z" vyd:_id="vyd:000000000004iy">
        <w:r vyd:_id="vyd:000000000004iz">
          <w:rPr>
            <w:rFonts w:cs="Times New Roman"/>
            <w:sz w:val="28"/>
            <w:szCs w:val="28"/>
          </w:rPr>
          <w:t vyd:_id="vyd:000000000004j0">Нужно добавить еще 4 положения</w:t>
        </w:r>
      </w:ins>
    </w:p>
    <w:p w14:paraId="371807B6" w14:textId="2551A167" w:rsidR="0028718B" w:rsidRPr="00321B78" w:rsidRDefault="00CF394D" w:rsidP="00CF394D" vyd:_id="vyd:000000000004iu">
      <w:pPr>
        <w:pStyle w:val="a3"/>
        <w:spacing w:line="360" w:lineRule="auto"/>
        <w:ind w:start="0" w:firstLine="709"/>
        <w:rPr>
          <w:rFonts w:cs="Times New Roman"/>
          <w:sz w:val="28"/>
          <w:szCs w:val="28"/>
        </w:rPr>
      </w:pPr>
      <w:r>
        <w:rPr>
          <w:rFonts w:cs="Times New Roman"/>
          <w:sz w:val="28"/>
          <w:b w:val="1"/>
          <w:bCs w:val="1"/>
          <w:szCs w:val="28"/>
        </w:rPr>
        <w:t vyd:_id="vyd:000000000004iw" xml:space="preserve">Методологической основой исследования является </w:t>
      </w:r>
      <w:r>
        <w:rPr>
          <w:rFonts w:cs="Times New Roman"/>
          <w:sz w:val="28"/>
          <w:szCs w:val="28"/>
        </w:rPr>
        <w:t vyd:_id="vyd:000000000004iv">сочетание исторического, эмпирических (наблюдение, сравнение), общелогических (анализ, аналогия), а также специальных (юридико-правовые) методов исследования.</w:t>
      </w:r>
    </w:p>
    <w:p w14:paraId="47A9C07D" w14:textId="60F33576" w:rsidR="00152EE8" w:rsidRPr="00321B78" w:rsidRDefault="00152EE8" w:rsidP="00CF394D" vyd:_id="vyd:000000000004ig">
      <w:pPr>
        <w:pStyle w:val="a3"/>
        <w:spacing w:line="360" w:lineRule="auto"/>
        <w:ind w:start="0" w:firstLine="709"/>
        <w:rPr>
          <w:rFonts w:cs="Times New Roman"/>
          <w:sz w:val="28"/>
          <w:szCs w:val="28"/>
        </w:rPr>
      </w:pPr>
      <w:r>
        <w:rPr>
          <w:rFonts w:cs="Times New Roman"/>
          <w:sz w:val="28"/>
          <w:szCs w:val="28"/>
        </w:rPr>
        <w:t vyd:_id="vyd:000000000004it">Научная новизна диссертации заключается в</w:t>
      </w:r>
      <w:r>
        <w:rPr>
          <w:rFonts w:cs="Times New Roman"/>
          <w:sz w:val="28"/>
          <w:szCs w:val="28"/>
        </w:rPr>
        <w:t vyd:_id="vyd:000000000004is" xml:space="preserve"> том, что несмотря на возрастающую роль принципов права, в том числе добросовестности,</w:t>
      </w:r>
      <w:r>
        <w:rPr>
          <w:rFonts w:cs="Times New Roman"/>
          <w:sz w:val="28"/>
          <w:szCs w:val="28"/>
        </w:rPr>
        <w:t vyd:_id="vyd:000000000004ir" xml:space="preserve"> </w:t>
      </w:r>
      <w:r>
        <w:rPr>
          <w:rFonts w:cs="Times New Roman"/>
          <w:sz w:val="28"/>
          <w:szCs w:val="28"/>
        </w:rPr>
        <w:t vyd:_id="vyd:000000000004iq" xml:space="preserve">до настоящего времени </w:t>
      </w:r>
      <w:r>
        <w:rPr>
          <w:rFonts w:cs="Times New Roman"/>
          <w:sz w:val="28"/>
          <w:szCs w:val="28"/>
        </w:rPr>
        <w:t vyd:_id="vyd:000000000004ip">отсутств</w:t>
      </w:r>
      <w:r>
        <w:rPr>
          <w:rFonts w:cs="Times New Roman"/>
          <w:sz w:val="28"/>
          <w:szCs w:val="28"/>
        </w:rPr>
        <w:t vyd:_id="vyd:000000000004io">уют</w:t>
      </w:r>
      <w:r>
        <w:rPr>
          <w:rFonts w:cs="Times New Roman"/>
          <w:sz w:val="28"/>
          <w:szCs w:val="28"/>
        </w:rPr>
        <w:t vyd:_id="vyd:000000000004in" xml:space="preserve"> полноценны</w:t>
      </w:r>
      <w:r>
        <w:rPr>
          <w:rFonts w:cs="Times New Roman"/>
          <w:sz w:val="28"/>
          <w:szCs w:val="28"/>
        </w:rPr>
        <w:t vyd:_id="vyd:000000000004im">е</w:t>
      </w:r>
      <w:r>
        <w:rPr>
          <w:rFonts w:cs="Times New Roman"/>
          <w:sz w:val="28"/>
          <w:szCs w:val="28"/>
        </w:rPr>
        <w:t vyd:_id="vyd:000000000004il" xml:space="preserve"> исследовани</w:t>
      </w:r>
      <w:r>
        <w:rPr>
          <w:rFonts w:cs="Times New Roman"/>
          <w:sz w:val="28"/>
          <w:szCs w:val="28"/>
        </w:rPr>
        <w:t vyd:_id="vyd:000000000004ik">я</w:t>
      </w:r>
      <w:r>
        <w:rPr>
          <w:rFonts w:cs="Times New Roman"/>
          <w:sz w:val="28"/>
          <w:szCs w:val="28"/>
        </w:rPr>
        <w:t vyd:_id="vyd:000000000004ij" xml:space="preserve"> в области практического применения и наб</w:t>
      </w:r>
      <w:r>
        <w:rPr>
          <w:rFonts w:cs="Times New Roman"/>
          <w:sz w:val="28"/>
          <w:szCs w:val="28"/>
        </w:rPr>
        <w:t vyd:_id="vyd:000000000004ii" xml:space="preserve">людения динамики изменения правосознания при </w:t>
      </w:r>
      <w:r>
        <w:rPr>
          <w:rFonts w:cs="Times New Roman"/>
          <w:sz w:val="28"/>
          <w:szCs w:val="28"/>
        </w:rPr>
        <w:t vyd:_id="vyd:000000000004ih">внедрении указанного принципа.</w:t>
      </w:r>
    </w:p>
    <w:p w14:paraId="3D547041" w14:textId="4F11A19F" w:rsidR="00706153" w:rsidRPr="00321B78" w:rsidRDefault="005C2D4B" w:rsidP="0018458E" vyd:_id="vyd:000000000004i2">
      <w:pPr>
        <w:spacing w:line="360" w:lineRule="auto"/>
        <w:ind w:firstLine="709"/>
        <w:rPr>
          <w:rFonts w:cs="Times New Roman"/>
          <w:sz w:val="28"/>
          <w:szCs w:val="28"/>
        </w:rPr>
      </w:pPr>
      <w:r>
        <w:rPr>
          <w:rFonts w:cs="Times New Roman"/>
          <w:sz w:val="28"/>
          <w:b w:val="1"/>
          <w:bCs w:val="1"/>
          <w:szCs w:val="28"/>
        </w:rPr>
        <w:t vyd:_id="vyd:000000000004if">Теоретическое значение диссертации</w:t>
      </w:r>
      <w:r>
        <w:rPr>
          <w:rFonts w:cs="Times New Roman"/>
          <w:sz w:val="28"/>
          <w:b w:val="1"/>
          <w:bCs w:val="1"/>
          <w:szCs w:val="28"/>
        </w:rPr>
        <w:t vyd:_id="vyd:000000000004ie">.</w:t>
      </w:r>
      <w:r>
        <w:rPr>
          <w:rFonts w:cs="Times New Roman"/>
          <w:sz w:val="28"/>
          <w:szCs w:val="28"/>
        </w:rPr>
        <w:t vyd:_id="vyd:000000000004id" xml:space="preserve"> Предлагается </w:t>
      </w:r>
      <w:r>
        <w:rPr>
          <w:rFonts w:cs="Times New Roman"/>
          <w:sz w:val="28"/>
          <w:szCs w:val="28"/>
        </w:rPr>
        <w:t vyd:_id="vyd:000000000004ic">сформировать</w:t>
      </w:r>
      <w:r>
        <w:rPr>
          <w:rFonts w:cs="Times New Roman"/>
          <w:sz w:val="28"/>
          <w:szCs w:val="28"/>
        </w:rPr>
        <w:t vyd:_id="vyd:000000000004ib" xml:space="preserve"> един</w:t>
      </w:r>
      <w:r>
        <w:rPr>
          <w:rFonts w:cs="Times New Roman"/>
          <w:sz w:val="28"/>
          <w:szCs w:val="28"/>
        </w:rPr>
        <w:t vyd:_id="vyd:000000000004ia">ую</w:t>
      </w:r>
      <w:r>
        <w:rPr>
          <w:rFonts w:cs="Times New Roman"/>
          <w:sz w:val="28"/>
          <w:szCs w:val="28"/>
        </w:rPr>
        <w:t vyd:_id="vyd:000000000004i9" xml:space="preserve"> концепци</w:t>
      </w:r>
      <w:r>
        <w:rPr>
          <w:rFonts w:cs="Times New Roman"/>
          <w:sz w:val="28"/>
          <w:szCs w:val="28"/>
        </w:rPr>
        <w:t vyd:_id="vyd:000000000004i8">ю</w:t>
      </w:r>
      <w:r>
        <w:rPr>
          <w:rFonts w:cs="Times New Roman"/>
          <w:sz w:val="28"/>
          <w:szCs w:val="28"/>
        </w:rPr>
        <w:t vyd:_id="vyd:000000000004i7" xml:space="preserve"> для определения добросовестности</w:t>
      </w:r>
      <w:r>
        <w:rPr>
          <w:rFonts w:cs="Times New Roman"/>
          <w:sz w:val="28"/>
          <w:szCs w:val="28"/>
        </w:rPr>
        <w:t vyd:_id="vyd:000000000004i6" xml:space="preserve"> действий</w:t>
      </w:r>
      <w:r>
        <w:rPr>
          <w:rFonts w:cs="Times New Roman"/>
          <w:sz w:val="28"/>
          <w:szCs w:val="28"/>
        </w:rPr>
        <w:t vyd:_id="vyd:000000000004i5" xml:space="preserve"> не только частных лиц, но и государственных органов и непосредственно государственных служащих</w:t>
      </w:r>
      <w:r>
        <w:rPr>
          <w:rFonts w:cs="Times New Roman"/>
          <w:sz w:val="28"/>
          <w:szCs w:val="28"/>
        </w:rPr>
        <w:t vyd:_id="vyd:000000000004i4" xml:space="preserve"> при осуществлении земельно-имущественных отношений</w:t>
      </w:r>
      <w:r>
        <w:rPr>
          <w:rFonts w:cs="Times New Roman"/>
          <w:sz w:val="28"/>
          <w:szCs w:val="28"/>
        </w:rPr>
        <w:t vyd:_id="vyd:000000000004i3">.</w:t>
      </w:r>
    </w:p>
    <w:p w14:paraId="741F2A3A" w14:textId="10D3020B" w:rsidR="005C2D4B" w:rsidRPr="00321B78" w:rsidRDefault="005C2D4B" w:rsidP="00E12700" vyd:_id="vyd:000000000004hy">
      <w:pPr>
        <w:spacing w:line="360" w:lineRule="auto"/>
        <w:ind w:firstLine="709"/>
        <w:rPr>
          <w:rFonts w:cs="Times New Roman"/>
          <w:sz w:val="28"/>
          <w:szCs w:val="28"/>
        </w:rPr>
      </w:pPr>
      <w:r>
        <w:rPr>
          <w:rFonts w:cs="Times New Roman"/>
          <w:sz w:val="28"/>
          <w:b w:val="1"/>
          <w:bCs w:val="1"/>
          <w:szCs w:val="28"/>
        </w:rPr>
        <w:t vyd:_id="vyd:000000000004i1">Практическое значение исследования</w:t>
      </w:r>
      <w:r>
        <w:rPr>
          <w:rFonts w:cs="Times New Roman"/>
          <w:sz w:val="28"/>
          <w:szCs w:val="28"/>
        </w:rPr>
        <w:t vyd:_id="vyd:000000000004i0" xml:space="preserve"> состоит в том, что результаты данной работы могут быть внедрены в действующее законодательство, а также </w:t>
      </w:r>
      <w:r>
        <w:rPr>
          <w:rFonts w:cs="Times New Roman"/>
          <w:sz w:val="28"/>
          <w:szCs w:val="28"/>
        </w:rPr>
        <w:t vyd:_id="vyd:000000000004hz">возможно их применение для упрощения процесса оспаривания и доказывания добросовестного поведения сторон в земельных спорах.</w:t>
      </w:r>
    </w:p>
    <w:p w14:paraId="2E3A4E39" w14:textId="141D9CB6" w:rsidR="00A6120A" w:rsidRPr="00321B78" w:rsidRDefault="00A6120A" w:rsidP="00E12700" vyd:_id="vyd:000000000004hv">
      <w:pPr>
        <w:spacing w:line="360" w:lineRule="auto"/>
        <w:ind w:firstLine="709"/>
        <w:rPr>
          <w:rFonts w:cs="Times New Roman"/>
          <w:sz w:val="28"/>
          <w:b w:val="1"/>
          <w:bCs w:val="1"/>
          <w:szCs w:val="28"/>
        </w:rPr>
      </w:pPr>
      <w:r>
        <w:rPr>
          <w:rFonts w:cs="Times New Roman"/>
          <w:sz w:val="28"/>
          <w:b w:val="1"/>
          <w:bCs w:val="1"/>
          <w:szCs w:val="28"/>
        </w:rPr>
        <w:t vyd:_id="vyd:000000000004hx" xml:space="preserve">Апробация результатов исследования. </w:t>
      </w:r>
      <w:r>
        <w:rPr>
          <w:rFonts w:cs="Times New Roman"/>
          <w:sz w:val="28"/>
          <w:szCs w:val="28"/>
        </w:rPr>
        <w:t vyd:_id="vyd:000000000004hw">Основные положения и выводы диссертации прошли апробацию на нескольких научных и научно-практических конференциях, отражены в публикациях автора по данной проблематике.</w:t>
      </w:r>
    </w:p>
    <w:p w14:paraId="54CA977B" w14:textId="42959212" w:rsidR="005C2D4B" w:rsidRPr="00321B78" w:rsidRDefault="001B5608" w:rsidP="00E12700" vyd:_id="vyd:000000000004hp">
      <w:pPr>
        <w:spacing w:line="360" w:lineRule="auto"/>
        <w:ind w:firstLine="709"/>
        <w:rPr>
          <w:rFonts w:cs="Times New Roman"/>
          <w:sz w:val="28"/>
          <w:szCs w:val="28"/>
        </w:rPr>
      </w:pPr>
      <w:r>
        <w:rPr>
          <w:rFonts w:cs="Times New Roman"/>
          <w:sz w:val="28"/>
          <w:b w:val="1"/>
          <w:bCs w:val="1"/>
          <w:szCs w:val="28"/>
        </w:rPr>
        <w:t vyd:_id="vyd:000000000004hu">Структура работы</w:t>
      </w:r>
      <w:r>
        <w:rPr>
          <w:rFonts w:cs="Times New Roman"/>
          <w:sz w:val="28"/>
          <w:b w:val="1"/>
          <w:bCs w:val="1"/>
          <w:szCs w:val="28"/>
        </w:rPr>
        <w:t vyd:_id="vyd:000000000004ht" xml:space="preserve">. </w:t>
      </w:r>
      <w:r>
        <w:rPr>
          <w:rFonts w:cs="Times New Roman"/>
          <w:sz w:val="28"/>
          <w:szCs w:val="28"/>
        </w:rPr>
        <w:t vyd:_id="vyd:000000000004hs" xml:space="preserve">Диссертация состоит из введения, двух глав, восьми </w:t>
      </w:r>
      <w:r>
        <w:rPr>
          <w:rFonts w:cs="Times New Roman"/>
          <w:sz w:val="28"/>
          <w:szCs w:val="28"/>
        </w:rPr>
        <w:t vyd:_id="vyd:000000000004hr">параграф</w:t>
      </w:r>
      <w:r>
        <w:rPr>
          <w:rFonts w:cs="Times New Roman"/>
          <w:sz w:val="28"/>
          <w:szCs w:val="28"/>
        </w:rPr>
        <w:t vyd:_id="vyd:000000000004hq">ов, заключения и списка использованной литературы.</w:t>
      </w:r>
    </w:p>
    <w:p w14:paraId="7995A45E" w14:textId="456FB2AE" w:rsidR="006359F8" w:rsidRPr="00321B78" w:rsidRDefault="006359F8" w:rsidP="00E12700" vyd:_id="vyd:000000000004ho">
      <w:pPr>
        <w:spacing w:line="360" w:lineRule="auto"/>
        <w:ind w:firstLine="709"/>
        <w:rPr>
          <w:rFonts w:cs="Times New Roman"/>
          <w:sz w:val="28"/>
          <w:szCs w:val="28"/>
        </w:rPr>
      </w:pPr>
    </w:p>
    <w:p w14:paraId="69268571" w14:textId="768165EC" w:rsidR="00FE611C" w:rsidRPr="00321B78" w:rsidRDefault="00A31732" w:rsidP="00E12700" vyd:_id="vyd:000000000004hk">
      <w:pPr>
        <w:spacing w:line="360" w:lineRule="auto"/>
        <w:ind w:firstLine="709"/>
        <w:rPr>
          <w:rFonts w:cs="Times New Roman"/>
          <w:sz w:val="28"/>
          <w:szCs w:val="28"/>
        </w:rPr>
      </w:pPr>
      <w:r>
        <w:rPr>
          <w:rFonts w:cs="Times New Roman"/>
          <w:sz w:val="28"/>
          <w:szCs w:val="28"/>
        </w:rPr>
        <w:t vyd:_id="vyd:000000000004hn">«Любая недостоверность сама готовит почву для своего последующего наказания»</w:t>
      </w:r>
      <w:r>
        <w:rPr>
          <w:rStyle w:val="a6"/>
          <w:rFonts w:cs="Times New Roman"/>
          <w:sz w:val="28"/>
          <w:szCs w:val="28"/>
        </w:rPr>
        <w:footnoteReference vyd:_id="vyd:000000000004hm" w:id="2"/>
      </w:r>
      <w:r>
        <w:rPr>
          <w:rFonts w:cs="Times New Roman"/>
          <w:sz w:val="28"/>
          <w:szCs w:val="28"/>
        </w:rPr>
        <w:t vyd:_id="vyd:000000000004hl">.</w:t>
      </w:r>
    </w:p>
    <w:p w14:paraId="1BB58AC7" w14:textId="0A0211D4" w:rsidR="00FE611C" w:rsidRPr="00321B78" w:rsidRDefault="00FE611C" w:rsidP="00E12700" vyd:_id="vyd:000000000004hj">
      <w:pPr>
        <w:spacing w:line="360" w:lineRule="auto"/>
        <w:ind w:firstLine="709"/>
        <w:rPr>
          <w:rFonts w:cs="Times New Roman"/>
          <w:sz w:val="28"/>
          <w:szCs w:val="28"/>
        </w:rPr>
      </w:pPr>
    </w:p>
    <w:p w14:paraId="0C729D7A" w14:textId="24101249" w:rsidR="00F43022" w:rsidRPr="00321B78" w:rsidRDefault="00F43022" w:rsidP="00E12700" vyd:_id="vyd:000000000004hi">
      <w:pPr>
        <w:spacing w:line="360" w:lineRule="auto"/>
        <w:ind w:firstLine="709"/>
        <w:rPr>
          <w:rFonts w:cs="Times New Roman"/>
          <w:sz w:val="28"/>
          <w:szCs w:val="28"/>
        </w:rPr>
      </w:pPr>
    </w:p>
    <w:p w14:paraId="179A4081" w14:textId="4BEDBBAA" w:rsidR="00F43022" w:rsidRPr="00321B78" w:rsidRDefault="00F43022" w:rsidP="00E12700" vyd:_id="vyd:000000000004hh">
      <w:pPr>
        <w:spacing w:line="360" w:lineRule="auto"/>
        <w:ind w:firstLine="709"/>
        <w:rPr>
          <w:rFonts w:cs="Times New Roman"/>
          <w:sz w:val="28"/>
          <w:szCs w:val="28"/>
        </w:rPr>
      </w:pPr>
    </w:p>
    <w:p w14:paraId="7A454105" w14:textId="206A5C34" w:rsidR="00F43022" w:rsidRPr="00321B78" w:rsidRDefault="00F43022" w:rsidP="00E12700" vyd:_id="vyd:000000000004hg">
      <w:pPr>
        <w:spacing w:line="360" w:lineRule="auto"/>
        <w:ind w:firstLine="709"/>
        <w:rPr>
          <w:rFonts w:cs="Times New Roman"/>
          <w:sz w:val="28"/>
          <w:szCs w:val="28"/>
        </w:rPr>
      </w:pPr>
    </w:p>
    <w:p w14:paraId="2B5FFBC0" w14:textId="2EC8EE7B" w:rsidR="00F43022" w:rsidRPr="00321B78" w:rsidRDefault="00F43022" w:rsidP="00E12700" vyd:_id="vyd:000000000004hf">
      <w:pPr>
        <w:spacing w:line="360" w:lineRule="auto"/>
        <w:ind w:firstLine="709"/>
        <w:rPr>
          <w:rFonts w:cs="Times New Roman"/>
          <w:sz w:val="28"/>
          <w:szCs w:val="28"/>
        </w:rPr>
      </w:pPr>
    </w:p>
    <w:p w14:paraId="6D71A50B" w14:textId="455BDF05" w:rsidR="00F43022" w:rsidRPr="00321B78" w:rsidRDefault="00F43022" w:rsidP="00E12700" vyd:_id="vyd:000000000004he">
      <w:pPr>
        <w:spacing w:line="360" w:lineRule="auto"/>
        <w:ind w:firstLine="709"/>
        <w:rPr>
          <w:rFonts w:cs="Times New Roman"/>
          <w:sz w:val="28"/>
          <w:szCs w:val="28"/>
        </w:rPr>
      </w:pPr>
    </w:p>
    <w:p w14:paraId="70878E6B" w14:textId="070B045C" w:rsidR="00F43022" w:rsidRPr="00321B78" w:rsidRDefault="00F43022" w:rsidP="00E12700" vyd:_id="vyd:000000000004hd">
      <w:pPr>
        <w:spacing w:line="360" w:lineRule="auto"/>
        <w:ind w:firstLine="709"/>
        <w:rPr>
          <w:rFonts w:cs="Times New Roman"/>
          <w:sz w:val="28"/>
          <w:szCs w:val="28"/>
        </w:rPr>
      </w:pPr>
    </w:p>
    <w:p w14:paraId="4CB2F3BF" w14:textId="74C587CB" w:rsidR="00F43022" w:rsidRPr="00321B78" w:rsidRDefault="00F43022" w:rsidP="00E12700" vyd:_id="vyd:000000000004hc">
      <w:pPr>
        <w:spacing w:line="360" w:lineRule="auto"/>
        <w:ind w:firstLine="709"/>
        <w:rPr>
          <w:rFonts w:cs="Times New Roman"/>
          <w:sz w:val="28"/>
          <w:szCs w:val="28"/>
        </w:rPr>
      </w:pPr>
    </w:p>
    <w:p w14:paraId="58F77C7E" w14:textId="388EFF3E" w:rsidR="00F43022" w:rsidRPr="00321B78" w:rsidRDefault="00F43022" w:rsidP="00E12700" vyd:_id="vyd:000000000004hb">
      <w:pPr>
        <w:spacing w:line="360" w:lineRule="auto"/>
        <w:ind w:firstLine="709"/>
        <w:rPr>
          <w:rFonts w:cs="Times New Roman"/>
          <w:sz w:val="28"/>
          <w:szCs w:val="28"/>
        </w:rPr>
      </w:pPr>
    </w:p>
    <w:p w14:paraId="60E2C197" w14:textId="160EA8CE" w:rsidR="00F43022" w:rsidRPr="00321B78" w:rsidRDefault="00F43022" w:rsidP="00E12700" vyd:_id="vyd:000000000004ha">
      <w:pPr>
        <w:spacing w:line="360" w:lineRule="auto"/>
        <w:ind w:firstLine="709"/>
        <w:rPr>
          <w:rFonts w:cs="Times New Roman"/>
          <w:sz w:val="28"/>
          <w:szCs w:val="28"/>
        </w:rPr>
      </w:pPr>
    </w:p>
    <w:p w14:paraId="439C497A" w14:textId="1D56FB64" w:rsidR="006359F8" w:rsidRPr="00321B78" w:rsidRDefault="00A34EF8" w:rsidP="00B87ACB" vyd:_id="vyd:000000000004h5">
      <w:pPr>
        <w:pStyle w:val="a3"/>
        <w:numPr>
          <w:ilvl w:val="0"/>
          <w:numId w:val="2"/>
        </w:numPr>
        <w:spacing w:line="360" w:lineRule="auto"/>
        <w:ind w:start="0" w:firstLine="698"/>
        <w:rPr>
          <w:rFonts w:cs="Times New Roman"/>
          <w:sz w:val="28"/>
          <w:b w:val="1"/>
          <w:bCs w:val="1"/>
          <w:szCs w:val="28"/>
        </w:rPr>
      </w:pPr>
      <w:bookmarkStart w:id="5" w:name="_Ref66372146" vyd:_id="vyd:000000000004h9"/>
      <w:bookmarkEnd w:id="5"/>
      <w:bookmarkStart w:id="6" w:name="_Hlk67670641" vyd:_id="vyd:000000000004h8"/>
      <w:bookmarkEnd w:id="6"/>
      <w:r>
        <w:rPr>
          <w:rFonts w:cs="Times New Roman"/>
          <w:sz w:val="28"/>
          <w:b w:val="1"/>
          <w:bCs w:val="1"/>
          <w:szCs w:val="28"/>
        </w:rPr>
        <w:t vyd:_id="vyd:000000000004h7">ГЛАВА 1</w:t>
      </w:r>
      <w:r>
        <w:rPr>
          <w:rFonts w:cs="Times New Roman"/>
          <w:sz w:val="28"/>
          <w:b w:val="1"/>
          <w:bCs w:val="1"/>
          <w:szCs w:val="28"/>
        </w:rPr>
        <w:t vyd:_id="vyd:000000000004h6" xml:space="preserve"> Понятие и правовое содержание принципа добросовестности</w:t>
      </w:r>
    </w:p>
    <w:p w14:paraId="1F870C78" w14:textId="742EE3D4" w:rsidR="00776897" w:rsidRPr="00321B78" w:rsidRDefault="00776897" w:rsidP="00776897" vyd:_id="vyd:000000000004co">
      <w:pPr>
        <w:spacing w:line="360" w:lineRule="auto"/>
        <w:ind w:firstLine="709"/>
        <w:rPr>
          <w:rFonts w:cs="Times New Roman"/>
          <w:sz w:val="28"/>
          <w:szCs w:val="28"/>
        </w:rPr>
      </w:pPr>
      <w:r>
        <w:rPr>
          <w:rFonts w:cs="Times New Roman"/>
          <w:sz w:val="28"/>
          <w:szCs w:val="28"/>
        </w:rPr>
        <w:t vyd:_id="vyd:000000000004h4">«Добром»</w:t>
      </w:r>
      <w:r>
        <w:rPr>
          <w:rFonts w:cs="Times New Roman"/>
          <w:sz w:val="28"/>
          <w:spacing w:val="1"/>
          <w:szCs w:val="28"/>
        </w:rPr>
        <w:t vyd:_id="vyd:000000000004h3" xml:space="preserve"> </w:t>
      </w:r>
      <w:r>
        <w:rPr>
          <w:rFonts w:cs="Times New Roman"/>
          <w:sz w:val="28"/>
          <w:szCs w:val="28"/>
        </w:rPr>
        <w:t vyd:_id="vyd:000000000004h2">принято</w:t>
      </w:r>
      <w:r>
        <w:rPr>
          <w:rFonts w:cs="Times New Roman"/>
          <w:sz w:val="28"/>
          <w:spacing w:val="1"/>
          <w:szCs w:val="28"/>
        </w:rPr>
        <w:t vyd:_id="vyd:000000000004h1" xml:space="preserve"> </w:t>
      </w:r>
      <w:r>
        <w:rPr>
          <w:rFonts w:cs="Times New Roman"/>
          <w:sz w:val="28"/>
          <w:szCs w:val="28"/>
        </w:rPr>
        <w:t vyd:_id="vyd:000000000004h0">считать</w:t>
      </w:r>
      <w:r>
        <w:rPr>
          <w:rFonts w:cs="Times New Roman"/>
          <w:sz w:val="28"/>
          <w:spacing w:val="1"/>
          <w:szCs w:val="28"/>
        </w:rPr>
        <w:t vyd:_id="vyd:000000000004gz" xml:space="preserve"> </w:t>
      </w:r>
      <w:r>
        <w:rPr>
          <w:rFonts w:cs="Times New Roman"/>
          <w:sz w:val="28"/>
          <w:szCs w:val="28"/>
        </w:rPr>
        <w:t vyd:_id="vyd:000000000004gy">конкретное,</w:t>
      </w:r>
      <w:r>
        <w:rPr>
          <w:rFonts w:cs="Times New Roman"/>
          <w:sz w:val="28"/>
          <w:spacing w:val="1"/>
          <w:szCs w:val="28"/>
        </w:rPr>
        <w:t vyd:_id="vyd:000000000004gx" xml:space="preserve"> </w:t>
      </w:r>
      <w:r>
        <w:rPr>
          <w:rFonts w:cs="Times New Roman"/>
          <w:sz w:val="28"/>
          <w:szCs w:val="28"/>
        </w:rPr>
        <w:t vyd:_id="vyd:000000000004gw">рациональное,</w:t>
      </w:r>
      <w:r>
        <w:rPr>
          <w:rFonts w:cs="Times New Roman"/>
          <w:sz w:val="28"/>
          <w:spacing w:val="1"/>
          <w:szCs w:val="28"/>
        </w:rPr>
        <w:t vyd:_id="vyd:000000000004gv" xml:space="preserve"> </w:t>
      </w:r>
      <w:r>
        <w:rPr>
          <w:rFonts w:cs="Times New Roman"/>
          <w:sz w:val="28"/>
          <w:szCs w:val="28"/>
        </w:rPr>
        <w:t vyd:_id="vyd:000000000004gu">социокультурное,</w:t>
      </w:r>
      <w:r>
        <w:rPr>
          <w:rFonts w:cs="Times New Roman"/>
          <w:sz w:val="28"/>
          <w:spacing w:val="1"/>
          <w:szCs w:val="28"/>
        </w:rPr>
        <w:t vyd:_id="vyd:000000000004gt" xml:space="preserve"> </w:t>
      </w:r>
      <w:r>
        <w:rPr>
          <w:rFonts w:cs="Times New Roman"/>
          <w:sz w:val="28"/>
          <w:szCs w:val="28"/>
        </w:rPr>
        <w:t vyd:_id="vyd:000000000004gs">оценочное,</w:t>
      </w:r>
      <w:r>
        <w:rPr>
          <w:rFonts w:cs="Times New Roman"/>
          <w:sz w:val="28"/>
          <w:spacing w:val="1"/>
          <w:szCs w:val="28"/>
        </w:rPr>
        <w:t vyd:_id="vyd:000000000004gr" xml:space="preserve"> </w:t>
      </w:r>
      <w:r>
        <w:rPr>
          <w:rFonts w:cs="Times New Roman"/>
          <w:sz w:val="28"/>
          <w:szCs w:val="28"/>
        </w:rPr>
        <w:t vyd:_id="vyd:000000000004gq">осязаемое,</w:t>
      </w:r>
      <w:r>
        <w:rPr>
          <w:rFonts w:cs="Times New Roman"/>
          <w:sz w:val="28"/>
          <w:spacing w:val="1"/>
          <w:szCs w:val="28"/>
        </w:rPr>
        <w:t vyd:_id="vyd:000000000004gp" xml:space="preserve"> </w:t>
      </w:r>
      <w:r>
        <w:rPr>
          <w:rFonts w:cs="Times New Roman"/>
          <w:sz w:val="28"/>
          <w:szCs w:val="28"/>
        </w:rPr>
        <w:t vyd:_id="vyd:000000000004go">познаваемое</w:t>
      </w:r>
      <w:r>
        <w:rPr>
          <w:rFonts w:cs="Times New Roman"/>
          <w:sz w:val="28"/>
          <w:spacing w:val="1"/>
          <w:szCs w:val="28"/>
        </w:rPr>
        <w:t vyd:_id="vyd:000000000004gn" xml:space="preserve"> </w:t>
      </w:r>
      <w:r>
        <w:rPr>
          <w:rFonts w:cs="Times New Roman"/>
          <w:sz w:val="28"/>
          <w:szCs w:val="28"/>
        </w:rPr>
        <w:t vyd:_id="vyd:000000000004gm">онтологическое</w:t>
      </w:r>
      <w:r>
        <w:rPr>
          <w:rFonts w:cs="Times New Roman"/>
          <w:sz w:val="28"/>
          <w:spacing w:val="1"/>
          <w:szCs w:val="28"/>
        </w:rPr>
        <w:t vyd:_id="vyd:000000000004gl" xml:space="preserve"> </w:t>
      </w:r>
      <w:r>
        <w:rPr>
          <w:rFonts w:cs="Times New Roman"/>
          <w:sz w:val="28"/>
          <w:szCs w:val="28"/>
        </w:rPr>
        <w:t vyd:_id="vyd:000000000004gk">проявление,</w:t>
      </w:r>
      <w:r>
        <w:rPr>
          <w:rFonts w:cs="Times New Roman"/>
          <w:sz w:val="28"/>
          <w:spacing w:val="1"/>
          <w:szCs w:val="28"/>
        </w:rPr>
        <w:t vyd:_id="vyd:000000000004gj" xml:space="preserve"> </w:t>
      </w:r>
      <w:r>
        <w:rPr>
          <w:rFonts w:cs="Times New Roman"/>
          <w:sz w:val="28"/>
          <w:szCs w:val="28"/>
        </w:rPr>
        <w:t vyd:_id="vyd:000000000004gi">относимое</w:t>
      </w:r>
      <w:r>
        <w:rPr>
          <w:rFonts w:cs="Times New Roman"/>
          <w:sz w:val="28"/>
          <w:spacing w:val="1"/>
          <w:szCs w:val="28"/>
        </w:rPr>
        <w:t vyd:_id="vyd:000000000004gh" xml:space="preserve"> </w:t>
      </w:r>
      <w:r>
        <w:rPr>
          <w:rFonts w:cs="Times New Roman"/>
          <w:sz w:val="28"/>
          <w:szCs w:val="28"/>
        </w:rPr>
        <w:t vyd:_id="vyd:000000000004gg">к</w:t>
      </w:r>
      <w:r>
        <w:rPr>
          <w:rFonts w:cs="Times New Roman"/>
          <w:sz w:val="28"/>
          <w:spacing w:val="1"/>
          <w:szCs w:val="28"/>
        </w:rPr>
        <w:t vyd:_id="vyd:000000000004gf" xml:space="preserve"> </w:t>
      </w:r>
      <w:r>
        <w:rPr>
          <w:rFonts w:cs="Times New Roman"/>
          <w:sz w:val="28"/>
          <w:szCs w:val="28"/>
        </w:rPr>
        <w:t vyd:_id="vyd:000000000004ge">высшим</w:t>
      </w:r>
      <w:r>
        <w:rPr>
          <w:rFonts w:cs="Times New Roman"/>
          <w:sz w:val="28"/>
          <w:spacing w:val="1"/>
          <w:szCs w:val="28"/>
        </w:rPr>
        <w:t vyd:_id="vyd:000000000004gd" xml:space="preserve"> </w:t>
      </w:r>
      <w:r>
        <w:rPr>
          <w:rFonts w:cs="Times New Roman"/>
          <w:sz w:val="28"/>
          <w:szCs w:val="28"/>
        </w:rPr>
        <w:t vyd:_id="vyd:000000000004gc">ценностям,</w:t>
      </w:r>
      <w:r>
        <w:rPr>
          <w:rFonts w:cs="Times New Roman"/>
          <w:sz w:val="28"/>
          <w:spacing w:val="1"/>
          <w:szCs w:val="28"/>
        </w:rPr>
        <w:t vyd:_id="vyd:000000000004gb" xml:space="preserve"> </w:t>
      </w:r>
      <w:r>
        <w:rPr>
          <w:rFonts w:cs="Times New Roman"/>
          <w:sz w:val="28"/>
          <w:szCs w:val="28"/>
        </w:rPr>
        <w:t vyd:_id="vyd:000000000004ga">лежащее</w:t>
      </w:r>
      <w:r>
        <w:rPr>
          <w:rFonts w:cs="Times New Roman"/>
          <w:sz w:val="28"/>
          <w:spacing w:val="1"/>
          <w:szCs w:val="28"/>
        </w:rPr>
        <w:t vyd:_id="vyd:000000000004g9" xml:space="preserve"> </w:t>
      </w:r>
      <w:r>
        <w:rPr>
          <w:rFonts w:cs="Times New Roman"/>
          <w:sz w:val="28"/>
          <w:szCs w:val="28"/>
        </w:rPr>
        <w:t vyd:_id="vyd:000000000004g8">в</w:t>
      </w:r>
      <w:r>
        <w:rPr>
          <w:rFonts w:cs="Times New Roman"/>
          <w:sz w:val="28"/>
          <w:spacing w:val="1"/>
          <w:szCs w:val="28"/>
        </w:rPr>
        <w:t vyd:_id="vyd:000000000004g7" xml:space="preserve"> </w:t>
      </w:r>
      <w:r>
        <w:rPr>
          <w:rFonts w:cs="Times New Roman"/>
          <w:sz w:val="28"/>
          <w:szCs w:val="28"/>
        </w:rPr>
        <w:t vyd:_id="vyd:000000000004g6">основе</w:t>
      </w:r>
      <w:r>
        <w:rPr>
          <w:rFonts w:cs="Times New Roman"/>
          <w:sz w:val="28"/>
          <w:spacing w:val="1"/>
          <w:szCs w:val="28"/>
        </w:rPr>
        <w:t vyd:_id="vyd:000000000004g5" xml:space="preserve"> </w:t>
      </w:r>
      <w:r>
        <w:rPr>
          <w:rFonts w:cs="Times New Roman"/>
          <w:sz w:val="28"/>
          <w:szCs w:val="28"/>
        </w:rPr>
        <w:t vyd:_id="vyd:000000000004g4">всех взаимоотношений и позволяющее реализовать человеческое стремление к счастью.</w:t>
      </w:r>
      <w:r>
        <w:rPr>
          <w:rFonts w:cs="Times New Roman"/>
          <w:sz w:val="28"/>
          <w:spacing w:val="1"/>
          <w:szCs w:val="28"/>
        </w:rPr>
        <w:t vyd:_id="vyd:000000000004g3" xml:space="preserve"> </w:t>
      </w:r>
      <w:r>
        <w:rPr>
          <w:rFonts w:cs="Times New Roman"/>
          <w:sz w:val="28"/>
          <w:szCs w:val="28"/>
        </w:rPr>
        <w:t vyd:_id="vyd:000000000004g2">При этом одни философы связывали его с естественными потребностями</w:t>
      </w:r>
      <w:r>
        <w:rPr>
          <w:rFonts w:cs="Times New Roman"/>
          <w:sz w:val="28"/>
          <w:spacing w:val="1"/>
          <w:szCs w:val="28"/>
        </w:rPr>
        <w:t vyd:_id="vyd:000000000004g1" xml:space="preserve"> </w:t>
      </w:r>
      <w:r>
        <w:rPr>
          <w:rFonts w:cs="Times New Roman"/>
          <w:sz w:val="28"/>
          <w:szCs w:val="28"/>
        </w:rPr>
        <w:t vyd:_id="vyd:000000000004g0">удовольствия (гедонизм), с законами природы (стоики), другие придавали</w:t>
      </w:r>
      <w:r>
        <w:rPr>
          <w:rFonts w:cs="Times New Roman"/>
          <w:sz w:val="28"/>
          <w:spacing w:val="1"/>
          <w:szCs w:val="28"/>
        </w:rPr>
        <w:t vyd:_id="vyd:000000000004fz" xml:space="preserve"> </w:t>
      </w:r>
      <w:r>
        <w:rPr>
          <w:rFonts w:cs="Times New Roman"/>
          <w:sz w:val="28"/>
          <w:szCs w:val="28"/>
        </w:rPr>
        <w:t vyd:_id="vyd:000000000004fy">самой идее добра</w:t>
      </w:r>
      <w:r>
        <w:rPr>
          <w:rFonts w:cs="Times New Roman"/>
          <w:sz w:val="28"/>
          <w:spacing w:val="-2"/>
          <w:szCs w:val="28"/>
        </w:rPr>
        <w:t vyd:_id="vyd:000000000004fx" xml:space="preserve"> </w:t>
      </w:r>
      <w:r>
        <w:rPr>
          <w:rFonts w:cs="Times New Roman"/>
          <w:sz w:val="28"/>
          <w:szCs w:val="28"/>
        </w:rPr>
        <w:t vyd:_id="vyd:000000000004fw">высший</w:t>
      </w:r>
      <w:r>
        <w:rPr>
          <w:rFonts w:cs="Times New Roman"/>
          <w:sz w:val="28"/>
          <w:spacing w:val="1"/>
          <w:szCs w:val="28"/>
        </w:rPr>
        <w:t vyd:_id="vyd:000000000004fv" xml:space="preserve"> </w:t>
      </w:r>
      <w:r>
        <w:rPr>
          <w:rFonts w:cs="Times New Roman"/>
          <w:sz w:val="28"/>
          <w:szCs w:val="28"/>
        </w:rPr>
        <w:t vyd:_id="vyd:000000000004fu">статус</w:t>
      </w:r>
      <w:r>
        <w:rPr>
          <w:rFonts w:cs="Times New Roman"/>
          <w:sz w:val="28"/>
          <w:spacing w:val="-2"/>
          <w:szCs w:val="28"/>
        </w:rPr>
        <w:t vyd:_id="vyd:000000000004ft" xml:space="preserve"> </w:t>
      </w:r>
      <w:r>
        <w:rPr>
          <w:rFonts w:cs="Times New Roman"/>
          <w:sz w:val="28"/>
          <w:szCs w:val="28"/>
        </w:rPr>
        <w:t vyd:_id="vyd:000000000004fs">(Платон). «Совестью» же принято считать корень нравственного мира. Данный термин выражается в форме суждения человека как о своих поступках, так и о действиях других людей. Оценка поступков зиждется на индивидуальном</w:t>
      </w:r>
      <w:r>
        <w:rPr>
          <w:rFonts w:cs="Times New Roman"/>
          <w:sz w:val="28"/>
          <w:spacing w:val="1"/>
          <w:szCs w:val="28"/>
        </w:rPr>
        <w:t vyd:_id="vyd:000000000004fr" xml:space="preserve"> </w:t>
      </w:r>
      <w:r>
        <w:rPr>
          <w:rFonts w:cs="Times New Roman"/>
          <w:sz w:val="28"/>
          <w:szCs w:val="28"/>
        </w:rPr>
        <w:t vyd:_id="vyd:000000000004fq">понимании</w:t>
      </w:r>
      <w:r>
        <w:rPr>
          <w:rFonts w:cs="Times New Roman"/>
          <w:sz w:val="28"/>
          <w:spacing w:val="1"/>
          <w:szCs w:val="28"/>
        </w:rPr>
        <w:t vyd:_id="vyd:000000000004fp" xml:space="preserve"> </w:t>
      </w:r>
      <w:r>
        <w:rPr>
          <w:rFonts w:cs="Times New Roman"/>
          <w:sz w:val="28"/>
          <w:szCs w:val="28"/>
        </w:rPr>
        <w:t vyd:_id="vyd:000000000004fo">добра</w:t>
      </w:r>
      <w:r>
        <w:rPr>
          <w:rFonts w:cs="Times New Roman"/>
          <w:sz w:val="28"/>
          <w:spacing w:val="1"/>
          <w:szCs w:val="28"/>
        </w:rPr>
        <w:t vyd:_id="vyd:000000000004fn" xml:space="preserve"> </w:t>
      </w:r>
      <w:r>
        <w:rPr>
          <w:rFonts w:cs="Times New Roman"/>
          <w:sz w:val="28"/>
          <w:szCs w:val="28"/>
        </w:rPr>
        <w:t vyd:_id="vyd:000000000004fm">и</w:t>
      </w:r>
      <w:r>
        <w:rPr>
          <w:rFonts w:cs="Times New Roman"/>
          <w:sz w:val="28"/>
          <w:spacing w:val="1"/>
          <w:szCs w:val="28"/>
        </w:rPr>
        <w:t vyd:_id="vyd:000000000004fl" xml:space="preserve"> </w:t>
      </w:r>
      <w:r>
        <w:rPr>
          <w:rFonts w:cs="Times New Roman"/>
          <w:sz w:val="28"/>
          <w:szCs w:val="28"/>
        </w:rPr>
        <w:t vyd:_id="vyd:000000000004fk">зла</w:t>
      </w:r>
      <w:r>
        <w:rPr>
          <w:rFonts w:cs="Times New Roman"/>
          <w:sz w:val="28"/>
          <w:spacing w:val="1"/>
          <w:szCs w:val="28"/>
        </w:rPr>
        <w:t vyd:_id="vyd:000000000004fj" xml:space="preserve"> </w:t>
      </w:r>
      <w:r>
        <w:rPr>
          <w:rFonts w:cs="Times New Roman"/>
          <w:sz w:val="28"/>
          <w:szCs w:val="28"/>
        </w:rPr>
        <w:t vyd:_id="vyd:000000000004fi">или</w:t>
      </w:r>
      <w:r>
        <w:rPr>
          <w:rFonts w:cs="Times New Roman"/>
          <w:sz w:val="28"/>
          <w:spacing w:val="1"/>
          <w:szCs w:val="28"/>
        </w:rPr>
        <w:t vyd:_id="vyd:000000000004fh" xml:space="preserve"> </w:t>
      </w:r>
      <w:r>
        <w:rPr>
          <w:rFonts w:cs="Times New Roman"/>
          <w:sz w:val="28"/>
          <w:szCs w:val="28"/>
        </w:rPr>
        <w:t vyd:_id="vyd:000000000004fg">индивидуальными</w:t>
      </w:r>
      <w:r>
        <w:rPr>
          <w:rFonts w:cs="Times New Roman"/>
          <w:sz w:val="28"/>
          <w:spacing w:val="1"/>
          <w:szCs w:val="28"/>
        </w:rPr>
        <w:t vyd:_id="vyd:000000000004ff" xml:space="preserve"> </w:t>
      </w:r>
      <w:r>
        <w:rPr>
          <w:rFonts w:cs="Times New Roman"/>
          <w:sz w:val="28"/>
          <w:szCs w:val="28"/>
        </w:rPr>
        <w:t vyd:_id="vyd:000000000004fe">угрызениями</w:t>
      </w:r>
      <w:r>
        <w:rPr>
          <w:rFonts w:cs="Times New Roman"/>
          <w:sz w:val="28"/>
          <w:spacing w:val="1"/>
          <w:szCs w:val="28"/>
        </w:rPr>
        <w:t vyd:_id="vyd:000000000004fd" xml:space="preserve"> </w:t>
      </w:r>
      <w:r>
        <w:rPr>
          <w:rFonts w:cs="Times New Roman"/>
          <w:sz w:val="28"/>
          <w:szCs w:val="28"/>
        </w:rPr>
        <w:t vyd:_id="vyd:000000000004fc">совести,</w:t>
      </w:r>
      <w:r>
        <w:rPr>
          <w:rFonts w:cs="Times New Roman"/>
          <w:sz w:val="28"/>
          <w:spacing w:val="1"/>
          <w:szCs w:val="28"/>
        </w:rPr>
        <w:t vyd:_id="vyd:000000000004fb" xml:space="preserve"> </w:t>
      </w:r>
      <w:r>
        <w:rPr>
          <w:rFonts w:cs="Times New Roman"/>
          <w:sz w:val="28"/>
          <w:szCs w:val="28"/>
        </w:rPr>
        <w:t vyd:_id="vyd:000000000004fa">если</w:t>
      </w:r>
      <w:r>
        <w:rPr>
          <w:rFonts w:cs="Times New Roman"/>
          <w:sz w:val="28"/>
          <w:spacing w:val="1"/>
          <w:szCs w:val="28"/>
        </w:rPr>
        <w:t vyd:_id="vyd:000000000004f9" xml:space="preserve"> </w:t>
      </w:r>
      <w:r>
        <w:rPr>
          <w:rFonts w:cs="Times New Roman"/>
          <w:sz w:val="28"/>
          <w:szCs w:val="28"/>
        </w:rPr>
        <w:t vyd:_id="vyd:000000000004f8">оценка</w:t>
      </w:r>
      <w:r>
        <w:rPr>
          <w:rFonts w:cs="Times New Roman"/>
          <w:sz w:val="28"/>
          <w:spacing w:val="1"/>
          <w:szCs w:val="28"/>
        </w:rPr>
        <w:t vyd:_id="vyd:000000000004f7" xml:space="preserve"> </w:t>
      </w:r>
      <w:r>
        <w:rPr>
          <w:rFonts w:cs="Times New Roman"/>
          <w:sz w:val="28"/>
          <w:szCs w:val="28"/>
        </w:rPr>
        <w:t vyd:_id="vyd:000000000004f6">не</w:t>
      </w:r>
      <w:r>
        <w:rPr>
          <w:rFonts w:cs="Times New Roman"/>
          <w:sz w:val="28"/>
          <w:spacing w:val="1"/>
          <w:szCs w:val="28"/>
        </w:rPr>
        <w:t vyd:_id="vyd:000000000004f5" xml:space="preserve"> </w:t>
      </w:r>
      <w:r>
        <w:rPr>
          <w:rFonts w:cs="Times New Roman"/>
          <w:sz w:val="28"/>
          <w:szCs w:val="28"/>
        </w:rPr>
        <w:t vyd:_id="vyd:000000000004f4">совпадает</w:t>
      </w:r>
      <w:r>
        <w:rPr>
          <w:rFonts w:cs="Times New Roman"/>
          <w:sz w:val="28"/>
          <w:spacing w:val="1"/>
          <w:szCs w:val="28"/>
        </w:rPr>
        <w:t vyd:_id="vyd:000000000004f3" xml:space="preserve"> </w:t>
      </w:r>
      <w:r>
        <w:rPr>
          <w:rFonts w:cs="Times New Roman"/>
          <w:sz w:val="28"/>
          <w:szCs w:val="28"/>
        </w:rPr>
        <w:t vyd:_id="vyd:000000000004f2">с</w:t>
      </w:r>
      <w:r>
        <w:rPr>
          <w:rFonts w:cs="Times New Roman"/>
          <w:sz w:val="28"/>
          <w:spacing w:val="1"/>
          <w:szCs w:val="28"/>
        </w:rPr>
        <w:t vyd:_id="vyd:000000000004f1" xml:space="preserve"> </w:t>
      </w:r>
      <w:r>
        <w:rPr>
          <w:rFonts w:cs="Times New Roman"/>
          <w:sz w:val="28"/>
          <w:szCs w:val="28"/>
        </w:rPr>
        <w:t vyd:_id="vyd:000000000004f0">представлениями</w:t>
      </w:r>
      <w:r>
        <w:rPr>
          <w:rFonts w:cs="Times New Roman"/>
          <w:sz w:val="28"/>
          <w:spacing w:val="1"/>
          <w:szCs w:val="28"/>
        </w:rPr>
        <w:t vyd:_id="vyd:000000000004ez" xml:space="preserve"> </w:t>
      </w:r>
      <w:r>
        <w:rPr>
          <w:rFonts w:cs="Times New Roman"/>
          <w:sz w:val="28"/>
          <w:szCs w:val="28"/>
        </w:rPr>
        <w:t vyd:_id="vyd:000000000004ey">оценивающего.</w:t>
      </w:r>
      <w:r>
        <w:rPr>
          <w:rFonts w:cs="Times New Roman"/>
          <w:sz w:val="28"/>
          <w:spacing w:val="1"/>
          <w:szCs w:val="28"/>
        </w:rPr>
        <w:t vyd:_id="vyd:000000000004ex" xml:space="preserve"> </w:t>
      </w:r>
      <w:r>
        <w:rPr>
          <w:rFonts w:cs="Times New Roman"/>
          <w:sz w:val="28"/>
          <w:szCs w:val="28"/>
        </w:rPr>
        <w:t vyd:_id="vyd:000000000004ew">По</w:t>
      </w:r>
      <w:r>
        <w:rPr>
          <w:rFonts w:cs="Times New Roman"/>
          <w:sz w:val="28"/>
          <w:spacing w:val="1"/>
          <w:szCs w:val="28"/>
        </w:rPr>
        <w:t vyd:_id="vyd:000000000004ev" xml:space="preserve"> </w:t>
      </w:r>
      <w:r>
        <w:rPr>
          <w:rFonts w:cs="Times New Roman"/>
          <w:sz w:val="28"/>
          <w:szCs w:val="28"/>
        </w:rPr>
        <w:t vyd:_id="vyd:000000000004eu">мнению</w:t>
      </w:r>
      <w:r>
        <w:rPr>
          <w:rFonts w:cs="Times New Roman"/>
          <w:sz w:val="28"/>
          <w:spacing w:val="1"/>
          <w:szCs w:val="28"/>
        </w:rPr>
        <w:t vyd:_id="vyd:000000000004et" xml:space="preserve"> </w:t>
      </w:r>
      <w:r>
        <w:rPr>
          <w:rFonts w:cs="Times New Roman"/>
          <w:sz w:val="28"/>
          <w:szCs w:val="28"/>
        </w:rPr>
        <w:t vyd:_id="vyd:000000000004es">Ч.</w:t>
      </w:r>
      <w:r>
        <w:rPr>
          <w:rFonts w:cs="Times New Roman"/>
          <w:sz w:val="28"/>
          <w:spacing w:val="1"/>
          <w:szCs w:val="28"/>
        </w:rPr>
        <w:t vyd:_id="vyd:000000000004er" xml:space="preserve"> </w:t>
      </w:r>
      <w:r>
        <w:rPr>
          <w:rFonts w:cs="Times New Roman"/>
          <w:sz w:val="28"/>
          <w:szCs w:val="28"/>
        </w:rPr>
        <w:t vyd:_id="vyd:000000000004eq">Дарвина,</w:t>
      </w:r>
      <w:r>
        <w:rPr>
          <w:rFonts w:cs="Times New Roman"/>
          <w:sz w:val="28"/>
          <w:spacing w:val="1"/>
          <w:szCs w:val="28"/>
        </w:rPr>
        <w:t vyd:_id="vyd:000000000004ep" xml:space="preserve"> </w:t>
      </w:r>
      <w:r>
        <w:rPr>
          <w:rFonts w:cs="Times New Roman"/>
          <w:sz w:val="28"/>
          <w:szCs w:val="28"/>
        </w:rPr>
        <w:t vyd:_id="vyd:000000000004eo">совесть</w:t>
      </w:r>
      <w:r>
        <w:rPr>
          <w:rFonts w:cs="Times New Roman"/>
          <w:sz w:val="28"/>
          <w:spacing w:val="1"/>
          <w:szCs w:val="28"/>
        </w:rPr>
        <w:t vyd:_id="vyd:000000000004en" xml:space="preserve"> </w:t>
      </w:r>
      <w:r>
        <w:rPr>
          <w:rFonts w:cs="Times New Roman"/>
          <w:sz w:val="28"/>
          <w:szCs w:val="28"/>
        </w:rPr>
        <w:t vyd:_id="vyd:000000000004em">является</w:t>
      </w:r>
      <w:r>
        <w:rPr>
          <w:rFonts w:cs="Times New Roman"/>
          <w:sz w:val="28"/>
          <w:spacing w:val="1"/>
          <w:szCs w:val="28"/>
        </w:rPr>
        <w:t vyd:_id="vyd:000000000004el" xml:space="preserve"> </w:t>
      </w:r>
      <w:r>
        <w:rPr>
          <w:rFonts w:cs="Times New Roman"/>
          <w:sz w:val="28"/>
          <w:szCs w:val="28"/>
        </w:rPr>
        <w:t vyd:_id="vyd:000000000004ek">основой</w:t>
      </w:r>
      <w:r>
        <w:rPr>
          <w:rFonts w:cs="Times New Roman"/>
          <w:sz w:val="28"/>
          <w:spacing w:val="1"/>
          <w:szCs w:val="28"/>
        </w:rPr>
        <w:t vyd:_id="vyd:000000000004ej" xml:space="preserve"> </w:t>
      </w:r>
      <w:r>
        <w:rPr>
          <w:rFonts w:cs="Times New Roman"/>
          <w:sz w:val="28"/>
          <w:szCs w:val="28"/>
        </w:rPr>
        <w:t vyd:_id="vyd:000000000004ei">нравственности, а также в некоторой степени связана со свободой воли.</w:t>
      </w:r>
      <w:r>
        <w:rPr>
          <w:rFonts w:cs="Times New Roman"/>
          <w:sz w:val="28"/>
          <w:spacing w:val="1"/>
          <w:szCs w:val="28"/>
        </w:rPr>
        <w:t vyd:_id="vyd:000000000004eh" xml:space="preserve"> </w:t>
      </w:r>
      <w:r>
        <w:rPr>
          <w:rFonts w:cs="Times New Roman"/>
          <w:sz w:val="28"/>
          <w:szCs w:val="28"/>
        </w:rPr>
        <w:t vyd:_id="vyd:000000000004eg">Все происходящее вокруг человека подвержено фильтрации через совесть.</w:t>
      </w:r>
      <w:r>
        <w:rPr>
          <w:rFonts w:cs="Times New Roman"/>
          <w:sz w:val="28"/>
          <w:spacing w:val="-67"/>
          <w:szCs w:val="28"/>
        </w:rPr>
        <w:t vyd:_id="vyd:000000000004ef" xml:space="preserve"> </w:t>
      </w:r>
      <w:r>
        <w:rPr>
          <w:rFonts w:cs="Times New Roman"/>
          <w:sz w:val="28"/>
          <w:szCs w:val="28"/>
        </w:rPr>
        <w:t vyd:_id="vyd:000000000004ee">Схоластическая</w:t>
      </w:r>
      <w:r>
        <w:rPr>
          <w:rFonts w:cs="Times New Roman"/>
          <w:sz w:val="28"/>
          <w:spacing w:val="1"/>
          <w:szCs w:val="28"/>
        </w:rPr>
        <w:t vyd:_id="vyd:000000000004ed" xml:space="preserve"> </w:t>
      </w:r>
      <w:r>
        <w:rPr>
          <w:rFonts w:cs="Times New Roman"/>
          <w:sz w:val="28"/>
          <w:szCs w:val="28"/>
        </w:rPr>
        <w:t vyd:_id="vyd:000000000004ec">мораль</w:t>
      </w:r>
      <w:r>
        <w:rPr>
          <w:rFonts w:cs="Times New Roman"/>
          <w:sz w:val="28"/>
          <w:spacing w:val="1"/>
          <w:szCs w:val="28"/>
        </w:rPr>
        <w:t vyd:_id="vyd:000000000004eb" xml:space="preserve"> </w:t>
      </w:r>
      <w:r>
        <w:rPr>
          <w:rFonts w:cs="Times New Roman"/>
          <w:sz w:val="28"/>
          <w:szCs w:val="28"/>
        </w:rPr>
        <w:t vyd:_id="vyd:000000000004ea">отождествляет</w:t>
      </w:r>
      <w:r>
        <w:rPr>
          <w:rFonts w:cs="Times New Roman"/>
          <w:sz w:val="28"/>
          <w:spacing w:val="1"/>
          <w:szCs w:val="28"/>
        </w:rPr>
        <w:t vyd:_id="vyd:000000000004e9" xml:space="preserve"> </w:t>
      </w:r>
      <w:r>
        <w:rPr>
          <w:rFonts w:cs="Times New Roman"/>
          <w:sz w:val="28"/>
          <w:szCs w:val="28"/>
        </w:rPr>
        <w:t vyd:_id="vyd:000000000004e8">совесть</w:t>
      </w:r>
      <w:r>
        <w:rPr>
          <w:rFonts w:cs="Times New Roman"/>
          <w:sz w:val="28"/>
          <w:spacing w:val="1"/>
          <w:szCs w:val="28"/>
        </w:rPr>
        <w:t vyd:_id="vyd:000000000004e7" xml:space="preserve"> </w:t>
      </w:r>
      <w:r>
        <w:rPr>
          <w:rFonts w:cs="Times New Roman"/>
          <w:sz w:val="28"/>
          <w:szCs w:val="28"/>
        </w:rPr>
        <w:t vyd:_id="vyd:000000000004e6">с</w:t>
      </w:r>
      <w:r>
        <w:rPr>
          <w:rFonts w:cs="Times New Roman"/>
          <w:sz w:val="28"/>
          <w:spacing w:val="1"/>
          <w:szCs w:val="28"/>
        </w:rPr>
        <w:t vyd:_id="vyd:000000000004e5" xml:space="preserve"> </w:t>
      </w:r>
      <w:r>
        <w:rPr>
          <w:rFonts w:cs="Times New Roman"/>
          <w:sz w:val="28"/>
          <w:szCs w:val="28"/>
        </w:rPr>
        <w:t vyd:_id="vyd:000000000004e4">силлогизмом,</w:t>
      </w:r>
      <w:r>
        <w:rPr>
          <w:rFonts w:cs="Times New Roman"/>
          <w:sz w:val="28"/>
          <w:spacing w:val="1"/>
          <w:szCs w:val="28"/>
        </w:rPr>
        <w:t vyd:_id="vyd:000000000004e3" xml:space="preserve"> </w:t>
      </w:r>
      <w:r>
        <w:rPr>
          <w:rFonts w:cs="Times New Roman"/>
          <w:sz w:val="28"/>
          <w:szCs w:val="28"/>
        </w:rPr>
        <w:t vyd:_id="vyd:000000000004e2">с</w:t>
      </w:r>
      <w:r>
        <w:rPr>
          <w:rFonts w:cs="Times New Roman"/>
          <w:sz w:val="28"/>
          <w:spacing w:val="1"/>
          <w:szCs w:val="28"/>
        </w:rPr>
        <w:t vyd:_id="vyd:000000000004e1" xml:space="preserve"> </w:t>
      </w:r>
      <w:r>
        <w:rPr>
          <w:rFonts w:cs="Times New Roman"/>
          <w:sz w:val="28"/>
          <w:szCs w:val="28"/>
        </w:rPr>
        <w:t vyd:_id="vyd:000000000004e0">одной</w:t>
      </w:r>
      <w:r>
        <w:rPr>
          <w:rFonts w:cs="Times New Roman"/>
          <w:sz w:val="28"/>
          <w:spacing w:val="-67"/>
          <w:szCs w:val="28"/>
        </w:rPr>
        <w:t vyd:_id="vyd:000000000004dz" xml:space="preserve"> </w:t>
      </w:r>
      <w:r>
        <w:rPr>
          <w:rFonts w:cs="Times New Roman"/>
          <w:sz w:val="28"/>
          <w:szCs w:val="28"/>
        </w:rPr>
        <w:t vyd:_id="vyd:000000000004dy">лишь той разницей, что в каждом отдельном случае умалчивает о большой</w:t>
      </w:r>
      <w:r>
        <w:rPr>
          <w:rFonts w:cs="Times New Roman"/>
          <w:sz w:val="28"/>
          <w:spacing w:val="-67"/>
          <w:szCs w:val="28"/>
        </w:rPr>
        <w:t vyd:_id="vyd:000000000004dx" xml:space="preserve"> </w:t>
      </w:r>
      <w:r>
        <w:rPr>
          <w:rFonts w:cs="Times New Roman"/>
          <w:sz w:val="28"/>
          <w:szCs w:val="28"/>
        </w:rPr>
        <w:t vyd:_id="vyd:000000000004dw">посылке и свое суждение (или осуждение) непосредственно связывает с</w:t>
      </w:r>
      <w:r>
        <w:rPr>
          <w:rFonts w:cs="Times New Roman"/>
          <w:sz w:val="28"/>
          <w:spacing w:val="1"/>
          <w:szCs w:val="28"/>
        </w:rPr>
        <w:t vyd:_id="vyd:000000000004dv" xml:space="preserve"> </w:t>
      </w:r>
      <w:r>
        <w:rPr>
          <w:rFonts w:cs="Times New Roman"/>
          <w:sz w:val="28"/>
          <w:szCs w:val="28"/>
        </w:rPr>
        <w:t vyd:_id="vyd:000000000004du">меньшей</w:t>
      </w:r>
      <w:r>
        <w:rPr>
          <w:rFonts w:cs="Times New Roman"/>
          <w:sz w:val="28"/>
          <w:spacing w:val="-2"/>
          <w:szCs w:val="28"/>
        </w:rPr>
        <w:t vyd:_id="vyd:000000000004dt" xml:space="preserve"> </w:t>
      </w:r>
      <w:r>
        <w:rPr>
          <w:rFonts w:cs="Times New Roman"/>
          <w:sz w:val="28"/>
          <w:szCs w:val="28"/>
        </w:rPr>
        <w:t vyd:_id="vyd:000000000004ds">посылкой,</w:t>
      </w:r>
      <w:r>
        <w:rPr>
          <w:rFonts w:cs="Times New Roman"/>
          <w:sz w:val="28"/>
          <w:spacing w:val="-4"/>
          <w:szCs w:val="28"/>
        </w:rPr>
        <w:t vyd:_id="vyd:000000000004dr" xml:space="preserve"> </w:t>
      </w:r>
      <w:r>
        <w:rPr>
          <w:rFonts w:cs="Times New Roman"/>
          <w:sz w:val="28"/>
          <w:szCs w:val="28"/>
        </w:rPr>
        <w:t vyd:_id="vyd:000000000004dq">т.е.</w:t>
      </w:r>
      <w:r>
        <w:rPr>
          <w:rFonts w:cs="Times New Roman"/>
          <w:sz w:val="28"/>
          <w:spacing w:val="-2"/>
          <w:szCs w:val="28"/>
        </w:rPr>
        <w:t vyd:_id="vyd:000000000004dp" xml:space="preserve"> </w:t>
      </w:r>
      <w:r>
        <w:rPr>
          <w:rFonts w:cs="Times New Roman"/>
          <w:sz w:val="28"/>
          <w:szCs w:val="28"/>
        </w:rPr>
        <w:t vyd:_id="vyd:000000000004do">с</w:t>
      </w:r>
      <w:r>
        <w:rPr>
          <w:rFonts w:cs="Times New Roman"/>
          <w:sz w:val="28"/>
          <w:spacing w:val="-3"/>
          <w:szCs w:val="28"/>
        </w:rPr>
        <w:t vyd:_id="vyd:000000000004dn" xml:space="preserve"> </w:t>
      </w:r>
      <w:r>
        <w:rPr>
          <w:rFonts w:cs="Times New Roman"/>
          <w:sz w:val="28"/>
          <w:szCs w:val="28"/>
        </w:rPr>
        <w:t vyd:_id="vyd:000000000004dm">конкретным</w:t>
      </w:r>
      <w:r>
        <w:rPr>
          <w:rFonts w:cs="Times New Roman"/>
          <w:sz w:val="28"/>
          <w:spacing w:val="-3"/>
          <w:szCs w:val="28"/>
        </w:rPr>
        <w:t vyd:_id="vyd:000000000004dl" xml:space="preserve"> </w:t>
      </w:r>
      <w:r>
        <w:rPr>
          <w:rFonts w:cs="Times New Roman"/>
          <w:sz w:val="28"/>
          <w:szCs w:val="28"/>
        </w:rPr>
        <w:t vyd:_id="vyd:000000000004dk">случаем</w:t>
      </w:r>
      <w:r>
        <w:rPr>
          <w:rFonts w:cs="Times New Roman"/>
          <w:sz w:val="28"/>
          <w:spacing w:val="-3"/>
          <w:szCs w:val="28"/>
        </w:rPr>
        <w:t vyd:_id="vyd:000000000004dj" xml:space="preserve"> </w:t>
      </w:r>
      <w:r>
        <w:rPr>
          <w:rFonts w:cs="Times New Roman"/>
          <w:sz w:val="28"/>
          <w:szCs w:val="28"/>
        </w:rPr>
        <w:t vyd:_id="vyd:000000000004di">или</w:t>
      </w:r>
      <w:r>
        <w:rPr>
          <w:rFonts w:cs="Times New Roman"/>
          <w:sz w:val="28"/>
          <w:spacing w:val="-4"/>
          <w:szCs w:val="28"/>
        </w:rPr>
        <w:t vyd:_id="vyd:000000000004dh" xml:space="preserve"> </w:t>
      </w:r>
      <w:r>
        <w:rPr>
          <w:rFonts w:cs="Times New Roman"/>
          <w:sz w:val="28"/>
          <w:szCs w:val="28"/>
        </w:rPr>
        <w:t vyd:_id="vyd:000000000004dg">поступком</w:t>
      </w:r>
      <w:r>
        <w:fldChar w:fldCharType="begin" vyd:_id="vyd:000000000004de"/>
      </w:r>
      <w:r>
        <w:instrText>HYPERLINK \l "_bookmark0"</w:instrText>
      </w:r>
      <w:r>
        <w:fldChar w:fldCharType="separate"/>
      </w:r>
      <w:r>
        <w:rPr>
          <w:rFonts w:cs="Times New Roman"/>
          <w:sz w:val="28"/>
          <w:vertAlign w:val="superscript"/>
          <w:szCs w:val="28"/>
        </w:rPr>
        <w:t vyd:_id="vyd:000000000004df">1</w:t>
      </w:r>
      <w:r>
        <w:fldChar w:fldCharType="end" vyd:_id="vyd:000000000004de-end"/>
      </w:r>
      <w:r>
        <w:rPr>
          <w:rFonts w:cs="Times New Roman"/>
          <w:sz w:val="28"/>
          <w:szCs w:val="28"/>
        </w:rPr>
        <w:t vyd:_id="vyd:000000000004dd">. Объединяя</w:t>
      </w:r>
      <w:r>
        <w:rPr>
          <w:rFonts w:cs="Times New Roman"/>
          <w:sz w:val="28"/>
          <w:spacing w:val="1"/>
          <w:szCs w:val="28"/>
        </w:rPr>
        <w:t vyd:_id="vyd:000000000004dc" xml:space="preserve"> </w:t>
      </w:r>
      <w:r>
        <w:rPr>
          <w:rFonts w:cs="Times New Roman"/>
          <w:sz w:val="28"/>
          <w:szCs w:val="28"/>
        </w:rPr>
        <w:t vyd:_id="vyd:000000000004db">эти</w:t>
      </w:r>
      <w:r>
        <w:rPr>
          <w:rFonts w:cs="Times New Roman"/>
          <w:sz w:val="28"/>
          <w:spacing w:val="1"/>
          <w:szCs w:val="28"/>
        </w:rPr>
        <w:t vyd:_id="vyd:000000000004da" xml:space="preserve"> </w:t>
      </w:r>
      <w:r>
        <w:rPr>
          <w:rFonts w:cs="Times New Roman"/>
          <w:sz w:val="28"/>
          <w:szCs w:val="28"/>
        </w:rPr>
        <w:t vyd:_id="vyd:000000000004d9">два</w:t>
      </w:r>
      <w:r>
        <w:rPr>
          <w:rFonts w:cs="Times New Roman"/>
          <w:sz w:val="28"/>
          <w:spacing w:val="1"/>
          <w:szCs w:val="28"/>
        </w:rPr>
        <w:t vyd:_id="vyd:000000000004d8" xml:space="preserve"> </w:t>
      </w:r>
      <w:r>
        <w:rPr>
          <w:rFonts w:cs="Times New Roman"/>
          <w:sz w:val="28"/>
          <w:szCs w:val="28"/>
        </w:rPr>
        <w:t vyd:_id="vyd:000000000004d7">понятия</w:t>
      </w:r>
      <w:r>
        <w:rPr>
          <w:rFonts w:cs="Times New Roman"/>
          <w:sz w:val="28"/>
          <w:spacing w:val="1"/>
          <w:szCs w:val="28"/>
        </w:rPr>
        <w:t vyd:_id="vyd:000000000004d6" xml:space="preserve"> </w:t>
      </w:r>
      <w:r>
        <w:rPr>
          <w:rFonts w:cs="Times New Roman"/>
          <w:sz w:val="28"/>
          <w:szCs w:val="28"/>
        </w:rPr>
        <w:t vyd:_id="vyd:000000000004d5">в</w:t>
      </w:r>
      <w:r>
        <w:rPr>
          <w:rFonts w:cs="Times New Roman"/>
          <w:sz w:val="28"/>
          <w:spacing w:val="1"/>
          <w:szCs w:val="28"/>
        </w:rPr>
        <w:t vyd:_id="vyd:000000000004d4" xml:space="preserve"> </w:t>
      </w:r>
      <w:r>
        <w:rPr>
          <w:rFonts w:cs="Times New Roman"/>
          <w:sz w:val="28"/>
          <w:szCs w:val="28"/>
        </w:rPr>
        <w:t vyd:_id="vyd:000000000004d3">«добрую</w:t>
      </w:r>
      <w:r>
        <w:rPr>
          <w:rFonts w:cs="Times New Roman"/>
          <w:sz w:val="28"/>
          <w:spacing w:val="1"/>
          <w:szCs w:val="28"/>
        </w:rPr>
        <w:t vyd:_id="vyd:000000000004d2" xml:space="preserve"> </w:t>
      </w:r>
      <w:r>
        <w:rPr>
          <w:rFonts w:cs="Times New Roman"/>
          <w:sz w:val="28"/>
          <w:szCs w:val="28"/>
        </w:rPr>
        <w:t vyd:_id="vyd:000000000004d1">совесть»,</w:t>
      </w:r>
      <w:r>
        <w:rPr>
          <w:rFonts w:cs="Times New Roman"/>
          <w:sz w:val="28"/>
          <w:spacing w:val="1"/>
          <w:szCs w:val="28"/>
        </w:rPr>
        <w:t vyd:_id="vyd:000000000004d0" xml:space="preserve"> </w:t>
      </w:r>
      <w:r>
        <w:rPr>
          <w:rFonts w:cs="Times New Roman"/>
          <w:sz w:val="28"/>
          <w:szCs w:val="28"/>
        </w:rPr>
        <w:t vyd:_id="vyd:000000000004cz">можно</w:t>
      </w:r>
      <w:r>
        <w:rPr>
          <w:rFonts w:cs="Times New Roman"/>
          <w:sz w:val="28"/>
          <w:spacing w:val="1"/>
          <w:szCs w:val="28"/>
        </w:rPr>
        <w:t vyd:_id="vyd:000000000004cy" xml:space="preserve"> </w:t>
      </w:r>
      <w:r>
        <w:rPr>
          <w:rFonts w:cs="Times New Roman"/>
          <w:sz w:val="28"/>
          <w:szCs w:val="28"/>
        </w:rPr>
        <w:t vyd:_id="vyd:000000000004cx">сделать</w:t>
      </w:r>
      <w:r>
        <w:rPr>
          <w:rFonts w:cs="Times New Roman"/>
          <w:sz w:val="28"/>
          <w:spacing w:val="1"/>
          <w:szCs w:val="28"/>
        </w:rPr>
        <w:t vyd:_id="vyd:000000000004cw" xml:space="preserve"> </w:t>
      </w:r>
      <w:r>
        <w:rPr>
          <w:rFonts w:cs="Times New Roman"/>
          <w:sz w:val="28"/>
          <w:szCs w:val="28"/>
        </w:rPr>
        <w:t vyd:_id="vyd:000000000004cv">логическую</w:t>
      </w:r>
      <w:r>
        <w:rPr>
          <w:rFonts w:cs="Times New Roman"/>
          <w:sz w:val="28"/>
          <w:spacing w:val="-3"/>
          <w:szCs w:val="28"/>
        </w:rPr>
        <w:t vyd:_id="vyd:000000000004cu" xml:space="preserve"> </w:t>
      </w:r>
      <w:r>
        <w:rPr>
          <w:rFonts w:cs="Times New Roman"/>
          <w:sz w:val="28"/>
          <w:szCs w:val="28"/>
        </w:rPr>
        <w:t vyd:_id="vyd:000000000004ct">ошибку,</w:t>
      </w:r>
      <w:r>
        <w:rPr>
          <w:rFonts w:cs="Times New Roman"/>
          <w:sz w:val="28"/>
          <w:spacing w:val="-2"/>
          <w:szCs w:val="28"/>
        </w:rPr>
        <w:t vyd:_id="vyd:000000000004cs" xml:space="preserve"> </w:t>
      </w:r>
      <w:r>
        <w:rPr>
          <w:rFonts w:cs="Times New Roman"/>
          <w:sz w:val="28"/>
          <w:szCs w:val="28"/>
        </w:rPr>
        <w:t vyd:_id="vyd:000000000004cr">представив</w:t>
      </w:r>
      <w:r>
        <w:rPr>
          <w:rFonts w:cs="Times New Roman"/>
          <w:sz w:val="28"/>
          <w:spacing w:val="-2"/>
          <w:szCs w:val="28"/>
        </w:rPr>
        <w:t vyd:_id="vyd:000000000004cq" xml:space="preserve"> </w:t>
      </w:r>
      <w:r>
        <w:rPr>
          <w:rFonts w:cs="Times New Roman"/>
          <w:sz w:val="28"/>
          <w:szCs w:val="28"/>
        </w:rPr>
        <w:t vyd:_id="vyd:000000000004cp" xml:space="preserve">их как «добросовестность». </w:t>
      </w:r>
    </w:p>
    <w:p w14:paraId="1AF622E6" w14:textId="77777777" w:rsidR="00776897" w:rsidRPr="00321B78" w:rsidRDefault="00776897" w:rsidP="00776897" vyd:_id="vyd:0000000000049i">
      <w:pPr>
        <w:spacing w:line="360" w:lineRule="auto"/>
        <w:ind w:firstLine="709"/>
        <w:rPr>
          <w:rFonts w:cs="Times New Roman"/>
          <w:sz w:val="28"/>
          <w:b w:val="1"/>
          <w:szCs w:val="28"/>
        </w:rPr>
      </w:pPr>
      <w:r>
        <w:rPr>
          <w:rFonts w:cs="Times New Roman"/>
          <w:sz w:val="28"/>
          <w:szCs w:val="28"/>
        </w:rPr>
        <w:t vyd:_id="vyd:000000000004cn">В связи с этим, следует указать на различия терминов «добрая совесть»</w:t>
      </w:r>
      <w:r>
        <w:rPr>
          <w:rFonts w:cs="Times New Roman"/>
          <w:sz w:val="28"/>
          <w:spacing w:val="35"/>
          <w:szCs w:val="28"/>
        </w:rPr>
        <w:t vyd:_id="vyd:000000000004cm" xml:space="preserve"> </w:t>
      </w:r>
      <w:r>
        <w:rPr>
          <w:rFonts w:cs="Times New Roman"/>
          <w:sz w:val="28"/>
          <w:szCs w:val="28"/>
        </w:rPr>
        <w:t vyd:_id="vyd:000000000004cl">и «добросовестность».</w:t>
      </w:r>
      <w:r>
        <w:rPr>
          <w:rFonts w:cs="Times New Roman"/>
          <w:sz w:val="28"/>
          <w:spacing w:val="1"/>
          <w:szCs w:val="28"/>
        </w:rPr>
        <w:t vyd:_id="vyd:000000000004ck" xml:space="preserve"> </w:t>
      </w:r>
      <w:r>
        <w:rPr>
          <w:rFonts w:cs="Times New Roman"/>
          <w:sz w:val="28"/>
          <w:szCs w:val="28"/>
        </w:rPr>
        <w:t vyd:_id="vyd:000000000004cj">Добрая</w:t>
      </w:r>
      <w:r>
        <w:rPr>
          <w:rFonts w:cs="Times New Roman"/>
          <w:sz w:val="28"/>
          <w:spacing w:val="1"/>
          <w:szCs w:val="28"/>
        </w:rPr>
        <w:t vyd:_id="vyd:000000000004ci" xml:space="preserve"> </w:t>
      </w:r>
      <w:r>
        <w:rPr>
          <w:rFonts w:cs="Times New Roman"/>
          <w:sz w:val="28"/>
          <w:szCs w:val="28"/>
        </w:rPr>
        <w:t vyd:_id="vyd:000000000004ch">совесть</w:t>
      </w:r>
      <w:r>
        <w:rPr>
          <w:rFonts w:cs="Times New Roman"/>
          <w:sz w:val="28"/>
          <w:spacing w:val="1"/>
          <w:szCs w:val="28"/>
        </w:rPr>
        <w:t vyd:_id="vyd:000000000004cg" xml:space="preserve"> </w:t>
      </w:r>
      <w:r>
        <w:rPr>
          <w:rFonts w:cs="Times New Roman"/>
          <w:sz w:val="28"/>
          <w:szCs w:val="28"/>
        </w:rPr>
        <w:t vyd:_id="vyd:000000000004cf">(bona</w:t>
      </w:r>
      <w:r>
        <w:rPr>
          <w:rFonts w:cs="Times New Roman"/>
          <w:sz w:val="28"/>
          <w:spacing w:val="1"/>
          <w:szCs w:val="28"/>
        </w:rPr>
        <w:t vyd:_id="vyd:000000000004ce" xml:space="preserve"> </w:t>
      </w:r>
      <w:r>
        <w:rPr>
          <w:rFonts w:cs="Times New Roman"/>
          <w:sz w:val="28"/>
          <w:szCs w:val="28"/>
        </w:rPr>
        <w:t vyd:_id="vyd:000000000004cd">fides)</w:t>
      </w:r>
      <w:r>
        <w:rPr>
          <w:rFonts w:cs="Times New Roman"/>
          <w:sz w:val="28"/>
          <w:spacing w:val="1"/>
          <w:szCs w:val="28"/>
        </w:rPr>
        <w:t vyd:_id="vyd:000000000004cc" xml:space="preserve"> </w:t>
      </w:r>
      <w:r>
        <w:rPr>
          <w:rFonts w:cs="Times New Roman"/>
          <w:sz w:val="28"/>
          <w:szCs w:val="28"/>
        </w:rPr>
        <w:t vyd:_id="vyd:000000000004cb">подразумевает</w:t>
      </w:r>
      <w:r>
        <w:rPr>
          <w:rFonts w:cs="Times New Roman"/>
          <w:sz w:val="28"/>
          <w:spacing w:val="1"/>
          <w:szCs w:val="28"/>
        </w:rPr>
        <w:t vyd:_id="vyd:000000000004ca" xml:space="preserve"> </w:t>
      </w:r>
      <w:r>
        <w:rPr>
          <w:rFonts w:cs="Times New Roman"/>
          <w:sz w:val="28"/>
          <w:szCs w:val="28"/>
        </w:rPr>
        <w:t vyd:_id="vyd:000000000004c9">образ</w:t>
      </w:r>
      <w:r>
        <w:rPr>
          <w:rFonts w:cs="Times New Roman"/>
          <w:sz w:val="28"/>
          <w:spacing w:val="1"/>
          <w:szCs w:val="28"/>
        </w:rPr>
        <w:t vyd:_id="vyd:000000000004c8" xml:space="preserve"> </w:t>
      </w:r>
      <w:r>
        <w:rPr>
          <w:rFonts w:cs="Times New Roman"/>
          <w:sz w:val="28"/>
          <w:szCs w:val="28"/>
        </w:rPr>
        <w:t vyd:_id="vyd:000000000004c7">действий</w:t>
      </w:r>
      <w:r>
        <w:rPr>
          <w:rFonts w:cs="Times New Roman"/>
          <w:sz w:val="28"/>
          <w:spacing w:val="1"/>
          <w:szCs w:val="28"/>
        </w:rPr>
        <w:t vyd:_id="vyd:000000000004c6" xml:space="preserve"> </w:t>
      </w:r>
      <w:r>
        <w:rPr>
          <w:rFonts w:cs="Times New Roman"/>
          <w:sz w:val="28"/>
          <w:szCs w:val="28"/>
        </w:rPr>
        <w:t vyd:_id="vyd:000000000004c5">сторон</w:t>
      </w:r>
      <w:r>
        <w:rPr>
          <w:rFonts w:cs="Times New Roman"/>
          <w:sz w:val="28"/>
          <w:spacing w:val="1"/>
          <w:szCs w:val="28"/>
        </w:rPr>
        <w:t vyd:_id="vyd:000000000004c4" xml:space="preserve"> </w:t>
      </w:r>
      <w:r>
        <w:rPr>
          <w:rFonts w:cs="Times New Roman"/>
          <w:sz w:val="28"/>
          <w:szCs w:val="28"/>
        </w:rPr>
        <w:t vyd:_id="vyd:000000000004c3">при</w:t>
      </w:r>
      <w:r>
        <w:rPr>
          <w:rFonts w:cs="Times New Roman"/>
          <w:sz w:val="28"/>
          <w:spacing w:val="1"/>
          <w:szCs w:val="28"/>
        </w:rPr>
        <w:t vyd:_id="vyd:000000000004c2" xml:space="preserve"> </w:t>
      </w:r>
      <w:r>
        <w:rPr>
          <w:rFonts w:cs="Times New Roman"/>
          <w:sz w:val="28"/>
          <w:szCs w:val="28"/>
        </w:rPr>
        <w:t vyd:_id="vyd:000000000004c1">заключении</w:t>
      </w:r>
      <w:r>
        <w:rPr>
          <w:rFonts w:cs="Times New Roman"/>
          <w:sz w:val="28"/>
          <w:spacing w:val="1"/>
          <w:szCs w:val="28"/>
        </w:rPr>
        <w:t vyd:_id="vyd:000000000004c0" xml:space="preserve"> </w:t>
      </w:r>
      <w:r>
        <w:rPr>
          <w:rFonts w:cs="Times New Roman"/>
          <w:sz w:val="28"/>
          <w:szCs w:val="28"/>
        </w:rPr>
        <w:t vyd:_id="vyd:000000000004bz">сделки,</w:t>
      </w:r>
      <w:r>
        <w:rPr>
          <w:rFonts w:cs="Times New Roman"/>
          <w:sz w:val="28"/>
          <w:spacing w:val="1"/>
          <w:szCs w:val="28"/>
        </w:rPr>
        <w:t vyd:_id="vyd:000000000004by" xml:space="preserve"> </w:t>
      </w:r>
      <w:r>
        <w:rPr>
          <w:rFonts w:cs="Times New Roman"/>
          <w:sz w:val="28"/>
          <w:szCs w:val="28"/>
        </w:rPr>
        <w:t vyd:_id="vyd:000000000004bx">а</w:t>
      </w:r>
      <w:r>
        <w:rPr>
          <w:rFonts w:cs="Times New Roman"/>
          <w:sz w:val="28"/>
          <w:spacing w:val="1"/>
          <w:szCs w:val="28"/>
        </w:rPr>
        <w:t vyd:_id="vyd:000000000004bw" xml:space="preserve"> </w:t>
      </w:r>
      <w:r>
        <w:rPr>
          <w:rFonts w:cs="Times New Roman"/>
          <w:sz w:val="28"/>
          <w:szCs w:val="28"/>
        </w:rPr>
        <w:t vyd:_id="vyd:000000000004bv">также</w:t>
      </w:r>
      <w:r>
        <w:rPr>
          <w:rFonts w:cs="Times New Roman"/>
          <w:sz w:val="28"/>
          <w:spacing w:val="1"/>
          <w:szCs w:val="28"/>
        </w:rPr>
        <w:t vyd:_id="vyd:000000000004bu" xml:space="preserve"> </w:t>
      </w:r>
      <w:r>
        <w:rPr>
          <w:rFonts w:cs="Times New Roman"/>
          <w:sz w:val="28"/>
          <w:szCs w:val="28"/>
        </w:rPr>
        <w:t vyd:_id="vyd:000000000004bt">принцип</w:t>
      </w:r>
      <w:r>
        <w:rPr>
          <w:rFonts w:cs="Times New Roman"/>
          <w:sz w:val="28"/>
          <w:spacing w:val="70"/>
          <w:szCs w:val="28"/>
        </w:rPr>
        <w:t vyd:_id="vyd:000000000004bs" xml:space="preserve"> </w:t>
      </w:r>
      <w:r>
        <w:rPr>
          <w:rFonts w:cs="Times New Roman"/>
          <w:sz w:val="28"/>
          <w:szCs w:val="28"/>
        </w:rPr>
        <w:t vyd:_id="vyd:000000000004br">толкования</w:t>
      </w:r>
      <w:r>
        <w:rPr>
          <w:rFonts w:cs="Times New Roman"/>
          <w:sz w:val="28"/>
          <w:spacing w:val="-67"/>
          <w:szCs w:val="28"/>
        </w:rPr>
        <w:t vyd:_id="vyd:000000000004bq" xml:space="preserve"> </w:t>
      </w:r>
      <w:r>
        <w:rPr>
          <w:rFonts w:cs="Times New Roman"/>
          <w:sz w:val="28"/>
          <w:szCs w:val="28"/>
        </w:rPr>
        <w:t vyd:_id="vyd:000000000004bp">этих</w:t>
      </w:r>
      <w:r>
        <w:rPr>
          <w:rFonts w:cs="Times New Roman"/>
          <w:sz w:val="28"/>
          <w:spacing w:val="-3"/>
          <w:szCs w:val="28"/>
        </w:rPr>
        <w:t vyd:_id="vyd:000000000004bo" xml:space="preserve"> </w:t>
      </w:r>
      <w:r>
        <w:rPr>
          <w:rFonts w:cs="Times New Roman"/>
          <w:sz w:val="28"/>
          <w:szCs w:val="28"/>
        </w:rPr>
        <w:t vyd:_id="vyd:000000000004bn">сделок.</w:t>
      </w:r>
      <w:r>
        <w:rPr>
          <w:rFonts w:cs="Times New Roman"/>
          <w:sz w:val="28"/>
          <w:spacing w:val="-2"/>
          <w:szCs w:val="28"/>
        </w:rPr>
        <w:t vyd:_id="vyd:000000000004bm" xml:space="preserve"> </w:t>
      </w:r>
      <w:r>
        <w:rPr>
          <w:rFonts w:cs="Times New Roman"/>
          <w:sz w:val="28"/>
          <w:szCs w:val="28"/>
        </w:rPr>
        <w:t vyd:_id="vyd:000000000004bl">Данные</w:t>
      </w:r>
      <w:r>
        <w:rPr>
          <w:rFonts w:cs="Times New Roman"/>
          <w:sz w:val="28"/>
          <w:spacing w:val="-3"/>
          <w:szCs w:val="28"/>
        </w:rPr>
        <w:t vyd:_id="vyd:000000000004bk" xml:space="preserve"> </w:t>
      </w:r>
      <w:r>
        <w:rPr>
          <w:rFonts w:cs="Times New Roman"/>
          <w:sz w:val="28"/>
          <w:szCs w:val="28"/>
        </w:rPr>
        <w:t vyd:_id="vyd:000000000004bj">отношения</w:t>
      </w:r>
      <w:r>
        <w:rPr>
          <w:rFonts w:cs="Times New Roman"/>
          <w:sz w:val="28"/>
          <w:spacing w:val="-2"/>
          <w:szCs w:val="28"/>
        </w:rPr>
        <w:t vyd:_id="vyd:000000000004bi" xml:space="preserve"> </w:t>
      </w:r>
      <w:r>
        <w:rPr>
          <w:rFonts w:cs="Times New Roman"/>
          <w:sz w:val="28"/>
          <w:szCs w:val="28"/>
        </w:rPr>
        <w:t vyd:_id="vyd:000000000004bh">возникли как</w:t>
      </w:r>
      <w:r>
        <w:rPr>
          <w:rFonts w:cs="Times New Roman"/>
          <w:sz w:val="28"/>
          <w:spacing w:val="-2"/>
          <w:szCs w:val="28"/>
        </w:rPr>
        <w:t vyd:_id="vyd:000000000004bg" xml:space="preserve"> </w:t>
      </w:r>
      <w:r>
        <w:rPr>
          <w:rFonts w:cs="Times New Roman"/>
          <w:sz w:val="28"/>
          <w:szCs w:val="28"/>
        </w:rPr>
        <w:t vyd:_id="vyd:000000000004bf">противовес</w:t>
      </w:r>
      <w:r>
        <w:rPr>
          <w:rFonts w:cs="Times New Roman"/>
          <w:sz w:val="28"/>
          <w:spacing w:val="-3"/>
          <w:szCs w:val="28"/>
        </w:rPr>
        <w:t vyd:_id="vyd:000000000004be" xml:space="preserve"> </w:t>
      </w:r>
      <w:r>
        <w:rPr>
          <w:rFonts w:cs="Times New Roman"/>
          <w:sz w:val="28"/>
          <w:szCs w:val="28"/>
        </w:rPr>
        <w:t vyd:_id="vyd:000000000004bd">существующему «строгому праву» (ius strictum), под которым, согласно Цицерону, воля</w:t>
      </w:r>
      <w:r>
        <w:rPr>
          <w:rFonts w:cs="Times New Roman"/>
          <w:sz w:val="28"/>
          <w:spacing w:val="1"/>
          <w:szCs w:val="28"/>
        </w:rPr>
        <w:t vyd:_id="vyd:000000000004bc" xml:space="preserve"> </w:t>
      </w:r>
      <w:r>
        <w:rPr>
          <w:rFonts w:cs="Times New Roman"/>
          <w:sz w:val="28"/>
          <w:szCs w:val="28"/>
        </w:rPr>
        <w:t vyd:_id="vyd:000000000004bb">сторон</w:t>
      </w:r>
      <w:r>
        <w:rPr>
          <w:rFonts w:cs="Times New Roman"/>
          <w:sz w:val="28"/>
          <w:spacing w:val="1"/>
          <w:szCs w:val="28"/>
        </w:rPr>
        <w:t vyd:_id="vyd:000000000004ba" xml:space="preserve"> </w:t>
      </w:r>
      <w:r>
        <w:rPr>
          <w:rFonts w:cs="Times New Roman"/>
          <w:sz w:val="28"/>
          <w:szCs w:val="28"/>
        </w:rPr>
        <w:t vyd:_id="vyd:000000000004b9">ограничивается требованием закона. Здесь неуместно проявление</w:t>
      </w:r>
      <w:r>
        <w:rPr>
          <w:rFonts w:cs="Times New Roman"/>
          <w:sz w:val="28"/>
          <w:spacing w:val="1"/>
          <w:szCs w:val="28"/>
        </w:rPr>
        <w:t vyd:_id="vyd:000000000004b8" xml:space="preserve"> </w:t>
      </w:r>
      <w:r>
        <w:rPr>
          <w:rFonts w:cs="Times New Roman"/>
          <w:sz w:val="28"/>
          <w:szCs w:val="28"/>
        </w:rPr>
        <w:t vyd:_id="vyd:000000000004b7">творческого</w:t>
      </w:r>
      <w:r>
        <w:rPr>
          <w:rFonts w:cs="Times New Roman"/>
          <w:sz w:val="28"/>
          <w:spacing w:val="1"/>
          <w:szCs w:val="28"/>
        </w:rPr>
        <w:t vyd:_id="vyd:000000000004b6" xml:space="preserve"> </w:t>
      </w:r>
      <w:r>
        <w:rPr>
          <w:rFonts w:cs="Times New Roman"/>
          <w:sz w:val="28"/>
          <w:szCs w:val="28"/>
        </w:rPr>
        <w:t vyd:_id="vyd:000000000004b5">подхода</w:t>
      </w:r>
      <w:r>
        <w:rPr>
          <w:rFonts w:cs="Times New Roman"/>
          <w:sz w:val="28"/>
          <w:spacing w:val="1"/>
          <w:szCs w:val="28"/>
        </w:rPr>
        <w:t vyd:_id="vyd:000000000004b4" xml:space="preserve"> </w:t>
      </w:r>
      <w:r>
        <w:rPr>
          <w:rFonts w:cs="Times New Roman"/>
          <w:sz w:val="28"/>
          <w:szCs w:val="28"/>
        </w:rPr>
        <w:t vyd:_id="vyd:000000000004b3">к</w:t>
      </w:r>
      <w:r>
        <w:rPr>
          <w:rFonts w:cs="Times New Roman"/>
          <w:sz w:val="28"/>
          <w:spacing w:val="1"/>
          <w:szCs w:val="28"/>
        </w:rPr>
        <w:t vyd:_id="vyd:000000000004b2" xml:space="preserve"> </w:t>
      </w:r>
      <w:r>
        <w:rPr>
          <w:rFonts w:cs="Times New Roman"/>
          <w:sz w:val="28"/>
          <w:szCs w:val="28"/>
        </w:rPr>
        <w:t vyd:_id="vyd:000000000004b1">установлению</w:t>
      </w:r>
      <w:r>
        <w:rPr>
          <w:rFonts w:cs="Times New Roman"/>
          <w:sz w:val="28"/>
          <w:spacing w:val="1"/>
          <w:szCs w:val="28"/>
        </w:rPr>
        <w:t vyd:_id="vyd:000000000004b0" xml:space="preserve"> </w:t>
      </w:r>
      <w:r>
        <w:rPr>
          <w:rFonts w:cs="Times New Roman"/>
          <w:sz w:val="28"/>
          <w:szCs w:val="28"/>
        </w:rPr>
        <w:t vyd:_id="vyd:000000000004az">равенства</w:t>
      </w:r>
      <w:r>
        <w:rPr>
          <w:rFonts w:cs="Times New Roman"/>
          <w:sz w:val="28"/>
          <w:spacing w:val="1"/>
          <w:szCs w:val="28"/>
        </w:rPr>
        <w:t vyd:_id="vyd:000000000004ay" xml:space="preserve"> </w:t>
      </w:r>
      <w:r>
        <w:rPr>
          <w:rFonts w:cs="Times New Roman"/>
          <w:sz w:val="28"/>
          <w:szCs w:val="28"/>
        </w:rPr>
        <w:t vyd:_id="vyd:000000000004ax">сторон</w:t>
      </w:r>
      <w:r>
        <w:rPr>
          <w:rFonts w:cs="Times New Roman"/>
          <w:sz w:val="28"/>
          <w:spacing w:val="1"/>
          <w:szCs w:val="28"/>
        </w:rPr>
        <w:t vyd:_id="vyd:000000000004aw" xml:space="preserve"> </w:t>
      </w:r>
      <w:r>
        <w:rPr>
          <w:rFonts w:cs="Times New Roman"/>
          <w:sz w:val="28"/>
          <w:szCs w:val="28"/>
        </w:rPr>
        <w:t vyd:_id="vyd:000000000004av">исходя</w:t>
      </w:r>
      <w:r>
        <w:rPr>
          <w:rFonts w:cs="Times New Roman"/>
          <w:sz w:val="28"/>
          <w:spacing w:val="1"/>
          <w:szCs w:val="28"/>
        </w:rPr>
        <w:t vyd:_id="vyd:000000000004au" xml:space="preserve"> </w:t>
      </w:r>
      <w:r>
        <w:rPr>
          <w:rFonts w:cs="Times New Roman"/>
          <w:sz w:val="28"/>
          <w:szCs w:val="28"/>
        </w:rPr>
        <w:t vyd:_id="vyd:000000000004at">из</w:t>
      </w:r>
      <w:r>
        <w:rPr>
          <w:rFonts w:cs="Times New Roman"/>
          <w:sz w:val="28"/>
          <w:spacing w:val="1"/>
          <w:szCs w:val="28"/>
        </w:rPr>
        <w:t vyd:_id="vyd:000000000004as" xml:space="preserve"> </w:t>
      </w:r>
      <w:r>
        <w:rPr>
          <w:rFonts w:cs="Times New Roman"/>
          <w:sz w:val="28"/>
          <w:szCs w:val="28"/>
        </w:rPr>
        <w:t vyd:_id="vyd:000000000004ar">фактических</w:t>
      </w:r>
      <w:r>
        <w:rPr>
          <w:rFonts w:cs="Times New Roman"/>
          <w:sz w:val="28"/>
          <w:spacing w:val="1"/>
          <w:szCs w:val="28"/>
        </w:rPr>
        <w:t vyd:_id="vyd:000000000004aq" xml:space="preserve"> </w:t>
      </w:r>
      <w:r>
        <w:rPr>
          <w:rFonts w:cs="Times New Roman"/>
          <w:sz w:val="28"/>
          <w:szCs w:val="28"/>
        </w:rPr>
        <w:t vyd:_id="vyd:000000000004ap">обстоятельств</w:t>
      </w:r>
      <w:r>
        <w:rPr>
          <w:rFonts w:cs="Times New Roman"/>
          <w:sz w:val="28"/>
          <w:spacing w:val="1"/>
          <w:szCs w:val="28"/>
        </w:rPr>
        <w:t vyd:_id="vyd:000000000004ao" xml:space="preserve"> </w:t>
      </w:r>
      <w:r>
        <w:rPr>
          <w:rFonts w:cs="Times New Roman"/>
          <w:sz w:val="28"/>
          <w:szCs w:val="28"/>
        </w:rPr>
        <w:t vyd:_id="vyd:000000000004an">дела,</w:t>
      </w:r>
      <w:r>
        <w:rPr>
          <w:rFonts w:cs="Times New Roman"/>
          <w:sz w:val="28"/>
          <w:spacing w:val="1"/>
          <w:szCs w:val="28"/>
        </w:rPr>
        <w:t vyd:_id="vyd:000000000004am" xml:space="preserve"> </w:t>
      </w:r>
      <w:r>
        <w:rPr>
          <w:rFonts w:cs="Times New Roman"/>
          <w:sz w:val="28"/>
          <w:szCs w:val="28"/>
        </w:rPr>
        <w:t vyd:_id="vyd:000000000004al">хотя,</w:t>
      </w:r>
      <w:r>
        <w:rPr>
          <w:rFonts w:cs="Times New Roman"/>
          <w:sz w:val="28"/>
          <w:spacing w:val="1"/>
          <w:szCs w:val="28"/>
        </w:rPr>
        <w:t vyd:_id="vyd:000000000004ak" xml:space="preserve"> </w:t>
      </w:r>
      <w:r>
        <w:rPr>
          <w:rFonts w:cs="Times New Roman"/>
          <w:sz w:val="28"/>
          <w:szCs w:val="28"/>
        </w:rPr>
        <w:t vyd:_id="vyd:000000000004aj">в</w:t>
      </w:r>
      <w:r>
        <w:rPr>
          <w:rFonts w:cs="Times New Roman"/>
          <w:sz w:val="28"/>
          <w:spacing w:val="1"/>
          <w:szCs w:val="28"/>
        </w:rPr>
        <w:t vyd:_id="vyd:000000000004ai" xml:space="preserve"> </w:t>
      </w:r>
      <w:r>
        <w:rPr>
          <w:rFonts w:cs="Times New Roman"/>
          <w:sz w:val="28"/>
          <w:szCs w:val="28"/>
        </w:rPr>
        <w:t vyd:_id="vyd:000000000004ah">иных</w:t>
      </w:r>
      <w:r>
        <w:rPr>
          <w:rFonts w:cs="Times New Roman"/>
          <w:sz w:val="28"/>
          <w:spacing w:val="1"/>
          <w:szCs w:val="28"/>
        </w:rPr>
        <w:t vyd:_id="vyd:000000000004ag" xml:space="preserve"> </w:t>
      </w:r>
      <w:r>
        <w:rPr>
          <w:rFonts w:cs="Times New Roman"/>
          <w:sz w:val="28"/>
          <w:szCs w:val="28"/>
        </w:rPr>
        <w:t vyd:_id="vyd:000000000004af">случаях</w:t>
      </w:r>
      <w:r>
        <w:rPr>
          <w:rFonts w:cs="Times New Roman"/>
          <w:sz w:val="28"/>
          <w:spacing w:val="1"/>
          <w:szCs w:val="28"/>
        </w:rPr>
        <w:t vyd:_id="vyd:000000000004ae" xml:space="preserve"> </w:t>
      </w:r>
      <w:r>
        <w:rPr>
          <w:rFonts w:cs="Times New Roman"/>
          <w:sz w:val="28"/>
          <w:szCs w:val="28"/>
        </w:rPr>
        <w:t vyd:_id="vyd:000000000004ad">данное</w:t>
      </w:r>
      <w:r>
        <w:rPr>
          <w:rFonts w:cs="Times New Roman"/>
          <w:sz w:val="28"/>
          <w:spacing w:val="1"/>
          <w:szCs w:val="28"/>
        </w:rPr>
        <w:t vyd:_id="vyd:000000000004ac" xml:space="preserve"> </w:t>
      </w:r>
      <w:r>
        <w:rPr>
          <w:rFonts w:cs="Times New Roman"/>
          <w:sz w:val="28"/>
          <w:szCs w:val="28"/>
        </w:rPr>
        <w:t vyd:_id="vyd:000000000004ab">разграничение носит чисто субъективный характер. Стоит также отметить,</w:t>
      </w:r>
      <w:r>
        <w:rPr>
          <w:rFonts w:cs="Times New Roman"/>
          <w:sz w:val="28"/>
          <w:spacing w:val="-67"/>
          <w:szCs w:val="28"/>
        </w:rPr>
        <w:t vyd:_id="vyd:000000000004aa" xml:space="preserve"> </w:t>
      </w:r>
      <w:r>
        <w:rPr>
          <w:rFonts w:cs="Times New Roman"/>
          <w:sz w:val="28"/>
          <w:szCs w:val="28"/>
        </w:rPr>
        <w:t vyd:_id="vyd:000000000004a9">что в настоящее время понятие доброй совести имеет преимущественно</w:t>
      </w:r>
      <w:r>
        <w:rPr>
          <w:rFonts w:cs="Times New Roman"/>
          <w:sz w:val="28"/>
          <w:spacing w:val="1"/>
          <w:szCs w:val="28"/>
        </w:rPr>
        <w:t vyd:_id="vyd:000000000004a8" xml:space="preserve"> </w:t>
      </w:r>
      <w:r>
        <w:rPr>
          <w:rFonts w:cs="Times New Roman"/>
          <w:sz w:val="28"/>
          <w:szCs w:val="28"/>
        </w:rPr>
        <w:t vyd:_id="vyd:000000000004a7">юридическое значение, ограниченное лишь толкованием сделок, которое</w:t>
      </w:r>
      <w:r>
        <w:rPr>
          <w:rFonts w:cs="Times New Roman"/>
          <w:sz w:val="28"/>
          <w:spacing w:val="1"/>
          <w:szCs w:val="28"/>
        </w:rPr>
        <w:t vyd:_id="vyd:000000000004a6" xml:space="preserve"> </w:t>
      </w:r>
      <w:r>
        <w:rPr>
          <w:rFonts w:cs="Times New Roman"/>
          <w:sz w:val="28"/>
          <w:szCs w:val="28"/>
        </w:rPr>
        <w:t vyd:_id="vyd:000000000004a5">предполагает</w:t>
      </w:r>
      <w:r>
        <w:rPr>
          <w:rFonts w:cs="Times New Roman"/>
          <w:sz w:val="28"/>
          <w:spacing w:val="1"/>
          <w:szCs w:val="28"/>
        </w:rPr>
        <w:t vyd:_id="vyd:000000000004a4" xml:space="preserve"> </w:t>
      </w:r>
      <w:r>
        <w:rPr>
          <w:rFonts w:cs="Times New Roman"/>
          <w:sz w:val="28"/>
          <w:szCs w:val="28"/>
        </w:rPr>
        <w:t vyd:_id="vyd:000000000004a3">согласие</w:t>
      </w:r>
      <w:r>
        <w:rPr>
          <w:rFonts w:cs="Times New Roman"/>
          <w:sz w:val="28"/>
          <w:spacing w:val="1"/>
          <w:szCs w:val="28"/>
        </w:rPr>
        <w:t vyd:_id="vyd:000000000004a2" xml:space="preserve"> </w:t>
      </w:r>
      <w:r>
        <w:rPr>
          <w:rFonts w:cs="Times New Roman"/>
          <w:sz w:val="28"/>
          <w:szCs w:val="28"/>
        </w:rPr>
        <w:t vyd:_id="vyd:000000000004a1">с</w:t>
      </w:r>
      <w:r>
        <w:rPr>
          <w:rFonts w:cs="Times New Roman"/>
          <w:sz w:val="28"/>
          <w:spacing w:val="1"/>
          <w:szCs w:val="28"/>
        </w:rPr>
        <w:t vyd:_id="vyd:000000000004a0" xml:space="preserve"> </w:t>
      </w:r>
      <w:r>
        <w:rPr>
          <w:rFonts w:cs="Times New Roman"/>
          <w:sz w:val="28"/>
          <w:szCs w:val="28"/>
        </w:rPr>
        <w:t vyd:_id="vyd:0000000000049z">действующими</w:t>
      </w:r>
      <w:r>
        <w:rPr>
          <w:rFonts w:cs="Times New Roman"/>
          <w:sz w:val="28"/>
          <w:spacing w:val="1"/>
          <w:szCs w:val="28"/>
        </w:rPr>
        <w:t vyd:_id="vyd:0000000000049y" xml:space="preserve"> </w:t>
      </w:r>
      <w:r>
        <w:rPr>
          <w:rFonts w:cs="Times New Roman"/>
          <w:sz w:val="28"/>
          <w:szCs w:val="28"/>
        </w:rPr>
        <w:t vyd:_id="vyd:0000000000049x">нормами</w:t>
      </w:r>
      <w:r>
        <w:rPr>
          <w:rFonts w:cs="Times New Roman"/>
          <w:sz w:val="28"/>
          <w:spacing w:val="1"/>
          <w:szCs w:val="28"/>
        </w:rPr>
        <w:t vyd:_id="vyd:0000000000049w" xml:space="preserve"> </w:t>
      </w:r>
      <w:r>
        <w:rPr>
          <w:rFonts w:cs="Times New Roman"/>
          <w:sz w:val="28"/>
          <w:szCs w:val="28"/>
        </w:rPr>
        <w:t vyd:_id="vyd:0000000000049v">права</w:t>
      </w:r>
      <w:r>
        <w:rPr>
          <w:rFonts w:cs="Times New Roman"/>
          <w:sz w:val="28"/>
          <w:spacing w:val="1"/>
          <w:szCs w:val="28"/>
        </w:rPr>
        <w:t vyd:_id="vyd:0000000000049u" xml:space="preserve"> </w:t>
      </w:r>
      <w:r>
        <w:rPr>
          <w:rFonts w:cs="Times New Roman"/>
          <w:sz w:val="28"/>
          <w:szCs w:val="28"/>
        </w:rPr>
        <w:t vyd:_id="vyd:0000000000049t">и</w:t>
      </w:r>
      <w:r>
        <w:rPr>
          <w:rFonts w:cs="Times New Roman"/>
          <w:sz w:val="28"/>
          <w:spacing w:val="1"/>
          <w:szCs w:val="28"/>
        </w:rPr>
        <w:t vyd:_id="vyd:0000000000049s" xml:space="preserve"> </w:t>
      </w:r>
      <w:r>
        <w:rPr>
          <w:rFonts w:cs="Times New Roman"/>
          <w:sz w:val="28"/>
          <w:szCs w:val="28"/>
        </w:rPr>
        <w:t vyd:_id="vyd:0000000000049r">строем</w:t>
      </w:r>
      <w:r>
        <w:rPr>
          <w:rFonts w:cs="Times New Roman"/>
          <w:sz w:val="28"/>
          <w:spacing w:val="1"/>
          <w:szCs w:val="28"/>
        </w:rPr>
        <w:t vyd:_id="vyd:0000000000049q" xml:space="preserve"> </w:t>
      </w:r>
      <w:r>
        <w:rPr>
          <w:rFonts w:cs="Times New Roman"/>
          <w:sz w:val="28"/>
          <w:szCs w:val="28"/>
        </w:rPr>
        <w:t vyd:_id="vyd:0000000000049p">юридических отношений, а не с предписаниями нравственности или того,</w:t>
      </w:r>
      <w:r>
        <w:rPr>
          <w:rFonts w:cs="Times New Roman"/>
          <w:sz w:val="28"/>
          <w:spacing w:val="1"/>
          <w:szCs w:val="28"/>
        </w:rPr>
        <w:t vyd:_id="vyd:0000000000049o" xml:space="preserve"> </w:t>
      </w:r>
      <w:r>
        <w:rPr>
          <w:rFonts w:cs="Times New Roman"/>
          <w:sz w:val="28"/>
          <w:szCs w:val="28"/>
        </w:rPr>
        <w:t vyd:_id="vyd:0000000000049n">что называют</w:t>
      </w:r>
      <w:r>
        <w:rPr>
          <w:rFonts w:cs="Times New Roman"/>
          <w:sz w:val="28"/>
          <w:spacing w:val="1"/>
          <w:szCs w:val="28"/>
        </w:rPr>
        <w:t vyd:_id="vyd:0000000000049m" xml:space="preserve"> </w:t>
      </w:r>
      <w:r>
        <w:rPr>
          <w:rFonts w:cs="Times New Roman"/>
          <w:sz w:val="28"/>
          <w:szCs w:val="28"/>
        </w:rPr>
        <w:t vyd:_id="vyd:0000000000049l">справедливостью</w:t>
      </w:r>
      <w:r>
        <w:rPr>
          <w:rStyle w:val="a6"/>
          <w:rFonts w:cs="Times New Roman"/>
          <w:sz w:val="28"/>
          <w:szCs w:val="28"/>
        </w:rPr>
        <w:footnoteReference vyd:_id="vyd:0000000000049k" w:id="3"/>
      </w:r>
      <w:r>
        <w:rPr>
          <w:rFonts w:cs="Times New Roman"/>
          <w:sz w:val="28"/>
          <w:szCs w:val="28"/>
        </w:rPr>
        <w:t vyd:_id="vyd:0000000000049j">.</w:t>
      </w:r>
    </w:p>
    <w:p w14:paraId="6FA59A15" w14:textId="77777777" w:rsidR="00776897" w:rsidRPr="00321B78" w:rsidRDefault="00776897" w:rsidP="00776897" vyd:_id="vyd:0000000000047i">
      <w:pPr>
        <w:spacing w:line="360" w:lineRule="auto"/>
        <w:ind w:firstLine="709"/>
        <w:rPr>
          <w:rFonts w:cs="Times New Roman"/>
          <w:sz w:val="28"/>
          <w:szCs w:val="28"/>
        </w:rPr>
      </w:pPr>
      <w:r>
        <w:rPr>
          <w:rFonts w:cs="Times New Roman"/>
          <w:sz w:val="28"/>
          <w:szCs w:val="28"/>
        </w:rPr>
        <w:t vyd:_id="vyd:0000000000049h">В словаре Брокгауза и Ефрона также разделяются данные понятия, характеризуясь тем, что в отличие от доброй совести (bona</w:t>
      </w:r>
      <w:r>
        <w:rPr>
          <w:rFonts w:cs="Times New Roman"/>
          <w:sz w:val="28"/>
          <w:spacing w:val="1"/>
          <w:szCs w:val="28"/>
        </w:rPr>
        <w:t vyd:_id="vyd:0000000000049g" xml:space="preserve"> </w:t>
      </w:r>
      <w:r>
        <w:rPr>
          <w:rFonts w:cs="Times New Roman"/>
          <w:sz w:val="28"/>
          <w:szCs w:val="28"/>
        </w:rPr>
        <w:t vyd:_id="vyd:0000000000049f">fides),</w:t>
      </w:r>
      <w:r>
        <w:rPr>
          <w:rFonts w:cs="Times New Roman"/>
          <w:sz w:val="28"/>
          <w:spacing w:val="1"/>
          <w:szCs w:val="28"/>
        </w:rPr>
        <w:t vyd:_id="vyd:0000000000049e" xml:space="preserve"> </w:t>
      </w:r>
      <w:r>
        <w:rPr>
          <w:rFonts w:cs="Times New Roman"/>
          <w:sz w:val="28"/>
          <w:szCs w:val="28"/>
        </w:rPr>
        <w:t vyd:_id="vyd:0000000000049d">добросовестность</w:t>
      </w:r>
      <w:r>
        <w:rPr>
          <w:rFonts w:cs="Times New Roman"/>
          <w:sz w:val="28"/>
          <w:spacing w:val="1"/>
          <w:szCs w:val="28"/>
        </w:rPr>
        <w:t vyd:_id="vyd:0000000000049c" xml:space="preserve"> </w:t>
      </w:r>
      <w:r>
        <w:rPr>
          <w:rFonts w:cs="Times New Roman"/>
          <w:sz w:val="28"/>
          <w:szCs w:val="28"/>
        </w:rPr>
        <w:t vyd:_id="vyd:0000000000049b">означает</w:t>
      </w:r>
      <w:r>
        <w:rPr>
          <w:rFonts w:cs="Times New Roman"/>
          <w:sz w:val="28"/>
          <w:spacing w:val="1"/>
          <w:szCs w:val="28"/>
        </w:rPr>
        <w:t vyd:_id="vyd:0000000000049a" xml:space="preserve"> </w:t>
      </w:r>
      <w:r>
        <w:rPr>
          <w:rFonts w:cs="Times New Roman"/>
          <w:sz w:val="28"/>
          <w:szCs w:val="28"/>
        </w:rPr>
        <w:t vyd:_id="vyd:00000000000499">субъективное</w:t>
      </w:r>
      <w:r>
        <w:rPr>
          <w:rFonts w:cs="Times New Roman"/>
          <w:sz w:val="28"/>
          <w:spacing w:val="1"/>
          <w:szCs w:val="28"/>
        </w:rPr>
        <w:t vyd:_id="vyd:00000000000498" xml:space="preserve"> </w:t>
      </w:r>
      <w:r>
        <w:rPr>
          <w:rFonts w:cs="Times New Roman"/>
          <w:sz w:val="28"/>
          <w:szCs w:val="28"/>
        </w:rPr>
        <w:t vyd:_id="vyd:00000000000497">состояние</w:t>
      </w:r>
      <w:r>
        <w:rPr>
          <w:rFonts w:cs="Times New Roman"/>
          <w:sz w:val="28"/>
          <w:spacing w:val="1"/>
          <w:szCs w:val="28"/>
        </w:rPr>
        <w:t vyd:_id="vyd:00000000000496" xml:space="preserve"> </w:t>
      </w:r>
      <w:r>
        <w:rPr>
          <w:rFonts w:cs="Times New Roman"/>
          <w:sz w:val="28"/>
          <w:szCs w:val="28"/>
        </w:rPr>
        <w:t vyd:_id="vyd:00000000000495">лица</w:t>
      </w:r>
      <w:r>
        <w:rPr>
          <w:rFonts w:cs="Times New Roman"/>
          <w:sz w:val="28"/>
          <w:spacing w:val="1"/>
          <w:szCs w:val="28"/>
        </w:rPr>
        <w:t vyd:_id="vyd:00000000000494" xml:space="preserve"> </w:t>
      </w:r>
      <w:r>
        <w:rPr>
          <w:rFonts w:cs="Times New Roman"/>
          <w:sz w:val="28"/>
          <w:szCs w:val="28"/>
        </w:rPr>
        <w:t vyd:_id="vyd:00000000000493">при</w:t>
      </w:r>
      <w:r>
        <w:rPr>
          <w:rFonts w:cs="Times New Roman"/>
          <w:sz w:val="28"/>
          <w:spacing w:val="-67"/>
          <w:szCs w:val="28"/>
        </w:rPr>
        <w:t vyd:_id="vyd:00000000000492" xml:space="preserve"> </w:t>
      </w:r>
      <w:r>
        <w:rPr>
          <w:rFonts w:cs="Times New Roman"/>
          <w:sz w:val="28"/>
          <w:szCs w:val="28"/>
        </w:rPr>
        <w:t vyd:_id="vyd:00000000000491">совершении</w:t>
      </w:r>
      <w:r>
        <w:rPr>
          <w:rFonts w:cs="Times New Roman"/>
          <w:sz w:val="28"/>
          <w:spacing w:val="23"/>
          <w:szCs w:val="28"/>
        </w:rPr>
        <w:t vyd:_id="vyd:00000000000490" xml:space="preserve"> </w:t>
      </w:r>
      <w:r>
        <w:rPr>
          <w:rFonts w:cs="Times New Roman"/>
          <w:sz w:val="28"/>
          <w:szCs w:val="28"/>
        </w:rPr>
        <w:t vyd:_id="vyd:0000000000048z">юридических</w:t>
      </w:r>
      <w:r>
        <w:rPr>
          <w:rFonts w:cs="Times New Roman"/>
          <w:sz w:val="28"/>
          <w:spacing w:val="23"/>
          <w:szCs w:val="28"/>
        </w:rPr>
        <w:t vyd:_id="vyd:0000000000048y" xml:space="preserve"> </w:t>
      </w:r>
      <w:r>
        <w:rPr>
          <w:rFonts w:cs="Times New Roman"/>
          <w:sz w:val="28"/>
          <w:szCs w:val="28"/>
        </w:rPr>
        <w:t vyd:_id="vyd:0000000000048x">актов,</w:t>
      </w:r>
      <w:r>
        <w:rPr>
          <w:rFonts w:cs="Times New Roman"/>
          <w:sz w:val="28"/>
          <w:spacing w:val="22"/>
          <w:szCs w:val="28"/>
        </w:rPr>
        <w:t vyd:_id="vyd:0000000000048w" xml:space="preserve"> </w:t>
      </w:r>
      <w:r>
        <w:rPr>
          <w:rFonts w:cs="Times New Roman"/>
          <w:sz w:val="28"/>
          <w:szCs w:val="28"/>
        </w:rPr>
        <w:t vyd:_id="vyd:0000000000048v">его</w:t>
      </w:r>
      <w:r>
        <w:rPr>
          <w:rFonts w:cs="Times New Roman"/>
          <w:sz w:val="28"/>
          <w:spacing w:val="24"/>
          <w:szCs w:val="28"/>
        </w:rPr>
        <w:t vyd:_id="vyd:0000000000048u" xml:space="preserve"> </w:t>
      </w:r>
      <w:r>
        <w:rPr>
          <w:rFonts w:cs="Times New Roman"/>
          <w:sz w:val="28"/>
          <w:szCs w:val="28"/>
        </w:rPr>
        <w:t vyd:_id="vyd:0000000000048t">неосведомленность</w:t>
      </w:r>
      <w:r>
        <w:rPr>
          <w:rFonts w:cs="Times New Roman"/>
          <w:sz w:val="28"/>
          <w:spacing w:val="22"/>
          <w:szCs w:val="28"/>
        </w:rPr>
        <w:t vyd:_id="vyd:0000000000048s" xml:space="preserve"> </w:t>
      </w:r>
      <w:r>
        <w:rPr>
          <w:rFonts w:cs="Times New Roman"/>
          <w:sz w:val="28"/>
          <w:szCs w:val="28"/>
        </w:rPr>
        <w:t vyd:_id="vyd:0000000000048r">об обстоятельствах,</w:t>
      </w:r>
      <w:r>
        <w:rPr>
          <w:rFonts w:cs="Times New Roman"/>
          <w:sz w:val="28"/>
          <w:spacing w:val="1"/>
          <w:szCs w:val="28"/>
        </w:rPr>
        <w:t vyd:_id="vyd:0000000000048q" xml:space="preserve"> </w:t>
      </w:r>
      <w:r>
        <w:rPr>
          <w:rFonts w:cs="Times New Roman"/>
          <w:sz w:val="28"/>
          <w:szCs w:val="28"/>
        </w:rPr>
        <w:t vyd:_id="vyd:0000000000048p">опорочивающих</w:t>
      </w:r>
      <w:r>
        <w:rPr>
          <w:rFonts w:cs="Times New Roman"/>
          <w:sz w:val="28"/>
          <w:spacing w:val="1"/>
          <w:szCs w:val="28"/>
        </w:rPr>
        <w:t vyd:_id="vyd:0000000000048o" xml:space="preserve"> </w:t>
      </w:r>
      <w:r>
        <w:rPr>
          <w:rFonts w:cs="Times New Roman"/>
          <w:sz w:val="28"/>
          <w:szCs w:val="28"/>
        </w:rPr>
        <w:t vyd:_id="vyd:0000000000048n">внешнюю</w:t>
      </w:r>
      <w:r>
        <w:rPr>
          <w:rFonts w:cs="Times New Roman"/>
          <w:sz w:val="28"/>
          <w:spacing w:val="1"/>
          <w:szCs w:val="28"/>
        </w:rPr>
        <w:t vyd:_id="vyd:0000000000048m" xml:space="preserve"> </w:t>
      </w:r>
      <w:r>
        <w:rPr>
          <w:rFonts w:cs="Times New Roman"/>
          <w:sz w:val="28"/>
          <w:szCs w:val="28"/>
        </w:rPr>
        <w:t vyd:_id="vyd:0000000000048l">или</w:t>
      </w:r>
      <w:r>
        <w:rPr>
          <w:rFonts w:cs="Times New Roman"/>
          <w:sz w:val="28"/>
          <w:spacing w:val="1"/>
          <w:szCs w:val="28"/>
        </w:rPr>
        <w:t vyd:_id="vyd:0000000000048k" xml:space="preserve"> </w:t>
      </w:r>
      <w:r>
        <w:rPr>
          <w:rFonts w:cs="Times New Roman"/>
          <w:sz w:val="28"/>
          <w:szCs w:val="28"/>
        </w:rPr>
        <w:t vyd:_id="vyd:0000000000048j">внутреннюю</w:t>
      </w:r>
      <w:r>
        <w:rPr>
          <w:rFonts w:cs="Times New Roman"/>
          <w:sz w:val="28"/>
          <w:spacing w:val="1"/>
          <w:szCs w:val="28"/>
        </w:rPr>
        <w:t vyd:_id="vyd:0000000000048i" xml:space="preserve"> </w:t>
      </w:r>
      <w:r>
        <w:rPr>
          <w:rFonts w:cs="Times New Roman"/>
          <w:sz w:val="28"/>
          <w:szCs w:val="28"/>
        </w:rPr>
        <w:t vyd:_id="vyd:0000000000048h">правомерность</w:t>
      </w:r>
      <w:r>
        <w:rPr>
          <w:rFonts w:cs="Times New Roman"/>
          <w:sz w:val="28"/>
          <w:spacing w:val="1"/>
          <w:szCs w:val="28"/>
        </w:rPr>
        <w:t vyd:_id="vyd:0000000000048g" xml:space="preserve"> </w:t>
      </w:r>
      <w:r>
        <w:rPr>
          <w:rFonts w:cs="Times New Roman"/>
          <w:sz w:val="28"/>
          <w:szCs w:val="28"/>
        </w:rPr>
        <w:t vyd:_id="vyd:0000000000048f">акта</w:t>
      </w:r>
      <w:r>
        <w:rPr>
          <w:rFonts w:cs="Times New Roman"/>
          <w:sz w:val="28"/>
          <w:spacing w:val="1"/>
          <w:szCs w:val="28"/>
        </w:rPr>
        <w:t vyd:_id="vyd:0000000000048e" xml:space="preserve"> </w:t>
      </w:r>
      <w:r>
        <w:rPr>
          <w:rFonts w:cs="Times New Roman"/>
          <w:sz w:val="28"/>
          <w:szCs w:val="28"/>
        </w:rPr>
        <w:t vyd:_id="vyd:0000000000048d">и</w:t>
      </w:r>
      <w:r>
        <w:rPr>
          <w:rFonts w:cs="Times New Roman"/>
          <w:sz w:val="28"/>
          <w:spacing w:val="1"/>
          <w:szCs w:val="28"/>
        </w:rPr>
        <w:t vyd:_id="vyd:0000000000048c" xml:space="preserve"> </w:t>
      </w:r>
      <w:r>
        <w:rPr>
          <w:rFonts w:cs="Times New Roman"/>
          <w:sz w:val="28"/>
          <w:szCs w:val="28"/>
        </w:rPr>
        <w:t vyd:_id="vyd:0000000000048b">заставляющих</w:t>
      </w:r>
      <w:r>
        <w:rPr>
          <w:rFonts w:cs="Times New Roman"/>
          <w:sz w:val="28"/>
          <w:spacing w:val="1"/>
          <w:szCs w:val="28"/>
        </w:rPr>
        <w:t vyd:_id="vyd:0000000000048a" xml:space="preserve"> </w:t>
      </w:r>
      <w:r>
        <w:rPr>
          <w:rFonts w:cs="Times New Roman"/>
          <w:sz w:val="28"/>
          <w:szCs w:val="28"/>
        </w:rPr>
        <w:t vyd:_id="vyd:00000000000489">честного</w:t>
      </w:r>
      <w:r>
        <w:rPr>
          <w:rFonts w:cs="Times New Roman"/>
          <w:sz w:val="28"/>
          <w:spacing w:val="1"/>
          <w:szCs w:val="28"/>
        </w:rPr>
        <w:t vyd:_id="vyd:00000000000488" xml:space="preserve"> </w:t>
      </w:r>
      <w:r>
        <w:rPr>
          <w:rFonts w:cs="Times New Roman"/>
          <w:sz w:val="28"/>
          <w:szCs w:val="28"/>
        </w:rPr>
        <w:t vyd:_id="vyd:00000000000487">в</w:t>
      </w:r>
      <w:r>
        <w:rPr>
          <w:rFonts w:cs="Times New Roman"/>
          <w:sz w:val="28"/>
          <w:spacing w:val="1"/>
          <w:szCs w:val="28"/>
        </w:rPr>
        <w:t vyd:_id="vyd:00000000000486" xml:space="preserve"> </w:t>
      </w:r>
      <w:r>
        <w:rPr>
          <w:rFonts w:cs="Times New Roman"/>
          <w:sz w:val="28"/>
          <w:szCs w:val="28"/>
        </w:rPr>
        <w:t vyd:_id="vyd:00000000000485">юридическом</w:t>
      </w:r>
      <w:r>
        <w:rPr>
          <w:rFonts w:cs="Times New Roman"/>
          <w:sz w:val="28"/>
          <w:spacing w:val="1"/>
          <w:szCs w:val="28"/>
        </w:rPr>
        <w:t vyd:_id="vyd:00000000000484" xml:space="preserve"> </w:t>
      </w:r>
      <w:r>
        <w:rPr>
          <w:rFonts w:cs="Times New Roman"/>
          <w:sz w:val="28"/>
          <w:szCs w:val="28"/>
        </w:rPr>
        <w:t vyd:_id="vyd:00000000000483">смысле</w:t>
      </w:r>
      <w:r>
        <w:rPr>
          <w:rFonts w:cs="Times New Roman"/>
          <w:sz w:val="28"/>
          <w:spacing w:val="1"/>
          <w:szCs w:val="28"/>
        </w:rPr>
        <w:t vyd:_id="vyd:00000000000482" xml:space="preserve"> </w:t>
      </w:r>
      <w:r>
        <w:rPr>
          <w:rFonts w:cs="Times New Roman"/>
          <w:sz w:val="28"/>
          <w:szCs w:val="28"/>
        </w:rPr>
        <w:t vyd:_id="vyd:00000000000481">человека</w:t>
      </w:r>
      <w:r>
        <w:rPr>
          <w:rFonts w:cs="Times New Roman"/>
          <w:sz w:val="28"/>
          <w:spacing w:val="1"/>
          <w:szCs w:val="28"/>
        </w:rPr>
        <w:t vyd:_id="vyd:00000000000480" xml:space="preserve"> </w:t>
      </w:r>
      <w:r>
        <w:rPr>
          <w:rFonts w:cs="Times New Roman"/>
          <w:sz w:val="28"/>
          <w:szCs w:val="28"/>
        </w:rPr>
        <w:t vyd:_id="vyd:0000000000047z">отказаться</w:t>
      </w:r>
      <w:r>
        <w:rPr>
          <w:rFonts w:cs="Times New Roman"/>
          <w:sz w:val="28"/>
          <w:spacing w:val="1"/>
          <w:szCs w:val="28"/>
        </w:rPr>
        <w:t vyd:_id="vyd:0000000000047y" xml:space="preserve"> </w:t>
      </w:r>
      <w:r>
        <w:rPr>
          <w:rFonts w:cs="Times New Roman"/>
          <w:sz w:val="28"/>
          <w:szCs w:val="28"/>
        </w:rPr>
        <w:t vyd:_id="vyd:0000000000047x">от</w:t>
      </w:r>
      <w:r>
        <w:rPr>
          <w:rFonts w:cs="Times New Roman"/>
          <w:sz w:val="28"/>
          <w:spacing w:val="1"/>
          <w:szCs w:val="28"/>
        </w:rPr>
        <w:t vyd:_id="vyd:0000000000047w" xml:space="preserve"> </w:t>
      </w:r>
      <w:r>
        <w:rPr>
          <w:rFonts w:cs="Times New Roman"/>
          <w:sz w:val="28"/>
          <w:szCs w:val="28"/>
        </w:rPr>
        <w:t vyd:_id="vyd:0000000000047v">его</w:t>
      </w:r>
      <w:r>
        <w:rPr>
          <w:rFonts w:cs="Times New Roman"/>
          <w:sz w:val="28"/>
          <w:spacing w:val="1"/>
          <w:szCs w:val="28"/>
        </w:rPr>
        <w:t vyd:_id="vyd:0000000000047u" xml:space="preserve"> </w:t>
      </w:r>
      <w:r>
        <w:rPr>
          <w:rFonts w:cs="Times New Roman"/>
          <w:sz w:val="28"/>
          <w:szCs w:val="28"/>
        </w:rPr>
        <w:t vyd:_id="vyd:0000000000047t">совершения,</w:t>
      </w:r>
      <w:r>
        <w:rPr>
          <w:rFonts w:cs="Times New Roman"/>
          <w:sz w:val="28"/>
          <w:spacing w:val="1"/>
          <w:szCs w:val="28"/>
        </w:rPr>
        <w:t vyd:_id="vyd:0000000000047s" xml:space="preserve"> </w:t>
      </w:r>
      <w:r>
        <w:rPr>
          <w:rFonts w:cs="Times New Roman"/>
          <w:sz w:val="28"/>
          <w:szCs w:val="28"/>
        </w:rPr>
        <w:t vyd:_id="vyd:0000000000047r">несмотря</w:t>
      </w:r>
      <w:r>
        <w:rPr>
          <w:rFonts w:cs="Times New Roman"/>
          <w:sz w:val="28"/>
          <w:spacing w:val="1"/>
          <w:szCs w:val="28"/>
        </w:rPr>
        <w:t vyd:_id="vyd:0000000000047q" xml:space="preserve"> </w:t>
      </w:r>
      <w:r>
        <w:rPr>
          <w:rFonts w:cs="Times New Roman"/>
          <w:sz w:val="28"/>
          <w:szCs w:val="28"/>
        </w:rPr>
        <w:t vyd:_id="vyd:0000000000047p">на</w:t>
      </w:r>
      <w:r>
        <w:rPr>
          <w:rFonts w:cs="Times New Roman"/>
          <w:sz w:val="28"/>
          <w:spacing w:val="1"/>
          <w:szCs w:val="28"/>
        </w:rPr>
        <w:t vyd:_id="vyd:0000000000047o" xml:space="preserve"> </w:t>
      </w:r>
      <w:r>
        <w:rPr>
          <w:rFonts w:cs="Times New Roman"/>
          <w:sz w:val="28"/>
          <w:szCs w:val="28"/>
        </w:rPr>
        <w:t vyd:_id="vyd:0000000000047n">отсутствие</w:t>
      </w:r>
      <w:r>
        <w:rPr>
          <w:rFonts w:cs="Times New Roman"/>
          <w:sz w:val="28"/>
          <w:spacing w:val="1"/>
          <w:szCs w:val="28"/>
        </w:rPr>
        <w:t vyd:_id="vyd:0000000000047m" xml:space="preserve"> </w:t>
      </w:r>
      <w:r>
        <w:rPr>
          <w:rFonts w:cs="Times New Roman"/>
          <w:sz w:val="28"/>
          <w:szCs w:val="28"/>
        </w:rPr>
        <w:t vyd:_id="vyd:0000000000047l">формальных к тому препятствий</w:t>
      </w:r>
      <w:r>
        <w:rPr>
          <w:rStyle w:val="a6"/>
          <w:rFonts w:cs="Times New Roman"/>
          <w:sz w:val="28"/>
          <w:szCs w:val="28"/>
        </w:rPr>
        <w:footnoteReference vyd:_id="vyd:0000000000047k" w:id="4"/>
      </w:r>
      <w:r>
        <w:rPr>
          <w:rFonts w:cs="Times New Roman"/>
          <w:sz w:val="28"/>
          <w:szCs w:val="28"/>
        </w:rPr>
        <w:t vyd:_id="vyd:0000000000047j">.</w:t>
      </w:r>
    </w:p>
    <w:p w14:paraId="3F15113D" w14:textId="77777777" w:rsidR="00776897" w:rsidRPr="00321B78" w:rsidRDefault="00776897" w:rsidP="00776897" vyd:_id="vyd:0000000000046y">
      <w:pPr>
        <w:spacing w:line="360" w:lineRule="auto"/>
        <w:ind w:firstLine="709"/>
        <w:rPr>
          <w:rFonts w:cs="Times New Roman"/>
          <w:sz w:val="28"/>
          <w:szCs w:val="28"/>
        </w:rPr>
      </w:pPr>
      <w:r>
        <w:rPr>
          <w:rFonts w:cs="Times New Roman"/>
          <w:sz w:val="28"/>
          <w:szCs w:val="28"/>
        </w:rPr>
        <w:t vyd:_id="vyd:0000000000047h">Добросовестность</w:t>
      </w:r>
      <w:r>
        <w:rPr>
          <w:rFonts w:cs="Times New Roman"/>
          <w:sz w:val="28"/>
          <w:spacing w:val="1"/>
          <w:szCs w:val="28"/>
        </w:rPr>
        <w:t vyd:_id="vyd:0000000000047g" xml:space="preserve"> </w:t>
      </w:r>
      <w:r>
        <w:rPr>
          <w:rFonts w:cs="Times New Roman"/>
          <w:sz w:val="28"/>
          <w:szCs w:val="28"/>
        </w:rPr>
        <w:t vyd:_id="vyd:0000000000047f">—</w:t>
      </w:r>
      <w:r>
        <w:rPr>
          <w:rFonts w:cs="Times New Roman"/>
          <w:sz w:val="28"/>
          <w:spacing w:val="1"/>
          <w:szCs w:val="28"/>
        </w:rPr>
        <w:t vyd:_id="vyd:0000000000047e" xml:space="preserve"> </w:t>
      </w:r>
      <w:r>
        <w:rPr>
          <w:rFonts w:cs="Times New Roman"/>
          <w:sz w:val="28"/>
          <w:szCs w:val="28"/>
        </w:rPr>
        <w:t vyd:_id="vyd:0000000000047d">это</w:t>
      </w:r>
      <w:r>
        <w:rPr>
          <w:rFonts w:cs="Times New Roman"/>
          <w:sz w:val="28"/>
          <w:spacing w:val="1"/>
          <w:szCs w:val="28"/>
        </w:rPr>
        <w:t vyd:_id="vyd:0000000000047c" xml:space="preserve"> </w:t>
      </w:r>
      <w:r>
        <w:rPr>
          <w:rFonts w:cs="Times New Roman"/>
          <w:sz w:val="28"/>
          <w:szCs w:val="28"/>
        </w:rPr>
        <w:t vyd:_id="vyd:0000000000047b">принцип,</w:t>
      </w:r>
      <w:r>
        <w:rPr>
          <w:rFonts w:cs="Times New Roman"/>
          <w:sz w:val="28"/>
          <w:spacing w:val="1"/>
          <w:szCs w:val="28"/>
        </w:rPr>
        <w:t vyd:_id="vyd:0000000000047a" xml:space="preserve"> </w:t>
      </w:r>
      <w:r>
        <w:rPr>
          <w:rFonts w:cs="Times New Roman"/>
          <w:sz w:val="28"/>
          <w:szCs w:val="28"/>
        </w:rPr>
        <w:t vyd:_id="vyd:00000000000479">применимый</w:t>
      </w:r>
      <w:r>
        <w:rPr>
          <w:rFonts w:cs="Times New Roman"/>
          <w:sz w:val="28"/>
          <w:spacing w:val="1"/>
          <w:szCs w:val="28"/>
        </w:rPr>
        <w:t vyd:_id="vyd:00000000000478" xml:space="preserve"> </w:t>
      </w:r>
      <w:r>
        <w:rPr>
          <w:rFonts w:cs="Times New Roman"/>
          <w:sz w:val="28"/>
          <w:szCs w:val="28"/>
        </w:rPr>
        <w:t vyd:_id="vyd:00000000000477">к</w:t>
      </w:r>
      <w:r>
        <w:rPr>
          <w:rFonts w:cs="Times New Roman"/>
          <w:sz w:val="28"/>
          <w:spacing w:val="1"/>
          <w:szCs w:val="28"/>
        </w:rPr>
        <w:t vyd:_id="vyd:00000000000476" xml:space="preserve"> </w:t>
      </w:r>
      <w:r>
        <w:rPr>
          <w:rFonts w:cs="Times New Roman"/>
          <w:sz w:val="28"/>
          <w:szCs w:val="28"/>
        </w:rPr>
        <w:t vyd:_id="vyd:00000000000475">любым</w:t>
      </w:r>
      <w:r>
        <w:rPr>
          <w:rFonts w:cs="Times New Roman"/>
          <w:sz w:val="28"/>
          <w:spacing w:val="1"/>
          <w:szCs w:val="28"/>
        </w:rPr>
        <w:t vyd:_id="vyd:00000000000474" xml:space="preserve"> </w:t>
      </w:r>
      <w:r>
        <w:rPr>
          <w:rFonts w:cs="Times New Roman"/>
          <w:sz w:val="28"/>
          <w:szCs w:val="28"/>
        </w:rPr>
        <w:t vyd:_id="vyd:00000000000473">отношениям и деятельности человека: от трудовой функции до семейной,</w:t>
      </w:r>
      <w:r>
        <w:rPr>
          <w:rFonts w:cs="Times New Roman"/>
          <w:sz w:val="28"/>
          <w:spacing w:val="1"/>
          <w:szCs w:val="28"/>
        </w:rPr>
        <w:t vyd:_id="vyd:00000000000472" xml:space="preserve"> </w:t>
      </w:r>
      <w:r>
        <w:rPr>
          <w:rFonts w:cs="Times New Roman"/>
          <w:sz w:val="28"/>
          <w:szCs w:val="28"/>
        </w:rPr>
        <w:t vyd:_id="vyd:00000000000471">от</w:t>
      </w:r>
      <w:r>
        <w:rPr>
          <w:rFonts w:cs="Times New Roman"/>
          <w:sz w:val="28"/>
          <w:spacing w:val="-2"/>
          <w:szCs w:val="28"/>
        </w:rPr>
        <w:t vyd:_id="vyd:00000000000470" xml:space="preserve"> </w:t>
      </w:r>
      <w:r>
        <w:rPr>
          <w:rFonts w:cs="Times New Roman"/>
          <w:sz w:val="28"/>
          <w:szCs w:val="28"/>
        </w:rPr>
        <w:t vyd:_id="vyd:0000000000046z">деловых и до международных отношений.</w:t>
      </w:r>
    </w:p>
    <w:p w14:paraId="26432382" w14:textId="77777777" w:rsidR="00776897" w:rsidRPr="00321B78" w:rsidRDefault="00776897" w:rsidP="00776897" vyd:_id="vyd:0000000000044m">
      <w:pPr>
        <w:spacing w:line="360" w:lineRule="auto"/>
        <w:ind w:firstLine="709"/>
        <w:rPr>
          <w:rFonts w:cs="Times New Roman"/>
          <w:sz w:val="28"/>
          <w:szCs w:val="28"/>
        </w:rPr>
      </w:pPr>
      <w:r>
        <w:rPr>
          <w:rFonts w:cs="Times New Roman"/>
          <w:sz w:val="28"/>
          <w:szCs w:val="28"/>
        </w:rPr>
        <w:t vyd:_id="vyd:0000000000046x">Внутреннее</w:t>
      </w:r>
      <w:r>
        <w:rPr>
          <w:rFonts w:cs="Times New Roman"/>
          <w:sz w:val="28"/>
          <w:spacing w:val="1"/>
          <w:szCs w:val="28"/>
        </w:rPr>
        <w:t vyd:_id="vyd:0000000000046w" xml:space="preserve"> </w:t>
      </w:r>
      <w:r>
        <w:rPr>
          <w:rFonts w:cs="Times New Roman"/>
          <w:sz w:val="28"/>
          <w:szCs w:val="28"/>
        </w:rPr>
        <w:t vyd:_id="vyd:0000000000046v">представление</w:t>
      </w:r>
      <w:r>
        <w:rPr>
          <w:rFonts w:cs="Times New Roman"/>
          <w:sz w:val="28"/>
          <w:spacing w:val="1"/>
          <w:szCs w:val="28"/>
        </w:rPr>
        <w:t vyd:_id="vyd:0000000000046u" xml:space="preserve"> </w:t>
      </w:r>
      <w:r>
        <w:rPr>
          <w:rFonts w:cs="Times New Roman"/>
          <w:sz w:val="28"/>
          <w:szCs w:val="28"/>
        </w:rPr>
        <w:t vyd:_id="vyd:0000000000046t">человека</w:t>
      </w:r>
      <w:r>
        <w:rPr>
          <w:rFonts w:cs="Times New Roman"/>
          <w:sz w:val="28"/>
          <w:spacing w:val="1"/>
          <w:szCs w:val="28"/>
        </w:rPr>
        <w:t vyd:_id="vyd:0000000000046s" xml:space="preserve"> </w:t>
      </w:r>
      <w:r>
        <w:rPr>
          <w:rFonts w:cs="Times New Roman"/>
          <w:sz w:val="28"/>
          <w:szCs w:val="28"/>
        </w:rPr>
        <w:t vyd:_id="vyd:0000000000046r">о</w:t>
      </w:r>
      <w:r>
        <w:rPr>
          <w:rFonts w:cs="Times New Roman"/>
          <w:sz w:val="28"/>
          <w:spacing w:val="1"/>
          <w:szCs w:val="28"/>
        </w:rPr>
        <w:t vyd:_id="vyd:0000000000046q" xml:space="preserve"> </w:t>
      </w:r>
      <w:r>
        <w:rPr>
          <w:rFonts w:cs="Times New Roman"/>
          <w:sz w:val="28"/>
          <w:szCs w:val="28"/>
        </w:rPr>
        <w:t vyd:_id="vyd:0000000000046p">порядке</w:t>
      </w:r>
      <w:r>
        <w:rPr>
          <w:rFonts w:cs="Times New Roman"/>
          <w:sz w:val="28"/>
          <w:spacing w:val="1"/>
          <w:szCs w:val="28"/>
        </w:rPr>
        <w:t vyd:_id="vyd:0000000000046o" xml:space="preserve"> </w:t>
      </w:r>
      <w:r>
        <w:rPr>
          <w:rFonts w:cs="Times New Roman"/>
          <w:sz w:val="28"/>
          <w:szCs w:val="28"/>
        </w:rPr>
        <w:t vyd:_id="vyd:0000000000046n">ведения</w:t>
      </w:r>
      <w:r>
        <w:rPr>
          <w:rFonts w:cs="Times New Roman"/>
          <w:sz w:val="28"/>
          <w:spacing w:val="1"/>
          <w:szCs w:val="28"/>
        </w:rPr>
        <w:t vyd:_id="vyd:0000000000046m" xml:space="preserve"> </w:t>
      </w:r>
      <w:r>
        <w:rPr>
          <w:rFonts w:cs="Times New Roman"/>
          <w:sz w:val="28"/>
          <w:szCs w:val="28"/>
        </w:rPr>
        <w:t vyd:_id="vyd:0000000000046l">дел</w:t>
      </w:r>
      <w:r>
        <w:rPr>
          <w:rFonts w:cs="Times New Roman"/>
          <w:sz w:val="28"/>
          <w:spacing w:val="1"/>
          <w:szCs w:val="28"/>
        </w:rPr>
        <w:t vyd:_id="vyd:0000000000046k" xml:space="preserve"> </w:t>
      </w:r>
      <w:r>
        <w:rPr>
          <w:rFonts w:cs="Times New Roman"/>
          <w:sz w:val="28"/>
          <w:szCs w:val="28"/>
        </w:rPr>
        <w:t vyd:_id="vyd:0000000000046j">—</w:t>
      </w:r>
      <w:r>
        <w:rPr>
          <w:rFonts w:cs="Times New Roman"/>
          <w:sz w:val="28"/>
          <w:spacing w:val="1"/>
          <w:szCs w:val="28"/>
        </w:rPr>
        <w:t vyd:_id="vyd:0000000000046i" xml:space="preserve"> </w:t>
      </w:r>
      <w:r>
        <w:rPr>
          <w:rFonts w:cs="Times New Roman"/>
          <w:sz w:val="28"/>
          <w:szCs w:val="28"/>
        </w:rPr>
        <w:t vyd:_id="vyd:0000000000046h">добросовестно</w:t>
      </w:r>
      <w:r>
        <w:rPr>
          <w:rFonts w:cs="Times New Roman"/>
          <w:sz w:val="28"/>
          <w:spacing w:val="1"/>
          <w:szCs w:val="28"/>
        </w:rPr>
        <w:t vyd:_id="vyd:0000000000046g" xml:space="preserve"> </w:t>
      </w:r>
      <w:r>
        <w:rPr>
          <w:rFonts w:cs="Times New Roman"/>
          <w:sz w:val="28"/>
          <w:szCs w:val="28"/>
        </w:rPr>
        <w:t vyd:_id="vyd:0000000000046f">или</w:t>
      </w:r>
      <w:r>
        <w:rPr>
          <w:rFonts w:cs="Times New Roman"/>
          <w:sz w:val="28"/>
          <w:spacing w:val="1"/>
          <w:szCs w:val="28"/>
        </w:rPr>
        <w:t vyd:_id="vyd:0000000000046e" xml:space="preserve"> </w:t>
      </w:r>
      <w:r>
        <w:rPr>
          <w:rFonts w:cs="Times New Roman"/>
          <w:sz w:val="28"/>
          <w:szCs w:val="28"/>
        </w:rPr>
        <w:t vyd:_id="vyd:0000000000046d">нет</w:t>
      </w:r>
      <w:r>
        <w:rPr>
          <w:rFonts w:cs="Times New Roman"/>
          <w:sz w:val="28"/>
          <w:spacing w:val="1"/>
          <w:szCs w:val="28"/>
        </w:rPr>
        <w:t vyd:_id="vyd:0000000000046c" xml:space="preserve"> </w:t>
      </w:r>
      <w:r>
        <w:rPr>
          <w:rFonts w:cs="Times New Roman"/>
          <w:sz w:val="28"/>
          <w:szCs w:val="28"/>
        </w:rPr>
        <w:t vyd:_id="vyd:0000000000046b">—</w:t>
      </w:r>
      <w:r>
        <w:rPr>
          <w:rFonts w:cs="Times New Roman"/>
          <w:sz w:val="28"/>
          <w:spacing w:val="1"/>
          <w:szCs w:val="28"/>
        </w:rPr>
        <w:t vyd:_id="vyd:0000000000046a" xml:space="preserve"> </w:t>
      </w:r>
      <w:r>
        <w:rPr>
          <w:rFonts w:cs="Times New Roman"/>
          <w:sz w:val="28"/>
          <w:szCs w:val="28"/>
        </w:rPr>
        <w:t vyd:_id="vyd:00000000000469">стимулирует</w:t>
      </w:r>
      <w:r>
        <w:rPr>
          <w:rFonts w:cs="Times New Roman"/>
          <w:sz w:val="28"/>
          <w:spacing w:val="1"/>
          <w:szCs w:val="28"/>
        </w:rPr>
        <w:t vyd:_id="vyd:00000000000468" xml:space="preserve"> </w:t>
      </w:r>
      <w:r>
        <w:rPr>
          <w:rFonts w:cs="Times New Roman"/>
          <w:sz w:val="28"/>
          <w:szCs w:val="28"/>
        </w:rPr>
        <w:t vyd:_id="vyd:00000000000467">развитие</w:t>
      </w:r>
      <w:r>
        <w:rPr>
          <w:rFonts w:cs="Times New Roman"/>
          <w:sz w:val="28"/>
          <w:spacing w:val="1"/>
          <w:szCs w:val="28"/>
        </w:rPr>
        <w:t vyd:_id="vyd:00000000000466" xml:space="preserve"> </w:t>
      </w:r>
      <w:r>
        <w:rPr>
          <w:rFonts w:cs="Times New Roman"/>
          <w:sz w:val="28"/>
          <w:szCs w:val="28"/>
        </w:rPr>
        <w:t vyd:_id="vyd:00000000000465">экономики,</w:t>
      </w:r>
      <w:r>
        <w:rPr>
          <w:rFonts w:cs="Times New Roman"/>
          <w:sz w:val="28"/>
          <w:spacing w:val="1"/>
          <w:szCs w:val="28"/>
        </w:rPr>
        <w:t vyd:_id="vyd:00000000000464" xml:space="preserve"> </w:t>
      </w:r>
      <w:r>
        <w:rPr>
          <w:rFonts w:cs="Times New Roman"/>
          <w:sz w:val="28"/>
          <w:szCs w:val="28"/>
        </w:rPr>
        <w:t vyd:_id="vyd:00000000000463">науки,</w:t>
      </w:r>
      <w:r>
        <w:rPr>
          <w:rFonts w:cs="Times New Roman"/>
          <w:sz w:val="28"/>
          <w:spacing w:val="1"/>
          <w:szCs w:val="28"/>
        </w:rPr>
        <w:t vyd:_id="vyd:00000000000462" xml:space="preserve"> </w:t>
      </w:r>
      <w:r>
        <w:rPr>
          <w:rFonts w:cs="Times New Roman"/>
          <w:sz w:val="28"/>
          <w:szCs w:val="28"/>
        </w:rPr>
        <w:t vyd:_id="vyd:00000000000461">законодательства</w:t>
      </w:r>
      <w:r>
        <w:rPr>
          <w:rFonts w:cs="Times New Roman"/>
          <w:sz w:val="28"/>
          <w:spacing w:val="1"/>
          <w:szCs w:val="28"/>
        </w:rPr>
        <w:t vyd:_id="vyd:00000000000460" xml:space="preserve"> </w:t>
      </w:r>
      <w:r>
        <w:rPr>
          <w:rFonts w:cs="Times New Roman"/>
          <w:sz w:val="28"/>
          <w:szCs w:val="28"/>
        </w:rPr>
        <w:t vyd:_id="vyd:0000000000045z">или</w:t>
      </w:r>
      <w:r>
        <w:rPr>
          <w:rFonts w:cs="Times New Roman"/>
          <w:sz w:val="28"/>
          <w:spacing w:val="1"/>
          <w:szCs w:val="28"/>
        </w:rPr>
        <w:t vyd:_id="vyd:0000000000045y" xml:space="preserve"> </w:t>
      </w:r>
      <w:r>
        <w:rPr>
          <w:rFonts w:cs="Times New Roman"/>
          <w:sz w:val="28"/>
          <w:szCs w:val="28"/>
        </w:rPr>
        <w:t vyd:_id="vyd:0000000000045x">же</w:t>
      </w:r>
      <w:r>
        <w:rPr>
          <w:rFonts w:cs="Times New Roman"/>
          <w:sz w:val="28"/>
          <w:spacing w:val="1"/>
          <w:szCs w:val="28"/>
        </w:rPr>
        <w:t vyd:_id="vyd:0000000000045w" xml:space="preserve"> </w:t>
      </w:r>
      <w:r>
        <w:rPr>
          <w:rFonts w:cs="Times New Roman"/>
          <w:sz w:val="28"/>
          <w:szCs w:val="28"/>
        </w:rPr>
        <w:t vyd:_id="vyd:0000000000045v">наоборот</w:t>
      </w:r>
      <w:r>
        <w:rPr>
          <w:rFonts w:cs="Times New Roman"/>
          <w:sz w:val="28"/>
          <w:spacing w:val="1"/>
          <w:szCs w:val="28"/>
        </w:rPr>
        <w:t vyd:_id="vyd:0000000000045u" xml:space="preserve"> </w:t>
      </w:r>
      <w:r>
        <w:rPr>
          <w:rFonts w:cs="Times New Roman"/>
          <w:sz w:val="28"/>
          <w:szCs w:val="28"/>
        </w:rPr>
        <w:t vyd:_id="vyd:0000000000045t">тормозит</w:t>
      </w:r>
      <w:r>
        <w:rPr>
          <w:rFonts w:cs="Times New Roman"/>
          <w:sz w:val="28"/>
          <w:spacing w:val="1"/>
          <w:szCs w:val="28"/>
        </w:rPr>
        <w:t vyd:_id="vyd:0000000000045s" xml:space="preserve"> </w:t>
      </w:r>
      <w:r>
        <w:rPr>
          <w:rFonts w:cs="Times New Roman"/>
          <w:sz w:val="28"/>
          <w:szCs w:val="28"/>
        </w:rPr>
        <w:t vyd:_id="vyd:0000000000045r">его</w:t>
      </w:r>
      <w:r>
        <w:rPr>
          <w:rFonts w:cs="Times New Roman"/>
          <w:sz w:val="28"/>
          <w:spacing w:val="1"/>
          <w:szCs w:val="28"/>
        </w:rPr>
        <w:t vyd:_id="vyd:0000000000045q" xml:space="preserve"> </w:t>
      </w:r>
      <w:r>
        <w:rPr>
          <w:rFonts w:cs="Times New Roman"/>
          <w:sz w:val="28"/>
          <w:szCs w:val="28"/>
        </w:rPr>
        <w:t vyd:_id="vyd:0000000000045p">при</w:t>
      </w:r>
      <w:r>
        <w:rPr>
          <w:rFonts w:cs="Times New Roman"/>
          <w:sz w:val="28"/>
          <w:spacing w:val="1"/>
          <w:szCs w:val="28"/>
        </w:rPr>
        <w:t vyd:_id="vyd:0000000000045o" xml:space="preserve"> </w:t>
      </w:r>
      <w:r>
        <w:rPr>
          <w:rFonts w:cs="Times New Roman"/>
          <w:sz w:val="28"/>
          <w:szCs w:val="28"/>
        </w:rPr>
        <w:t vyd:_id="vyd:0000000000045n">желании</w:t>
      </w:r>
      <w:r>
        <w:rPr>
          <w:rFonts w:cs="Times New Roman"/>
          <w:sz w:val="28"/>
          <w:spacing w:val="1"/>
          <w:szCs w:val="28"/>
        </w:rPr>
        <w:t vyd:_id="vyd:0000000000045m" xml:space="preserve"> </w:t>
      </w:r>
      <w:r>
        <w:rPr>
          <w:rFonts w:cs="Times New Roman"/>
          <w:sz w:val="28"/>
          <w:szCs w:val="28"/>
        </w:rPr>
        <w:t vyd:_id="vyd:0000000000045l">лица</w:t>
      </w:r>
      <w:r>
        <w:rPr>
          <w:rFonts w:cs="Times New Roman"/>
          <w:sz w:val="28"/>
          <w:spacing w:val="1"/>
          <w:szCs w:val="28"/>
        </w:rPr>
        <w:t vyd:_id="vyd:0000000000045k" xml:space="preserve"> </w:t>
      </w:r>
      <w:r>
        <w:rPr>
          <w:rFonts w:cs="Times New Roman"/>
          <w:sz w:val="28"/>
          <w:szCs w:val="28"/>
        </w:rPr>
        <w:t vyd:_id="vyd:0000000000045j">уклониться</w:t>
      </w:r>
      <w:r>
        <w:rPr>
          <w:rFonts w:cs="Times New Roman"/>
          <w:sz w:val="28"/>
          <w:spacing w:val="1"/>
          <w:szCs w:val="28"/>
        </w:rPr>
        <w:t vyd:_id="vyd:0000000000045i" xml:space="preserve"> </w:t>
      </w:r>
      <w:r>
        <w:rPr>
          <w:rFonts w:cs="Times New Roman"/>
          <w:sz w:val="28"/>
          <w:szCs w:val="28"/>
        </w:rPr>
        <w:t vyd:_id="vyd:0000000000045h">от</w:t>
      </w:r>
      <w:r>
        <w:rPr>
          <w:rFonts w:cs="Times New Roman"/>
          <w:sz w:val="28"/>
          <w:spacing w:val="1"/>
          <w:szCs w:val="28"/>
        </w:rPr>
        <w:t vyd:_id="vyd:0000000000045g" xml:space="preserve"> </w:t>
      </w:r>
      <w:r>
        <w:rPr>
          <w:rFonts w:cs="Times New Roman"/>
          <w:sz w:val="28"/>
          <w:szCs w:val="28"/>
        </w:rPr>
        <w:t vyd:_id="vyd:0000000000045f">исполнения</w:t>
      </w:r>
      <w:r>
        <w:rPr>
          <w:rFonts w:cs="Times New Roman"/>
          <w:sz w:val="28"/>
          <w:spacing w:val="1"/>
          <w:szCs w:val="28"/>
        </w:rPr>
        <w:t vyd:_id="vyd:0000000000045e" xml:space="preserve"> </w:t>
      </w:r>
      <w:r>
        <w:rPr>
          <w:rFonts w:cs="Times New Roman"/>
          <w:sz w:val="28"/>
          <w:szCs w:val="28"/>
        </w:rPr>
        <w:t vyd:_id="vyd:0000000000045d">надлежащим</w:t>
      </w:r>
      <w:r>
        <w:rPr>
          <w:rFonts w:cs="Times New Roman"/>
          <w:sz w:val="28"/>
          <w:spacing w:val="1"/>
          <w:szCs w:val="28"/>
        </w:rPr>
        <w:t vyd:_id="vyd:0000000000045c" xml:space="preserve"> </w:t>
      </w:r>
      <w:r>
        <w:rPr>
          <w:rFonts w:cs="Times New Roman"/>
          <w:sz w:val="28"/>
          <w:szCs w:val="28"/>
        </w:rPr>
        <w:t vyd:_id="vyd:0000000000045b">образом своих</w:t>
      </w:r>
      <w:r>
        <w:rPr>
          <w:rFonts w:cs="Times New Roman"/>
          <w:sz w:val="28"/>
          <w:spacing w:val="1"/>
          <w:szCs w:val="28"/>
        </w:rPr>
        <w:t vyd:_id="vyd:0000000000045a" xml:space="preserve"> </w:t>
      </w:r>
      <w:r>
        <w:rPr>
          <w:rFonts w:cs="Times New Roman"/>
          <w:sz w:val="28"/>
          <w:szCs w:val="28"/>
        </w:rPr>
        <w:t vyd:_id="vyd:00000000000459">обязанностей.</w:t>
      </w:r>
      <w:r>
        <w:rPr>
          <w:rFonts w:cs="Times New Roman"/>
          <w:sz w:val="28"/>
          <w:spacing w:val="1"/>
          <w:szCs w:val="28"/>
        </w:rPr>
        <w:t vyd:_id="vyd:00000000000458" xml:space="preserve"> </w:t>
      </w:r>
      <w:r>
        <w:rPr>
          <w:rFonts w:cs="Times New Roman"/>
          <w:sz w:val="28"/>
          <w:szCs w:val="28"/>
        </w:rPr>
        <w:t vyd:_id="vyd:00000000000457">Однако</w:t>
      </w:r>
      <w:r>
        <w:rPr>
          <w:rFonts w:cs="Times New Roman"/>
          <w:sz w:val="28"/>
          <w:spacing w:val="1"/>
          <w:szCs w:val="28"/>
        </w:rPr>
        <w:t vyd:_id="vyd:00000000000456" xml:space="preserve"> </w:t>
      </w:r>
      <w:r>
        <w:rPr>
          <w:rFonts w:cs="Times New Roman"/>
          <w:sz w:val="28"/>
          <w:szCs w:val="28"/>
        </w:rPr>
        <w:t vyd:_id="vyd:00000000000455">как</w:t>
      </w:r>
      <w:r>
        <w:rPr>
          <w:rFonts w:cs="Times New Roman"/>
          <w:sz w:val="28"/>
          <w:spacing w:val="1"/>
          <w:szCs w:val="28"/>
        </w:rPr>
        <w:t vyd:_id="vyd:00000000000454" xml:space="preserve"> </w:t>
      </w:r>
      <w:r>
        <w:rPr>
          <w:rFonts w:cs="Times New Roman"/>
          <w:sz w:val="28"/>
          <w:szCs w:val="28"/>
        </w:rPr>
        <w:t vyd:_id="vyd:00000000000453">указывалось</w:t>
      </w:r>
      <w:r>
        <w:rPr>
          <w:rFonts w:cs="Times New Roman"/>
          <w:sz w:val="28"/>
          <w:spacing w:val="1"/>
          <w:szCs w:val="28"/>
        </w:rPr>
        <w:t vyd:_id="vyd:00000000000452" xml:space="preserve"> </w:t>
      </w:r>
      <w:r>
        <w:rPr>
          <w:rFonts w:cs="Times New Roman"/>
          <w:sz w:val="28"/>
          <w:szCs w:val="28"/>
        </w:rPr>
        <w:t vyd:_id="vyd:00000000000451">выше,</w:t>
      </w:r>
      <w:r>
        <w:rPr>
          <w:rFonts w:cs="Times New Roman"/>
          <w:sz w:val="28"/>
          <w:spacing w:val="1"/>
          <w:szCs w:val="28"/>
        </w:rPr>
        <w:t vyd:_id="vyd:00000000000450" xml:space="preserve"> </w:t>
      </w:r>
      <w:r>
        <w:rPr>
          <w:rFonts w:cs="Times New Roman"/>
          <w:sz w:val="28"/>
          <w:szCs w:val="28"/>
        </w:rPr>
        <w:t vyd:_id="vyd:0000000000044z">добросовестность</w:t>
      </w:r>
      <w:r>
        <w:rPr>
          <w:rFonts w:cs="Times New Roman"/>
          <w:sz w:val="28"/>
          <w:spacing w:val="1"/>
          <w:szCs w:val="28"/>
        </w:rPr>
        <w:t vyd:_id="vyd:0000000000044y" xml:space="preserve"> </w:t>
      </w:r>
      <w:r>
        <w:rPr>
          <w:rFonts w:cs="Times New Roman"/>
          <w:sz w:val="28"/>
          <w:szCs w:val="28"/>
        </w:rPr>
        <w:t vyd:_id="vyd:0000000000044x">сложно</w:t>
      </w:r>
      <w:r>
        <w:rPr>
          <w:rFonts w:cs="Times New Roman"/>
          <w:sz w:val="28"/>
          <w:spacing w:val="1"/>
          <w:szCs w:val="28"/>
        </w:rPr>
        <w:t vyd:_id="vyd:0000000000044w" xml:space="preserve"> </w:t>
      </w:r>
      <w:r>
        <w:rPr>
          <w:rFonts w:cs="Times New Roman"/>
          <w:sz w:val="28"/>
          <w:szCs w:val="28"/>
        </w:rPr>
        <w:t vyd:_id="vyd:0000000000044v">ограничить</w:t>
      </w:r>
      <w:r>
        <w:rPr>
          <w:rFonts w:cs="Times New Roman"/>
          <w:sz w:val="28"/>
          <w:spacing w:val="1"/>
          <w:szCs w:val="28"/>
        </w:rPr>
        <w:t vyd:_id="vyd:0000000000044u" xml:space="preserve"> </w:t>
      </w:r>
      <w:r>
        <w:rPr>
          <w:rFonts w:cs="Times New Roman"/>
          <w:sz w:val="28"/>
          <w:szCs w:val="28"/>
        </w:rPr>
        <w:t vyd:_id="vyd:0000000000044t">пределами законов или иных критериев. Действуя добросовестно, человек</w:t>
      </w:r>
      <w:r>
        <w:rPr>
          <w:rFonts w:cs="Times New Roman"/>
          <w:sz w:val="28"/>
          <w:spacing w:val="1"/>
          <w:szCs w:val="28"/>
        </w:rPr>
        <w:t vyd:_id="vyd:0000000000044s" xml:space="preserve"> </w:t>
      </w:r>
      <w:r>
        <w:rPr>
          <w:rFonts w:cs="Times New Roman"/>
          <w:sz w:val="28"/>
          <w:szCs w:val="28"/>
        </w:rPr>
        <w:t vyd:_id="vyd:0000000000044r">может пойти на различные ухищрения, используя лазейки в законах для</w:t>
      </w:r>
      <w:r>
        <w:rPr>
          <w:rFonts w:cs="Times New Roman"/>
          <w:sz w:val="28"/>
          <w:spacing w:val="1"/>
          <w:szCs w:val="28"/>
        </w:rPr>
        <w:t vyd:_id="vyd:0000000000044q" xml:space="preserve"> </w:t>
      </w:r>
      <w:r>
        <w:rPr>
          <w:rFonts w:cs="Times New Roman"/>
          <w:sz w:val="28"/>
          <w:szCs w:val="28"/>
        </w:rPr>
        <w:t vyd:_id="vyd:0000000000044p">достижения</w:t>
      </w:r>
      <w:r>
        <w:rPr>
          <w:rFonts w:cs="Times New Roman"/>
          <w:sz w:val="28"/>
          <w:spacing w:val="-2"/>
          <w:szCs w:val="28"/>
        </w:rPr>
        <w:t vyd:_id="vyd:0000000000044o" xml:space="preserve"> </w:t>
      </w:r>
      <w:r>
        <w:rPr>
          <w:rFonts w:cs="Times New Roman"/>
          <w:sz w:val="28"/>
          <w:szCs w:val="28"/>
        </w:rPr>
        <w:t vyd:_id="vyd:0000000000044n">желаемого результата.</w:t>
      </w:r>
    </w:p>
    <w:p w14:paraId="78B5FD9A" w14:textId="77777777" w:rsidR="00776897" w:rsidRPr="00321B78" w:rsidRDefault="00776897" w:rsidP="00776897" vyd:_id="vyd:000000000003yw">
      <w:pPr>
        <w:spacing w:line="360" w:lineRule="auto"/>
        <w:ind w:firstLine="709"/>
        <w:rPr>
          <w:rFonts w:cs="Times New Roman"/>
          <w:sz w:val="28"/>
          <w:szCs w:val="28"/>
        </w:rPr>
      </w:pPr>
      <w:r>
        <w:rPr>
          <w:rFonts w:cs="Times New Roman"/>
          <w:sz w:val="28"/>
          <w:szCs w:val="28"/>
        </w:rPr>
        <w:t vyd:_id="vyd:0000000000044l">Словарь</w:t>
      </w:r>
      <w:r>
        <w:rPr>
          <w:rFonts w:cs="Times New Roman"/>
          <w:sz w:val="28"/>
          <w:spacing w:val="1"/>
          <w:szCs w:val="28"/>
        </w:rPr>
        <w:t vyd:_id="vyd:0000000000044k" xml:space="preserve"> </w:t>
      </w:r>
      <w:r>
        <w:rPr>
          <w:rFonts w:cs="Times New Roman"/>
          <w:sz w:val="28"/>
          <w:szCs w:val="28"/>
        </w:rPr>
        <w:t vyd:_id="vyd:0000000000044j">синонимов</w:t>
      </w:r>
      <w:r>
        <w:rPr>
          <w:rFonts w:cs="Times New Roman"/>
          <w:sz w:val="28"/>
          <w:spacing w:val="1"/>
          <w:szCs w:val="28"/>
        </w:rPr>
        <w:t vyd:_id="vyd:0000000000044i" xml:space="preserve"> </w:t>
      </w:r>
      <w:r>
        <w:rPr>
          <w:rFonts w:cs="Times New Roman"/>
          <w:sz w:val="28"/>
          <w:szCs w:val="28"/>
        </w:rPr>
        <w:t vyd:_id="vyd:0000000000044h">выдает</w:t>
      </w:r>
      <w:r>
        <w:rPr>
          <w:rFonts w:cs="Times New Roman"/>
          <w:sz w:val="28"/>
          <w:spacing w:val="1"/>
          <w:szCs w:val="28"/>
        </w:rPr>
        <w:t vyd:_id="vyd:0000000000044g" xml:space="preserve"> </w:t>
      </w:r>
      <w:r>
        <w:rPr>
          <w:rFonts w:cs="Times New Roman"/>
          <w:sz w:val="28"/>
          <w:szCs w:val="28"/>
        </w:rPr>
        <w:t vyd:_id="vyd:0000000000044f">такие</w:t>
      </w:r>
      <w:r>
        <w:rPr>
          <w:rFonts w:cs="Times New Roman"/>
          <w:sz w:val="28"/>
          <w:spacing w:val="1"/>
          <w:szCs w:val="28"/>
        </w:rPr>
        <w:t vyd:_id="vyd:0000000000044e" xml:space="preserve"> </w:t>
      </w:r>
      <w:r>
        <w:rPr>
          <w:rFonts w:cs="Times New Roman"/>
          <w:sz w:val="28"/>
          <w:szCs w:val="28"/>
        </w:rPr>
        <w:t vyd:_id="vyd:0000000000044d">понятия,</w:t>
      </w:r>
      <w:r>
        <w:rPr>
          <w:rFonts w:cs="Times New Roman"/>
          <w:sz w:val="28"/>
          <w:spacing w:val="1"/>
          <w:szCs w:val="28"/>
        </w:rPr>
        <w:t vyd:_id="vyd:0000000000044c" xml:space="preserve"> </w:t>
      </w:r>
      <w:r>
        <w:rPr>
          <w:rFonts w:cs="Times New Roman"/>
          <w:sz w:val="28"/>
          <w:szCs w:val="28"/>
        </w:rPr>
        <w:t vyd:_id="vyd:0000000000044b">сходные</w:t>
      </w:r>
      <w:r>
        <w:rPr>
          <w:rFonts w:cs="Times New Roman"/>
          <w:sz w:val="28"/>
          <w:spacing w:val="1"/>
          <w:szCs w:val="28"/>
        </w:rPr>
        <w:t vyd:_id="vyd:0000000000044a" xml:space="preserve"> </w:t>
      </w:r>
      <w:r>
        <w:rPr>
          <w:rFonts w:cs="Times New Roman"/>
          <w:sz w:val="28"/>
          <w:szCs w:val="28"/>
        </w:rPr>
        <w:t vyd:_id="vyd:00000000000449">по</w:t>
      </w:r>
      <w:r>
        <w:rPr>
          <w:rFonts w:cs="Times New Roman"/>
          <w:sz w:val="28"/>
          <w:spacing w:val="1"/>
          <w:szCs w:val="28"/>
        </w:rPr>
        <w:t vyd:_id="vyd:00000000000448" xml:space="preserve"> </w:t>
      </w:r>
      <w:r>
        <w:rPr>
          <w:rFonts w:cs="Times New Roman"/>
          <w:sz w:val="28"/>
          <w:szCs w:val="28"/>
        </w:rPr>
        <w:t vyd:_id="vyd:00000000000447">смыслу</w:t>
      </w:r>
      <w:r>
        <w:rPr>
          <w:rFonts w:cs="Times New Roman"/>
          <w:sz w:val="28"/>
          <w:spacing w:val="1"/>
          <w:szCs w:val="28"/>
        </w:rPr>
        <w:t vyd:_id="vyd:00000000000446" xml:space="preserve"> </w:t>
      </w:r>
      <w:r>
        <w:rPr>
          <w:rFonts w:cs="Times New Roman"/>
          <w:sz w:val="28"/>
          <w:szCs w:val="28"/>
        </w:rPr>
        <w:t vyd:_id="vyd:00000000000445">добросовестности как: аккуратность, внимательность, исполнительность,</w:t>
      </w:r>
      <w:r>
        <w:rPr>
          <w:rFonts w:cs="Times New Roman"/>
          <w:sz w:val="28"/>
          <w:spacing w:val="1"/>
          <w:szCs w:val="28"/>
        </w:rPr>
        <w:t vyd:_id="vyd:00000000000444" xml:space="preserve"> </w:t>
      </w:r>
      <w:r>
        <w:rPr>
          <w:rFonts w:cs="Times New Roman"/>
          <w:sz w:val="28"/>
          <w:szCs w:val="28"/>
        </w:rPr>
        <w:t vyd:_id="vyd:00000000000443">исправность,</w:t>
      </w:r>
      <w:r>
        <w:rPr>
          <w:rFonts w:cs="Times New Roman"/>
          <w:sz w:val="28"/>
          <w:spacing w:val="1"/>
          <w:szCs w:val="28"/>
        </w:rPr>
        <w:t vyd:_id="vyd:00000000000442" xml:space="preserve"> </w:t>
      </w:r>
      <w:r>
        <w:rPr>
          <w:rFonts w:cs="Times New Roman"/>
          <w:sz w:val="28"/>
          <w:szCs w:val="28"/>
        </w:rPr>
        <w:t vyd:_id="vyd:00000000000441">пунктуальность,</w:t>
      </w:r>
      <w:r>
        <w:rPr>
          <w:rFonts w:cs="Times New Roman"/>
          <w:sz w:val="28"/>
          <w:spacing w:val="1"/>
          <w:szCs w:val="28"/>
        </w:rPr>
        <w:t vyd:_id="vyd:00000000000440" xml:space="preserve"> </w:t>
      </w:r>
      <w:r>
        <w:rPr>
          <w:rFonts w:cs="Times New Roman"/>
          <w:sz w:val="28"/>
          <w:szCs w:val="28"/>
        </w:rPr>
        <w:t vyd:_id="vyd:0000000000043z">рачительность,</w:t>
      </w:r>
      <w:r>
        <w:rPr>
          <w:rFonts w:cs="Times New Roman"/>
          <w:sz w:val="28"/>
          <w:spacing w:val="1"/>
          <w:szCs w:val="28"/>
        </w:rPr>
        <w:t vyd:_id="vyd:0000000000043y" xml:space="preserve"> </w:t>
      </w:r>
      <w:r>
        <w:rPr>
          <w:rFonts w:cs="Times New Roman"/>
          <w:sz w:val="28"/>
          <w:szCs w:val="28"/>
        </w:rPr>
        <w:t vyd:_id="vyd:0000000000043x">скрупулезность,</w:t>
      </w:r>
      <w:r>
        <w:rPr>
          <w:rFonts w:cs="Times New Roman"/>
          <w:sz w:val="28"/>
          <w:spacing w:val="1"/>
          <w:szCs w:val="28"/>
        </w:rPr>
        <w:t vyd:_id="vyd:0000000000043w" xml:space="preserve"> </w:t>
      </w:r>
      <w:r>
        <w:rPr>
          <w:rFonts w:cs="Times New Roman"/>
          <w:sz w:val="28"/>
          <w:szCs w:val="28"/>
        </w:rPr>
        <w:t vyd:_id="vyd:0000000000043v">совестливость,</w:t>
      </w:r>
      <w:r>
        <w:rPr>
          <w:rFonts w:cs="Times New Roman"/>
          <w:sz w:val="28"/>
          <w:spacing w:val="1"/>
          <w:szCs w:val="28"/>
        </w:rPr>
        <w:t vyd:_id="vyd:0000000000043u" xml:space="preserve"> </w:t>
      </w:r>
      <w:r>
        <w:rPr>
          <w:rFonts w:cs="Times New Roman"/>
          <w:sz w:val="28"/>
          <w:szCs w:val="28"/>
        </w:rPr>
        <w:t vyd:_id="vyd:0000000000043t">старательность,</w:t>
      </w:r>
      <w:r>
        <w:rPr>
          <w:rFonts w:cs="Times New Roman"/>
          <w:sz w:val="28"/>
          <w:spacing w:val="1"/>
          <w:szCs w:val="28"/>
        </w:rPr>
        <w:t vyd:_id="vyd:0000000000043s" xml:space="preserve"> </w:t>
      </w:r>
      <w:r>
        <w:rPr>
          <w:rFonts w:cs="Times New Roman"/>
          <w:sz w:val="28"/>
          <w:szCs w:val="28"/>
        </w:rPr>
        <w:t vyd:_id="vyd:0000000000043r">точность,</w:t>
      </w:r>
      <w:r>
        <w:rPr>
          <w:rFonts w:cs="Times New Roman"/>
          <w:sz w:val="28"/>
          <w:spacing w:val="1"/>
          <w:szCs w:val="28"/>
        </w:rPr>
        <w:t vyd:_id="vyd:0000000000043q" xml:space="preserve"> </w:t>
      </w:r>
      <w:r>
        <w:rPr>
          <w:rFonts w:cs="Times New Roman"/>
          <w:sz w:val="28"/>
          <w:szCs w:val="28"/>
        </w:rPr>
        <w:t vyd:_id="vyd:0000000000043p">тщательность,</w:t>
      </w:r>
      <w:r>
        <w:rPr>
          <w:rFonts w:cs="Times New Roman"/>
          <w:sz w:val="28"/>
          <w:spacing w:val="1"/>
          <w:szCs w:val="28"/>
        </w:rPr>
        <w:t vyd:_id="vyd:0000000000043o" xml:space="preserve"> </w:t>
      </w:r>
      <w:r>
        <w:rPr>
          <w:rFonts w:cs="Times New Roman"/>
          <w:sz w:val="28"/>
          <w:szCs w:val="28"/>
        </w:rPr>
        <w:t vyd:_id="vyd:0000000000043n">честность.</w:t>
      </w:r>
      <w:r>
        <w:rPr>
          <w:rFonts w:cs="Times New Roman"/>
          <w:sz w:val="28"/>
          <w:spacing w:val="1"/>
          <w:szCs w:val="28"/>
        </w:rPr>
        <w:t vyd:_id="vyd:0000000000043m" xml:space="preserve"> </w:t>
      </w:r>
      <w:r>
        <w:rPr>
          <w:rFonts w:cs="Times New Roman"/>
          <w:sz w:val="28"/>
          <w:szCs w:val="28"/>
        </w:rPr>
        <w:t vyd:_id="vyd:0000000000043l">Впрочем,</w:t>
      </w:r>
      <w:r>
        <w:rPr>
          <w:rFonts w:cs="Times New Roman"/>
          <w:sz w:val="28"/>
          <w:spacing w:val="1"/>
          <w:szCs w:val="28"/>
        </w:rPr>
        <w:t vyd:_id="vyd:0000000000043k" xml:space="preserve"> </w:t>
      </w:r>
      <w:r>
        <w:rPr>
          <w:rFonts w:cs="Times New Roman"/>
          <w:sz w:val="28"/>
          <w:szCs w:val="28"/>
        </w:rPr>
        <w:t vyd:_id="vyd:0000000000043j">данный</w:t>
      </w:r>
      <w:r>
        <w:rPr>
          <w:rFonts w:cs="Times New Roman"/>
          <w:sz w:val="28"/>
          <w:spacing w:val="1"/>
          <w:szCs w:val="28"/>
        </w:rPr>
        <w:t vyd:_id="vyd:0000000000043i" xml:space="preserve"> </w:t>
      </w:r>
      <w:r>
        <w:rPr>
          <w:rFonts w:cs="Times New Roman"/>
          <w:sz w:val="28"/>
          <w:szCs w:val="28"/>
        </w:rPr>
        <w:t vyd:_id="vyd:0000000000043h">ряд</w:t>
      </w:r>
      <w:r>
        <w:rPr>
          <w:rFonts w:cs="Times New Roman"/>
          <w:sz w:val="28"/>
          <w:spacing w:val="1"/>
          <w:szCs w:val="28"/>
        </w:rPr>
        <w:t vyd:_id="vyd:0000000000043g" xml:space="preserve"> </w:t>
      </w:r>
      <w:r>
        <w:rPr>
          <w:rFonts w:cs="Times New Roman"/>
          <w:sz w:val="28"/>
          <w:szCs w:val="28"/>
        </w:rPr>
        <w:t vyd:_id="vyd:0000000000043f">синонимов</w:t>
      </w:r>
      <w:r>
        <w:rPr>
          <w:rFonts w:cs="Times New Roman"/>
          <w:sz w:val="28"/>
          <w:spacing w:val="1"/>
          <w:szCs w:val="28"/>
        </w:rPr>
        <w:t vyd:_id="vyd:0000000000043e" xml:space="preserve"> </w:t>
      </w:r>
      <w:r>
        <w:rPr>
          <w:rFonts w:cs="Times New Roman"/>
          <w:sz w:val="28"/>
          <w:szCs w:val="28"/>
        </w:rPr>
        <w:t vyd:_id="vyd:0000000000043d">не</w:t>
      </w:r>
      <w:r>
        <w:rPr>
          <w:rFonts w:cs="Times New Roman"/>
          <w:sz w:val="28"/>
          <w:spacing w:val="1"/>
          <w:szCs w:val="28"/>
        </w:rPr>
        <w:t vyd:_id="vyd:0000000000043c" xml:space="preserve"> </w:t>
      </w:r>
      <w:r>
        <w:rPr>
          <w:rFonts w:cs="Times New Roman"/>
          <w:sz w:val="28"/>
          <w:szCs w:val="28"/>
        </w:rPr>
        <w:t vyd:_id="vyd:0000000000043b">ограничивает</w:t>
      </w:r>
      <w:r>
        <w:rPr>
          <w:rFonts w:cs="Times New Roman"/>
          <w:sz w:val="28"/>
          <w:spacing w:val="1"/>
          <w:szCs w:val="28"/>
        </w:rPr>
        <w:t vyd:_id="vyd:0000000000043a" xml:space="preserve"> </w:t>
      </w:r>
      <w:r>
        <w:rPr>
          <w:rFonts w:cs="Times New Roman"/>
          <w:sz w:val="28"/>
          <w:szCs w:val="28"/>
        </w:rPr>
        <w:t vyd:_id="vyd:00000000000439">понятие</w:t>
      </w:r>
      <w:r>
        <w:rPr>
          <w:rFonts w:cs="Times New Roman"/>
          <w:sz w:val="28"/>
          <w:spacing w:val="1"/>
          <w:szCs w:val="28"/>
        </w:rPr>
        <w:t vyd:_id="vyd:00000000000438" xml:space="preserve"> </w:t>
      </w:r>
      <w:r>
        <w:rPr>
          <w:rFonts w:cs="Times New Roman"/>
          <w:sz w:val="28"/>
          <w:szCs w:val="28"/>
        </w:rPr>
        <w:t vyd:_id="vyd:00000000000437">добросовестности</w:t>
      </w:r>
      <w:r>
        <w:rPr>
          <w:rFonts w:cs="Times New Roman"/>
          <w:sz w:val="28"/>
          <w:spacing w:val="1"/>
          <w:szCs w:val="28"/>
        </w:rPr>
        <w:t vyd:_id="vyd:00000000000436" xml:space="preserve"> </w:t>
      </w:r>
      <w:r>
        <w:rPr>
          <w:rFonts w:cs="Times New Roman"/>
          <w:sz w:val="28"/>
          <w:szCs w:val="28"/>
        </w:rPr>
        <w:t vyd:_id="vyd:00000000000435">по</w:t>
      </w:r>
      <w:r>
        <w:rPr>
          <w:rFonts w:cs="Times New Roman"/>
          <w:sz w:val="28"/>
          <w:spacing w:val="1"/>
          <w:szCs w:val="28"/>
        </w:rPr>
        <w:t vyd:_id="vyd:00000000000434" xml:space="preserve"> </w:t>
      </w:r>
      <w:r>
        <w:rPr>
          <w:rFonts w:cs="Times New Roman"/>
          <w:sz w:val="28"/>
          <w:szCs w:val="28"/>
        </w:rPr>
        <w:t vyd:_id="vyd:00000000000433">способам</w:t>
      </w:r>
      <w:r>
        <w:rPr>
          <w:rFonts w:cs="Times New Roman"/>
          <w:sz w:val="28"/>
          <w:spacing w:val="1"/>
          <w:szCs w:val="28"/>
        </w:rPr>
        <w:t vyd:_id="vyd:00000000000432" xml:space="preserve"> </w:t>
      </w:r>
      <w:r>
        <w:rPr>
          <w:rFonts w:cs="Times New Roman"/>
          <w:sz w:val="28"/>
          <w:szCs w:val="28"/>
        </w:rPr>
        <w:t vyd:_id="vyd:00000000000431">достижения</w:t>
      </w:r>
      <w:r>
        <w:rPr>
          <w:rFonts w:cs="Times New Roman"/>
          <w:sz w:val="28"/>
          <w:spacing w:val="1"/>
          <w:szCs w:val="28"/>
        </w:rPr>
        <w:t vyd:_id="vyd:00000000000430" xml:space="preserve"> </w:t>
      </w:r>
      <w:r>
        <w:rPr>
          <w:rFonts w:cs="Times New Roman"/>
          <w:sz w:val="28"/>
          <w:szCs w:val="28"/>
        </w:rPr>
        <w:t vyd:_id="vyd:0000000000042z">цели,</w:t>
      </w:r>
      <w:r>
        <w:rPr>
          <w:rFonts w:cs="Times New Roman"/>
          <w:sz w:val="28"/>
          <w:spacing w:val="1"/>
          <w:szCs w:val="28"/>
        </w:rPr>
        <w:t vyd:_id="vyd:0000000000042y" xml:space="preserve"> </w:t>
      </w:r>
      <w:r>
        <w:rPr>
          <w:rFonts w:cs="Times New Roman"/>
          <w:sz w:val="28"/>
          <w:szCs w:val="28"/>
        </w:rPr>
        <w:t vyd:_id="vyd:0000000000042x">так</w:t>
      </w:r>
      <w:r>
        <w:rPr>
          <w:rFonts w:cs="Times New Roman"/>
          <w:sz w:val="28"/>
          <w:spacing w:val="1"/>
          <w:szCs w:val="28"/>
        </w:rPr>
        <w:t vyd:_id="vyd:0000000000042w" xml:space="preserve"> </w:t>
      </w:r>
      <w:r>
        <w:rPr>
          <w:rFonts w:cs="Times New Roman"/>
          <w:sz w:val="28"/>
          <w:szCs w:val="28"/>
        </w:rPr>
        <w:t vyd:_id="vyd:0000000000042v">как</w:t>
      </w:r>
      <w:r>
        <w:rPr>
          <w:rFonts w:cs="Times New Roman"/>
          <w:sz w:val="28"/>
          <w:spacing w:val="1"/>
          <w:szCs w:val="28"/>
        </w:rPr>
        <w:t vyd:_id="vyd:0000000000042u" xml:space="preserve"> </w:t>
      </w:r>
      <w:r>
        <w:rPr>
          <w:rFonts w:cs="Times New Roman"/>
          <w:sz w:val="28"/>
          <w:szCs w:val="28"/>
        </w:rPr>
        <w:t vyd:_id="vyd:0000000000042t">при</w:t>
      </w:r>
      <w:r>
        <w:rPr>
          <w:rFonts w:cs="Times New Roman"/>
          <w:sz w:val="28"/>
          <w:spacing w:val="1"/>
          <w:szCs w:val="28"/>
        </w:rPr>
        <w:t vyd:_id="vyd:0000000000042s" xml:space="preserve"> </w:t>
      </w:r>
      <w:r>
        <w:rPr>
          <w:rFonts w:cs="Times New Roman"/>
          <w:sz w:val="28"/>
          <w:szCs w:val="28"/>
        </w:rPr>
        <w:t vyd:_id="vyd:0000000000042r">анализе</w:t>
      </w:r>
      <w:r>
        <w:rPr>
          <w:rFonts w:cs="Times New Roman"/>
          <w:sz w:val="28"/>
          <w:spacing w:val="1"/>
          <w:szCs w:val="28"/>
        </w:rPr>
        <w:t vyd:_id="vyd:0000000000042q" xml:space="preserve"> </w:t>
      </w:r>
      <w:r>
        <w:rPr>
          <w:rFonts w:cs="Times New Roman"/>
          <w:sz w:val="28"/>
          <w:szCs w:val="28"/>
        </w:rPr>
        <w:t vyd:_id="vyd:0000000000042p">деятельности</w:t>
      </w:r>
      <w:r>
        <w:rPr>
          <w:rFonts w:cs="Times New Roman"/>
          <w:sz w:val="28"/>
          <w:spacing w:val="1"/>
          <w:szCs w:val="28"/>
        </w:rPr>
        <w:t vyd:_id="vyd:0000000000042o" xml:space="preserve"> </w:t>
      </w:r>
      <w:r>
        <w:rPr>
          <w:rFonts w:cs="Times New Roman"/>
          <w:sz w:val="28"/>
          <w:szCs w:val="28"/>
        </w:rPr>
        <w:t vyd:_id="vyd:0000000000042n">работника,</w:t>
      </w:r>
      <w:r>
        <w:rPr>
          <w:rFonts w:cs="Times New Roman"/>
          <w:sz w:val="28"/>
          <w:spacing w:val="1"/>
          <w:szCs w:val="28"/>
        </w:rPr>
        <w:t vyd:_id="vyd:0000000000042m" xml:space="preserve"> </w:t>
      </w:r>
      <w:r>
        <w:rPr>
          <w:rFonts w:cs="Times New Roman"/>
          <w:sz w:val="28"/>
          <w:szCs w:val="28"/>
        </w:rPr>
        <w:t vyd:_id="vyd:0000000000042l">руководитель</w:t>
      </w:r>
      <w:r>
        <w:rPr>
          <w:rFonts w:cs="Times New Roman"/>
          <w:sz w:val="28"/>
          <w:spacing w:val="1"/>
          <w:szCs w:val="28"/>
        </w:rPr>
        <w:t vyd:_id="vyd:0000000000042k" xml:space="preserve"> </w:t>
      </w:r>
      <w:r>
        <w:rPr>
          <w:rFonts w:cs="Times New Roman"/>
          <w:sz w:val="28"/>
          <w:szCs w:val="28"/>
        </w:rPr>
        <w:t vyd:_id="vyd:0000000000042j">чаще</w:t>
      </w:r>
      <w:r>
        <w:rPr>
          <w:rFonts w:cs="Times New Roman"/>
          <w:sz w:val="28"/>
          <w:spacing w:val="1"/>
          <w:szCs w:val="28"/>
        </w:rPr>
        <w:t vyd:_id="vyd:0000000000042i" xml:space="preserve"> </w:t>
      </w:r>
      <w:r>
        <w:rPr>
          <w:rFonts w:cs="Times New Roman"/>
          <w:sz w:val="28"/>
          <w:szCs w:val="28"/>
        </w:rPr>
        <w:t vyd:_id="vyd:0000000000042h">смотрит</w:t>
      </w:r>
      <w:r>
        <w:rPr>
          <w:rFonts w:cs="Times New Roman"/>
          <w:sz w:val="28"/>
          <w:spacing w:val="1"/>
          <w:szCs w:val="28"/>
        </w:rPr>
        <w:t vyd:_id="vyd:0000000000042g" xml:space="preserve"> </w:t>
      </w:r>
      <w:r>
        <w:rPr>
          <w:rFonts w:cs="Times New Roman"/>
          <w:sz w:val="28"/>
          <w:szCs w:val="28"/>
        </w:rPr>
        <w:t vyd:_id="vyd:0000000000042f">на</w:t>
      </w:r>
      <w:r>
        <w:rPr>
          <w:rFonts w:cs="Times New Roman"/>
          <w:sz w:val="28"/>
          <w:spacing w:val="1"/>
          <w:szCs w:val="28"/>
        </w:rPr>
        <w:t vyd:_id="vyd:0000000000042e" xml:space="preserve"> </w:t>
      </w:r>
      <w:r>
        <w:rPr>
          <w:rFonts w:cs="Times New Roman"/>
          <w:sz w:val="28"/>
          <w:szCs w:val="28"/>
        </w:rPr>
        <w:t vyd:_id="vyd:0000000000042d">конечный</w:t>
      </w:r>
      <w:r>
        <w:rPr>
          <w:rFonts w:cs="Times New Roman"/>
          <w:sz w:val="28"/>
          <w:spacing w:val="1"/>
          <w:szCs w:val="28"/>
        </w:rPr>
        <w:t vyd:_id="vyd:0000000000042c" xml:space="preserve"> </w:t>
      </w:r>
      <w:r>
        <w:rPr>
          <w:rFonts w:cs="Times New Roman"/>
          <w:sz w:val="28"/>
          <w:szCs w:val="28"/>
        </w:rPr>
        <w:t vyd:_id="vyd:0000000000042b">результат,</w:t>
      </w:r>
      <w:r>
        <w:rPr>
          <w:rFonts w:cs="Times New Roman"/>
          <w:sz w:val="28"/>
          <w:spacing w:val="1"/>
          <w:szCs w:val="28"/>
        </w:rPr>
        <w:t vyd:_id="vyd:0000000000042a" xml:space="preserve"> </w:t>
      </w:r>
      <w:r>
        <w:rPr>
          <w:rFonts w:cs="Times New Roman"/>
          <w:sz w:val="28"/>
          <w:szCs w:val="28"/>
        </w:rPr>
        <w:t vyd:_id="vyd:00000000000429">который</w:t>
      </w:r>
      <w:r>
        <w:rPr>
          <w:rFonts w:cs="Times New Roman"/>
          <w:sz w:val="28"/>
          <w:spacing w:val="1"/>
          <w:szCs w:val="28"/>
        </w:rPr>
        <w:t vyd:_id="vyd:00000000000428" xml:space="preserve"> </w:t>
      </w:r>
      <w:r>
        <w:rPr>
          <w:rFonts w:cs="Times New Roman"/>
          <w:sz w:val="28"/>
          <w:szCs w:val="28"/>
        </w:rPr>
        <w:t vyd:_id="vyd:00000000000427">можно</w:t>
      </w:r>
      <w:r>
        <w:rPr>
          <w:rFonts w:cs="Times New Roman"/>
          <w:sz w:val="28"/>
          <w:spacing w:val="1"/>
          <w:szCs w:val="28"/>
        </w:rPr>
        <w:t vyd:_id="vyd:00000000000426" xml:space="preserve"> </w:t>
      </w:r>
      <w:r>
        <w:rPr>
          <w:rFonts w:cs="Times New Roman"/>
          <w:sz w:val="28"/>
          <w:szCs w:val="28"/>
        </w:rPr>
        <w:t vyd:_id="vyd:00000000000425">охарактеризовать</w:t>
      </w:r>
      <w:r>
        <w:rPr>
          <w:rFonts w:cs="Times New Roman"/>
          <w:sz w:val="28"/>
          <w:spacing w:val="1"/>
          <w:szCs w:val="28"/>
        </w:rPr>
        <w:t vyd:_id="vyd:00000000000424" xml:space="preserve"> </w:t>
      </w:r>
      <w:r>
        <w:rPr>
          <w:rFonts w:cs="Times New Roman"/>
          <w:sz w:val="28"/>
          <w:szCs w:val="28"/>
        </w:rPr>
        <w:t vyd:_id="vyd:00000000000423">как</w:t>
      </w:r>
      <w:r>
        <w:rPr>
          <w:rFonts w:cs="Times New Roman"/>
          <w:sz w:val="28"/>
          <w:spacing w:val="1"/>
          <w:szCs w:val="28"/>
        </w:rPr>
        <w:t vyd:_id="vyd:00000000000422" xml:space="preserve"> </w:t>
      </w:r>
      <w:r>
        <w:rPr>
          <w:rFonts w:cs="Times New Roman"/>
          <w:sz w:val="28"/>
          <w:szCs w:val="28"/>
        </w:rPr>
        <w:t vyd:_id="vyd:00000000000421">добросовестное</w:t>
      </w:r>
      <w:r>
        <w:rPr>
          <w:rFonts w:cs="Times New Roman"/>
          <w:sz w:val="28"/>
          <w:spacing w:val="1"/>
          <w:szCs w:val="28"/>
        </w:rPr>
        <w:t vyd:_id="vyd:00000000000420" xml:space="preserve"> </w:t>
      </w:r>
      <w:r>
        <w:rPr>
          <w:rFonts w:cs="Times New Roman"/>
          <w:sz w:val="28"/>
          <w:szCs w:val="28"/>
        </w:rPr>
        <w:t vyd:_id="vyd:0000000000041z">исполнение</w:t>
      </w:r>
      <w:r>
        <w:rPr>
          <w:rFonts w:cs="Times New Roman"/>
          <w:sz w:val="28"/>
          <w:spacing w:val="1"/>
          <w:szCs w:val="28"/>
        </w:rPr>
        <w:t vyd:_id="vyd:0000000000041y" xml:space="preserve"> </w:t>
      </w:r>
      <w:r>
        <w:rPr>
          <w:rFonts w:cs="Times New Roman"/>
          <w:sz w:val="28"/>
          <w:szCs w:val="28"/>
        </w:rPr>
        <w:t vyd:_id="vyd:0000000000041x">своих</w:t>
      </w:r>
      <w:r>
        <w:rPr>
          <w:rFonts w:cs="Times New Roman"/>
          <w:sz w:val="28"/>
          <w:spacing w:val="1"/>
          <w:szCs w:val="28"/>
        </w:rPr>
        <w:t vyd:_id="vyd:0000000000041w" xml:space="preserve"> </w:t>
      </w:r>
      <w:r>
        <w:rPr>
          <w:rFonts w:cs="Times New Roman"/>
          <w:sz w:val="28"/>
          <w:szCs w:val="28"/>
        </w:rPr>
        <w:t vyd:_id="vyd:0000000000041v">обязанностей,</w:t>
      </w:r>
      <w:r>
        <w:rPr>
          <w:rFonts w:cs="Times New Roman"/>
          <w:sz w:val="28"/>
          <w:spacing w:val="1"/>
          <w:szCs w:val="28"/>
        </w:rPr>
        <w:t vyd:_id="vyd:0000000000041u" xml:space="preserve"> </w:t>
      </w:r>
      <w:r>
        <w:rPr>
          <w:rFonts w:cs="Times New Roman"/>
          <w:sz w:val="28"/>
          <w:szCs w:val="28"/>
        </w:rPr>
        <w:t vyd:_id="vyd:0000000000041t">однако</w:t>
      </w:r>
      <w:r>
        <w:rPr>
          <w:rFonts w:cs="Times New Roman"/>
          <w:sz w:val="28"/>
          <w:spacing w:val="1"/>
          <w:szCs w:val="28"/>
        </w:rPr>
        <w:t vyd:_id="vyd:0000000000041s" xml:space="preserve"> </w:t>
      </w:r>
      <w:r>
        <w:rPr>
          <w:rFonts w:cs="Times New Roman"/>
          <w:sz w:val="28"/>
          <w:szCs w:val="28"/>
        </w:rPr>
        <w:t vyd:_id="vyd:0000000000041r">пути,</w:t>
      </w:r>
      <w:r>
        <w:rPr>
          <w:rFonts w:cs="Times New Roman"/>
          <w:sz w:val="28"/>
          <w:spacing w:val="1"/>
          <w:szCs w:val="28"/>
        </w:rPr>
        <w:t vyd:_id="vyd:0000000000041q" xml:space="preserve"> </w:t>
      </w:r>
      <w:r>
        <w:rPr>
          <w:rFonts w:cs="Times New Roman"/>
          <w:sz w:val="28"/>
          <w:szCs w:val="28"/>
        </w:rPr>
        <w:t vyd:_id="vyd:0000000000041p">которыми</w:t>
      </w:r>
      <w:r>
        <w:rPr>
          <w:rFonts w:cs="Times New Roman"/>
          <w:sz w:val="28"/>
          <w:spacing w:val="1"/>
          <w:szCs w:val="28"/>
        </w:rPr>
        <w:t vyd:_id="vyd:0000000000041o" xml:space="preserve"> </w:t>
      </w:r>
      <w:r>
        <w:rPr>
          <w:rFonts w:cs="Times New Roman"/>
          <w:sz w:val="28"/>
          <w:szCs w:val="28"/>
        </w:rPr>
        <w:t vyd:_id="vyd:0000000000041n">достигается</w:t>
      </w:r>
      <w:r>
        <w:rPr>
          <w:rFonts w:cs="Times New Roman"/>
          <w:sz w:val="28"/>
          <w:spacing w:val="1"/>
          <w:szCs w:val="28"/>
        </w:rPr>
        <w:t vyd:_id="vyd:0000000000041m" xml:space="preserve"> </w:t>
      </w:r>
      <w:r>
        <w:rPr>
          <w:rFonts w:cs="Times New Roman"/>
          <w:sz w:val="28"/>
          <w:szCs w:val="28"/>
        </w:rPr>
        <w:t vyd:_id="vyd:0000000000041l">данный</w:t>
      </w:r>
      <w:r>
        <w:rPr>
          <w:rFonts w:cs="Times New Roman"/>
          <w:sz w:val="28"/>
          <w:spacing w:val="1"/>
          <w:szCs w:val="28"/>
        </w:rPr>
        <w:t vyd:_id="vyd:0000000000041k" xml:space="preserve"> </w:t>
      </w:r>
      <w:r>
        <w:rPr>
          <w:rFonts w:cs="Times New Roman"/>
          <w:sz w:val="28"/>
          <w:szCs w:val="28"/>
        </w:rPr>
        <w:t vyd:_id="vyd:0000000000041j">результат</w:t>
      </w:r>
      <w:r>
        <w:rPr>
          <w:rFonts w:cs="Times New Roman"/>
          <w:sz w:val="28"/>
          <w:spacing w:val="1"/>
          <w:szCs w:val="28"/>
        </w:rPr>
        <w:t vyd:_id="vyd:0000000000041i" xml:space="preserve"> </w:t>
      </w:r>
      <w:r>
        <w:rPr>
          <w:rFonts w:cs="Times New Roman"/>
          <w:sz w:val="28"/>
          <w:szCs w:val="28"/>
        </w:rPr>
        <w:t vyd:_id="vyd:0000000000041h">могут</w:t>
      </w:r>
      <w:r>
        <w:rPr>
          <w:rFonts w:cs="Times New Roman"/>
          <w:sz w:val="28"/>
          <w:spacing w:val="1"/>
          <w:szCs w:val="28"/>
        </w:rPr>
        <w:t vyd:_id="vyd:0000000000041g" xml:space="preserve"> </w:t>
      </w:r>
      <w:r>
        <w:rPr>
          <w:rFonts w:cs="Times New Roman"/>
          <w:sz w:val="28"/>
          <w:szCs w:val="28"/>
        </w:rPr>
        <w:t vyd:_id="vyd:0000000000041f">быть</w:t>
      </w:r>
      <w:r>
        <w:rPr>
          <w:rFonts w:cs="Times New Roman"/>
          <w:sz w:val="28"/>
          <w:spacing w:val="1"/>
          <w:szCs w:val="28"/>
        </w:rPr>
        <w:t vyd:_id="vyd:0000000000041e" xml:space="preserve"> </w:t>
      </w:r>
      <w:r>
        <w:rPr>
          <w:rFonts w:cs="Times New Roman"/>
          <w:sz w:val="28"/>
          <w:szCs w:val="28"/>
        </w:rPr>
        <w:t vyd:_id="vyd:0000000000041d">далеки</w:t>
      </w:r>
      <w:r>
        <w:rPr>
          <w:rFonts w:cs="Times New Roman"/>
          <w:sz w:val="28"/>
          <w:spacing w:val="1"/>
          <w:szCs w:val="28"/>
        </w:rPr>
        <w:t vyd:_id="vyd:0000000000041c" xml:space="preserve"> </w:t>
      </w:r>
      <w:r>
        <w:rPr>
          <w:rFonts w:cs="Times New Roman"/>
          <w:sz w:val="28"/>
          <w:szCs w:val="28"/>
        </w:rPr>
        <w:t vyd:_id="vyd:0000000000041b">от</w:t>
      </w:r>
      <w:r>
        <w:rPr>
          <w:rFonts w:cs="Times New Roman"/>
          <w:sz w:val="28"/>
          <w:spacing w:val="1"/>
          <w:szCs w:val="28"/>
        </w:rPr>
        <w:t vyd:_id="vyd:0000000000041a" xml:space="preserve"> </w:t>
      </w:r>
      <w:r>
        <w:rPr>
          <w:rFonts w:cs="Times New Roman"/>
          <w:sz w:val="28"/>
          <w:szCs w:val="28"/>
        </w:rPr>
        <w:t vyd:_id="vyd:00000000000419">идеала.</w:t>
      </w:r>
      <w:r>
        <w:rPr>
          <w:rFonts w:cs="Times New Roman"/>
          <w:sz w:val="28"/>
          <w:spacing w:val="1"/>
          <w:szCs w:val="28"/>
        </w:rPr>
        <w:t vyd:_id="vyd:00000000000418" xml:space="preserve"> </w:t>
      </w:r>
      <w:r>
        <w:rPr>
          <w:rFonts w:cs="Times New Roman"/>
          <w:sz w:val="28"/>
          <w:szCs w:val="28"/>
        </w:rPr>
        <w:t vyd:_id="vyd:00000000000417">Отсюда</w:t>
      </w:r>
      <w:r>
        <w:rPr>
          <w:rFonts w:cs="Times New Roman"/>
          <w:sz w:val="28"/>
          <w:spacing w:val="1"/>
          <w:szCs w:val="28"/>
        </w:rPr>
        <w:t vyd:_id="vyd:00000000000416" xml:space="preserve"> </w:t>
      </w:r>
      <w:r>
        <w:rPr>
          <w:rFonts w:cs="Times New Roman"/>
          <w:sz w:val="28"/>
          <w:szCs w:val="28"/>
        </w:rPr>
        <w:t vyd:_id="vyd:00000000000415">следует</w:t>
      </w:r>
      <w:r>
        <w:rPr>
          <w:rFonts w:cs="Times New Roman"/>
          <w:sz w:val="28"/>
          <w:spacing w:val="1"/>
          <w:szCs w:val="28"/>
        </w:rPr>
        <w:t vyd:_id="vyd:00000000000414" xml:space="preserve"> </w:t>
      </w:r>
      <w:r>
        <w:rPr>
          <w:rFonts w:cs="Times New Roman"/>
          <w:sz w:val="28"/>
          <w:szCs w:val="28"/>
        </w:rPr>
        <w:t vyd:_id="vyd:00000000000413">ограничивать</w:t>
      </w:r>
      <w:r>
        <w:rPr>
          <w:rFonts w:cs="Times New Roman"/>
          <w:sz w:val="28"/>
          <w:spacing w:val="1"/>
          <w:szCs w:val="28"/>
        </w:rPr>
        <w:t vyd:_id="vyd:00000000000412" xml:space="preserve"> </w:t>
      </w:r>
      <w:r>
        <w:rPr>
          <w:rFonts w:cs="Times New Roman"/>
          <w:sz w:val="28"/>
          <w:szCs w:val="28"/>
        </w:rPr>
        <w:t vyd:_id="vyd:00000000000411">область</w:t>
      </w:r>
      <w:r>
        <w:rPr>
          <w:rFonts w:cs="Times New Roman"/>
          <w:sz w:val="28"/>
          <w:spacing w:val="1"/>
          <w:szCs w:val="28"/>
        </w:rPr>
        <w:t vyd:_id="vyd:00000000000410" xml:space="preserve"> </w:t>
      </w:r>
      <w:r>
        <w:rPr>
          <w:rFonts w:cs="Times New Roman"/>
          <w:sz w:val="28"/>
          <w:szCs w:val="28"/>
        </w:rPr>
        <w:t vyd:_id="vyd:0000000000040z">распространения</w:t>
      </w:r>
      <w:r>
        <w:rPr>
          <w:rFonts w:cs="Times New Roman"/>
          <w:sz w:val="28"/>
          <w:spacing w:val="1"/>
          <w:szCs w:val="28"/>
        </w:rPr>
        <w:t vyd:_id="vyd:0000000000040y" xml:space="preserve"> </w:t>
      </w:r>
      <w:r>
        <w:rPr>
          <w:rFonts w:cs="Times New Roman"/>
          <w:sz w:val="28"/>
          <w:szCs w:val="28"/>
        </w:rPr>
        <w:t vyd:_id="vyd:0000000000040x">оценочного</w:t>
      </w:r>
      <w:r>
        <w:rPr>
          <w:rFonts w:cs="Times New Roman"/>
          <w:sz w:val="28"/>
          <w:spacing w:val="1"/>
          <w:szCs w:val="28"/>
        </w:rPr>
        <w:t vyd:_id="vyd:0000000000040w" xml:space="preserve"> </w:t>
      </w:r>
      <w:r>
        <w:rPr>
          <w:rFonts w:cs="Times New Roman"/>
          <w:sz w:val="28"/>
          <w:szCs w:val="28"/>
        </w:rPr>
        <w:t vyd:_id="vyd:0000000000040v">суждения</w:t>
      </w:r>
      <w:r>
        <w:rPr>
          <w:rFonts w:cs="Times New Roman"/>
          <w:sz w:val="28"/>
          <w:spacing w:val="1"/>
          <w:szCs w:val="28"/>
        </w:rPr>
        <w:t vyd:_id="vyd:0000000000040u" xml:space="preserve"> </w:t>
      </w:r>
      <w:r>
        <w:rPr>
          <w:rFonts w:cs="Times New Roman"/>
          <w:sz w:val="28"/>
          <w:szCs w:val="28"/>
        </w:rPr>
        <w:t vyd:_id="vyd:0000000000040t">добросовестности</w:t>
      </w:r>
      <w:r>
        <w:rPr>
          <w:rFonts w:cs="Times New Roman"/>
          <w:sz w:val="28"/>
          <w:spacing w:val="1"/>
          <w:szCs w:val="28"/>
        </w:rPr>
        <w:t vyd:_id="vyd:0000000000040s" xml:space="preserve"> </w:t>
      </w:r>
      <w:r>
        <w:rPr>
          <w:rFonts w:cs="Times New Roman"/>
          <w:sz w:val="28"/>
          <w:szCs w:val="28"/>
        </w:rPr>
        <w:t vyd:_id="vyd:0000000000040r">конкретными</w:t>
      </w:r>
      <w:r>
        <w:rPr>
          <w:rFonts w:cs="Times New Roman"/>
          <w:sz w:val="28"/>
          <w:spacing w:val="1"/>
          <w:szCs w:val="28"/>
        </w:rPr>
        <w:t vyd:_id="vyd:0000000000040q" xml:space="preserve"> </w:t>
      </w:r>
      <w:r>
        <w:rPr>
          <w:rFonts w:cs="Times New Roman"/>
          <w:sz w:val="28"/>
          <w:szCs w:val="28"/>
        </w:rPr>
        <w:t vyd:_id="vyd:0000000000040p">критериями.</w:t>
      </w:r>
      <w:r>
        <w:rPr>
          <w:rFonts w:cs="Times New Roman"/>
          <w:sz w:val="28"/>
          <w:spacing w:val="1"/>
          <w:szCs w:val="28"/>
        </w:rPr>
        <w:t vyd:_id="vyd:0000000000040o" xml:space="preserve"> </w:t>
      </w:r>
      <w:r>
        <w:rPr>
          <w:rFonts w:cs="Times New Roman"/>
          <w:sz w:val="28"/>
          <w:szCs w:val="28"/>
        </w:rPr>
        <w:t vyd:_id="vyd:0000000000040n">Так,</w:t>
      </w:r>
      <w:r>
        <w:rPr>
          <w:rFonts w:cs="Times New Roman"/>
          <w:sz w:val="28"/>
          <w:spacing w:val="1"/>
          <w:szCs w:val="28"/>
        </w:rPr>
        <w:t vyd:_id="vyd:0000000000040m" xml:space="preserve"> </w:t>
      </w:r>
      <w:r>
        <w:rPr>
          <w:rFonts w:cs="Times New Roman"/>
          <w:sz w:val="28"/>
          <w:szCs w:val="28"/>
        </w:rPr>
        <w:t vyd:_id="vyd:0000000000040l">субъект,</w:t>
      </w:r>
      <w:r>
        <w:rPr>
          <w:rFonts w:cs="Times New Roman"/>
          <w:sz w:val="28"/>
          <w:spacing w:val="-67"/>
          <w:szCs w:val="28"/>
        </w:rPr>
        <w:t vyd:_id="vyd:0000000000040k" xml:space="preserve"> </w:t>
      </w:r>
      <w:r>
        <w:rPr>
          <w:rFonts w:cs="Times New Roman"/>
          <w:sz w:val="28"/>
          <w:szCs w:val="28"/>
        </w:rPr>
        <w:t vyd:_id="vyd:0000000000040j">вознамерившийся</w:t>
      </w:r>
      <w:r>
        <w:rPr>
          <w:rFonts w:cs="Times New Roman"/>
          <w:sz w:val="28"/>
          <w:spacing w:val="45"/>
          <w:szCs w:val="28"/>
        </w:rPr>
        <w:t vyd:_id="vyd:0000000000040i" xml:space="preserve"> </w:t>
      </w:r>
      <w:r>
        <w:rPr>
          <w:rFonts w:cs="Times New Roman"/>
          <w:sz w:val="28"/>
          <w:szCs w:val="28"/>
        </w:rPr>
        <w:t vyd:_id="vyd:0000000000040h">зарегистрировать</w:t>
      </w:r>
      <w:r>
        <w:rPr>
          <w:rFonts w:cs="Times New Roman"/>
          <w:sz w:val="28"/>
          <w:spacing w:val="43"/>
          <w:szCs w:val="28"/>
        </w:rPr>
        <w:t vyd:_id="vyd:0000000000040g" xml:space="preserve"> </w:t>
      </w:r>
      <w:r>
        <w:rPr>
          <w:rFonts w:cs="Times New Roman"/>
          <w:sz w:val="28"/>
          <w:szCs w:val="28"/>
        </w:rPr>
        <w:t vyd:_id="vyd:0000000000040f">самовольно</w:t>
      </w:r>
      <w:r>
        <w:rPr>
          <w:rFonts w:cs="Times New Roman"/>
          <w:sz w:val="28"/>
          <w:spacing w:val="44"/>
          <w:szCs w:val="28"/>
        </w:rPr>
        <w:t vyd:_id="vyd:0000000000040e" xml:space="preserve"> </w:t>
      </w:r>
      <w:r>
        <w:rPr>
          <w:rFonts w:cs="Times New Roman"/>
          <w:sz w:val="28"/>
          <w:szCs w:val="28"/>
        </w:rPr>
        <w:t vyd:_id="vyd:0000000000040d">возведенное</w:t>
      </w:r>
      <w:r>
        <w:rPr>
          <w:rFonts w:cs="Times New Roman"/>
          <w:sz w:val="28"/>
          <w:spacing w:val="43"/>
          <w:szCs w:val="28"/>
        </w:rPr>
        <w:t vyd:_id="vyd:0000000000040c" xml:space="preserve"> </w:t>
      </w:r>
      <w:r>
        <w:rPr>
          <w:rFonts w:cs="Times New Roman"/>
          <w:sz w:val="28"/>
          <w:szCs w:val="28"/>
        </w:rPr>
        <w:t vyd:_id="vyd:0000000000040b">здание,</w:t>
      </w:r>
      <w:bookmarkStart w:id="7" w:name="_bookmark1" vyd:_id="vyd:0000000000040a"/>
      <w:bookmarkEnd w:id="7"/>
      <w:r>
        <w:rPr>
          <w:rFonts w:cs="Times New Roman"/>
          <w:sz w:val="28"/>
          <w:szCs w:val="28"/>
        </w:rPr>
        <w:t vyd:_id="vyd:00000000000409" xml:space="preserve"> может</w:t>
      </w:r>
      <w:r>
        <w:rPr>
          <w:rFonts w:cs="Times New Roman"/>
          <w:sz w:val="28"/>
          <w:spacing w:val="1"/>
          <w:szCs w:val="28"/>
        </w:rPr>
        <w:t vyd:_id="vyd:00000000000408" xml:space="preserve"> </w:t>
      </w:r>
      <w:r>
        <w:rPr>
          <w:rFonts w:cs="Times New Roman"/>
          <w:sz w:val="28"/>
          <w:szCs w:val="28"/>
        </w:rPr>
        <w:t vyd:_id="vyd:00000000000407">исправить</w:t>
      </w:r>
      <w:r>
        <w:rPr>
          <w:rFonts w:cs="Times New Roman"/>
          <w:sz w:val="28"/>
          <w:spacing w:val="1"/>
          <w:szCs w:val="28"/>
        </w:rPr>
        <w:t vyd:_id="vyd:00000000000406" xml:space="preserve"> </w:t>
      </w:r>
      <w:r>
        <w:rPr>
          <w:rFonts w:cs="Times New Roman"/>
          <w:sz w:val="28"/>
          <w:szCs w:val="28"/>
        </w:rPr>
        <w:t vyd:_id="vyd:00000000000405">свое</w:t>
      </w:r>
      <w:r>
        <w:rPr>
          <w:rFonts w:cs="Times New Roman"/>
          <w:sz w:val="28"/>
          <w:spacing w:val="1"/>
          <w:szCs w:val="28"/>
        </w:rPr>
        <w:t vyd:_id="vyd:00000000000404" xml:space="preserve"> </w:t>
      </w:r>
      <w:r>
        <w:rPr>
          <w:rFonts w:cs="Times New Roman"/>
          <w:sz w:val="28"/>
          <w:szCs w:val="28"/>
        </w:rPr>
        <w:t vyd:_id="vyd:00000000000403">недобросовестное</w:t>
      </w:r>
      <w:r>
        <w:rPr>
          <w:rFonts w:cs="Times New Roman"/>
          <w:sz w:val="28"/>
          <w:spacing w:val="1"/>
          <w:szCs w:val="28"/>
        </w:rPr>
        <w:t vyd:_id="vyd:00000000000402" xml:space="preserve"> </w:t>
      </w:r>
      <w:r>
        <w:rPr>
          <w:rFonts w:cs="Times New Roman"/>
          <w:sz w:val="28"/>
          <w:szCs w:val="28"/>
        </w:rPr>
        <w:t vyd:_id="vyd:00000000000401">деяние</w:t>
      </w:r>
      <w:r>
        <w:rPr>
          <w:rFonts w:cs="Times New Roman"/>
          <w:sz w:val="28"/>
          <w:spacing w:val="1"/>
          <w:szCs w:val="28"/>
        </w:rPr>
        <w:t vyd:_id="vyd:00000000000400" xml:space="preserve"> </w:t>
      </w:r>
      <w:r>
        <w:rPr>
          <w:rFonts w:cs="Times New Roman"/>
          <w:sz w:val="28"/>
          <w:szCs w:val="28"/>
        </w:rPr>
        <w:t vyd:_id="vyd:000000000003zz">путем</w:t>
      </w:r>
      <w:r>
        <w:rPr>
          <w:rFonts w:cs="Times New Roman"/>
          <w:sz w:val="28"/>
          <w:spacing w:val="1"/>
          <w:szCs w:val="28"/>
        </w:rPr>
        <w:t vyd:_id="vyd:000000000003zy" xml:space="preserve"> </w:t>
      </w:r>
      <w:r>
        <w:rPr>
          <w:rFonts w:cs="Times New Roman"/>
          <w:sz w:val="28"/>
          <w:szCs w:val="28"/>
        </w:rPr>
        <w:t vyd:_id="vyd:000000000003zx">обращения</w:t>
      </w:r>
      <w:r>
        <w:rPr>
          <w:rFonts w:cs="Times New Roman"/>
          <w:sz w:val="28"/>
          <w:spacing w:val="1"/>
          <w:szCs w:val="28"/>
        </w:rPr>
        <w:t vyd:_id="vyd:000000000003zw" xml:space="preserve"> </w:t>
      </w:r>
      <w:r>
        <w:rPr>
          <w:rFonts w:cs="Times New Roman"/>
          <w:sz w:val="28"/>
          <w:szCs w:val="28"/>
        </w:rPr>
        <w:t vyd:_id="vyd:000000000003zv">в</w:t>
      </w:r>
      <w:r>
        <w:rPr>
          <w:rFonts w:cs="Times New Roman"/>
          <w:sz w:val="28"/>
          <w:spacing w:val="1"/>
          <w:szCs w:val="28"/>
        </w:rPr>
        <w:t vyd:_id="vyd:000000000003zu" xml:space="preserve"> </w:t>
      </w:r>
      <w:r>
        <w:rPr>
          <w:rFonts w:cs="Times New Roman"/>
          <w:sz w:val="28"/>
          <w:szCs w:val="28"/>
        </w:rPr>
        <w:t vyd:_id="vyd:000000000003zt">различные</w:t>
      </w:r>
      <w:r>
        <w:rPr>
          <w:rFonts w:cs="Times New Roman"/>
          <w:sz w:val="28"/>
          <w:spacing w:val="1"/>
          <w:szCs w:val="28"/>
        </w:rPr>
        <w:t vyd:_id="vyd:000000000003zs" xml:space="preserve"> </w:t>
      </w:r>
      <w:r>
        <w:rPr>
          <w:rFonts w:cs="Times New Roman"/>
          <w:sz w:val="28"/>
          <w:szCs w:val="28"/>
        </w:rPr>
        <w:t vyd:_id="vyd:000000000003zr">инстанции</w:t>
      </w:r>
      <w:r>
        <w:rPr>
          <w:rFonts w:cs="Times New Roman"/>
          <w:sz w:val="28"/>
          <w:spacing w:val="1"/>
          <w:szCs w:val="28"/>
        </w:rPr>
        <w:t vyd:_id="vyd:000000000003zq" xml:space="preserve"> </w:t>
      </w:r>
      <w:r>
        <w:rPr>
          <w:rFonts w:cs="Times New Roman"/>
          <w:sz w:val="28"/>
          <w:szCs w:val="28"/>
        </w:rPr>
        <w:t vyd:_id="vyd:000000000003zp">с</w:t>
      </w:r>
      <w:r>
        <w:rPr>
          <w:rFonts w:cs="Times New Roman"/>
          <w:sz w:val="28"/>
          <w:spacing w:val="1"/>
          <w:szCs w:val="28"/>
        </w:rPr>
        <w:t vyd:_id="vyd:000000000003zo" xml:space="preserve"> </w:t>
      </w:r>
      <w:r>
        <w:rPr>
          <w:rFonts w:cs="Times New Roman"/>
          <w:sz w:val="28"/>
          <w:szCs w:val="28"/>
        </w:rPr>
        <w:t vyd:_id="vyd:000000000003zn">целью</w:t>
      </w:r>
      <w:r>
        <w:rPr>
          <w:rFonts w:cs="Times New Roman"/>
          <w:sz w:val="28"/>
          <w:spacing w:val="1"/>
          <w:szCs w:val="28"/>
        </w:rPr>
        <w:t vyd:_id="vyd:000000000003zm" xml:space="preserve"> </w:t>
      </w:r>
      <w:r>
        <w:rPr>
          <w:rFonts w:cs="Times New Roman"/>
          <w:sz w:val="28"/>
          <w:szCs w:val="28"/>
        </w:rPr>
        <w:t vyd:_id="vyd:000000000003zl">узаконивания</w:t>
      </w:r>
      <w:r>
        <w:rPr>
          <w:rFonts w:cs="Times New Roman"/>
          <w:sz w:val="28"/>
          <w:spacing w:val="1"/>
          <w:szCs w:val="28"/>
        </w:rPr>
        <w:t vyd:_id="vyd:000000000003zk" xml:space="preserve"> </w:t>
      </w:r>
      <w:r>
        <w:rPr>
          <w:rFonts w:cs="Times New Roman"/>
          <w:sz w:val="28"/>
          <w:szCs w:val="28"/>
        </w:rPr>
        <w:t vyd:_id="vyd:000000000003zj">такого</w:t>
      </w:r>
      <w:r>
        <w:rPr>
          <w:rFonts w:cs="Times New Roman"/>
          <w:sz w:val="28"/>
          <w:spacing w:val="71"/>
          <w:szCs w:val="28"/>
        </w:rPr>
        <w:t vyd:_id="vyd:000000000003zi" xml:space="preserve"> </w:t>
      </w:r>
      <w:r>
        <w:rPr>
          <w:rFonts w:cs="Times New Roman"/>
          <w:sz w:val="28"/>
          <w:szCs w:val="28"/>
        </w:rPr>
        <w:t vyd:_id="vyd:000000000003zh">строения.</w:t>
      </w:r>
      <w:r>
        <w:rPr>
          <w:rFonts w:cs="Times New Roman"/>
          <w:sz w:val="28"/>
          <w:spacing w:val="1"/>
          <w:szCs w:val="28"/>
        </w:rPr>
        <w:t vyd:_id="vyd:000000000003zg" xml:space="preserve"> </w:t>
      </w:r>
      <w:r>
        <w:rPr>
          <w:rFonts w:cs="Times New Roman"/>
          <w:sz w:val="28"/>
          <w:szCs w:val="28"/>
        </w:rPr>
        <w:t vyd:_id="vyd:000000000003zf">Законодатель</w:t>
      </w:r>
      <w:r>
        <w:rPr>
          <w:rFonts w:cs="Times New Roman"/>
          <w:sz w:val="28"/>
          <w:spacing w:val="1"/>
          <w:szCs w:val="28"/>
        </w:rPr>
        <w:t vyd:_id="vyd:000000000003ze" xml:space="preserve"> </w:t>
      </w:r>
      <w:r>
        <w:rPr>
          <w:rFonts w:cs="Times New Roman"/>
          <w:sz w:val="28"/>
          <w:szCs w:val="28"/>
        </w:rPr>
        <w:t vyd:_id="vyd:000000000003zd">делает</w:t>
      </w:r>
      <w:r>
        <w:rPr>
          <w:rFonts w:cs="Times New Roman"/>
          <w:sz w:val="28"/>
          <w:spacing w:val="1"/>
          <w:szCs w:val="28"/>
        </w:rPr>
        <w:t vyd:_id="vyd:000000000003zc" xml:space="preserve"> </w:t>
      </w:r>
      <w:r>
        <w:rPr>
          <w:rFonts w:cs="Times New Roman"/>
          <w:sz w:val="28"/>
          <w:szCs w:val="28"/>
        </w:rPr>
        <w:t vyd:_id="vyd:000000000003zb">акцент</w:t>
      </w:r>
      <w:r>
        <w:rPr>
          <w:rFonts w:cs="Times New Roman"/>
          <w:sz w:val="28"/>
          <w:spacing w:val="1"/>
          <w:szCs w:val="28"/>
        </w:rPr>
        <w:t vyd:_id="vyd:000000000003za" xml:space="preserve"> </w:t>
      </w:r>
      <w:r>
        <w:rPr>
          <w:rFonts w:cs="Times New Roman"/>
          <w:sz w:val="28"/>
          <w:szCs w:val="28"/>
        </w:rPr>
        <w:t vyd:_id="vyd:000000000003z9">именно</w:t>
      </w:r>
      <w:r>
        <w:rPr>
          <w:rFonts w:cs="Times New Roman"/>
          <w:sz w:val="28"/>
          <w:spacing w:val="1"/>
          <w:szCs w:val="28"/>
        </w:rPr>
        <w:t vyd:_id="vyd:000000000003z8" xml:space="preserve"> </w:t>
      </w:r>
      <w:r>
        <w:rPr>
          <w:rFonts w:cs="Times New Roman"/>
          <w:sz w:val="28"/>
          <w:szCs w:val="28"/>
        </w:rPr>
        <w:t vyd:_id="vyd:000000000003z7">на</w:t>
      </w:r>
      <w:r>
        <w:rPr>
          <w:rFonts w:cs="Times New Roman"/>
          <w:sz w:val="28"/>
          <w:spacing w:val="1"/>
          <w:szCs w:val="28"/>
        </w:rPr>
        <w:t vyd:_id="vyd:000000000003z6" xml:space="preserve"> </w:t>
      </w:r>
      <w:r>
        <w:rPr>
          <w:rFonts w:cs="Times New Roman"/>
          <w:sz w:val="28"/>
          <w:szCs w:val="28"/>
        </w:rPr>
        <w:t vyd:_id="vyd:000000000003z5">возможности</w:t>
      </w:r>
      <w:r>
        <w:rPr>
          <w:rFonts w:cs="Times New Roman"/>
          <w:sz w:val="28"/>
          <w:spacing w:val="1"/>
          <w:szCs w:val="28"/>
        </w:rPr>
        <w:t vyd:_id="vyd:000000000003z4" xml:space="preserve"> </w:t>
      </w:r>
      <w:r>
        <w:rPr>
          <w:rFonts w:cs="Times New Roman"/>
          <w:sz w:val="28"/>
          <w:szCs w:val="28"/>
        </w:rPr>
        <w:t vyd:_id="vyd:000000000003z3">осознания</w:t>
      </w:r>
      <w:r>
        <w:rPr>
          <w:rFonts w:cs="Times New Roman"/>
          <w:sz w:val="28"/>
          <w:spacing w:val="1"/>
          <w:szCs w:val="28"/>
        </w:rPr>
        <w:t vyd:_id="vyd:000000000003z2" xml:space="preserve"> </w:t>
      </w:r>
      <w:r>
        <w:rPr>
          <w:rFonts w:cs="Times New Roman"/>
          <w:sz w:val="28"/>
          <w:szCs w:val="28"/>
        </w:rPr>
        <w:t vyd:_id="vyd:000000000003z1">факта</w:t>
      </w:r>
      <w:r>
        <w:rPr>
          <w:rFonts w:cs="Times New Roman"/>
          <w:sz w:val="28"/>
          <w:spacing w:val="1"/>
          <w:szCs w:val="28"/>
        </w:rPr>
        <w:t vyd:_id="vyd:000000000003z0" xml:space="preserve"> </w:t>
      </w:r>
      <w:r>
        <w:rPr>
          <w:rFonts w:cs="Times New Roman"/>
          <w:sz w:val="28"/>
          <w:szCs w:val="28"/>
        </w:rPr>
        <w:t vyd:_id="vyd:000000000003yz">нарушения закона и исправления выявленных незаконных действий путем</w:t>
      </w:r>
      <w:r>
        <w:rPr>
          <w:rFonts w:cs="Times New Roman"/>
          <w:sz w:val="28"/>
          <w:spacing w:val="-67"/>
          <w:szCs w:val="28"/>
        </w:rPr>
        <w:t vyd:_id="vyd:000000000003yy" xml:space="preserve"> </w:t>
      </w:r>
      <w:r>
        <w:rPr>
          <w:rFonts w:cs="Times New Roman"/>
          <w:sz w:val="28"/>
          <w:szCs w:val="28"/>
        </w:rPr>
        <w:t vyd:_id="vyd:000000000003yx">соответствующих действий.</w:t>
      </w:r>
    </w:p>
    <w:p w14:paraId="78CEF2CE" w14:textId="77777777" w:rsidR="00776897" w:rsidRPr="00321B78" w:rsidRDefault="00776897" w:rsidP="00776897" vyd:_id="vyd:000000000003wi">
      <w:pPr>
        <w:spacing w:line="360" w:lineRule="auto"/>
        <w:ind w:firstLine="709"/>
        <w:rPr>
          <w:rFonts w:cs="Times New Roman"/>
          <w:sz w:val="28"/>
          <w:szCs w:val="28"/>
        </w:rPr>
      </w:pPr>
      <w:r>
        <w:rPr>
          <w:rFonts w:cs="Times New Roman"/>
          <w:sz w:val="28"/>
          <w:szCs w:val="28"/>
        </w:rPr>
        <w:t vyd:_id="vyd:000000000003yv">Здесь необходимо отметить, что данный субъект может действовать</w:t>
      </w:r>
      <w:r>
        <w:rPr>
          <w:rFonts w:cs="Times New Roman"/>
          <w:sz w:val="28"/>
          <w:spacing w:val="1"/>
          <w:szCs w:val="28"/>
        </w:rPr>
        <w:t vyd:_id="vyd:000000000003yu" xml:space="preserve"> </w:t>
      </w:r>
      <w:r>
        <w:rPr>
          <w:rFonts w:cs="Times New Roman"/>
          <w:sz w:val="28"/>
          <w:szCs w:val="28"/>
        </w:rPr>
        <w:t vyd:_id="vyd:000000000003yt">и</w:t>
      </w:r>
      <w:r>
        <w:rPr>
          <w:rFonts w:cs="Times New Roman"/>
          <w:sz w:val="28"/>
          <w:spacing w:val="1"/>
          <w:szCs w:val="28"/>
        </w:rPr>
        <w:t vyd:_id="vyd:000000000003ys" xml:space="preserve"> </w:t>
      </w:r>
      <w:r>
        <w:rPr>
          <w:rFonts w:cs="Times New Roman"/>
          <w:sz w:val="28"/>
          <w:szCs w:val="28"/>
        </w:rPr>
        <w:t vyd:_id="vyd:000000000003yr">из</w:t>
      </w:r>
      <w:r>
        <w:rPr>
          <w:rFonts w:cs="Times New Roman"/>
          <w:sz w:val="28"/>
          <w:spacing w:val="1"/>
          <w:szCs w:val="28"/>
        </w:rPr>
        <w:t vyd:_id="vyd:000000000003yq" xml:space="preserve"> </w:t>
      </w:r>
      <w:r>
        <w:rPr>
          <w:rFonts w:cs="Times New Roman"/>
          <w:sz w:val="28"/>
          <w:szCs w:val="28"/>
        </w:rPr>
        <w:t vyd:_id="vyd:000000000003yp">иных</w:t>
      </w:r>
      <w:r>
        <w:rPr>
          <w:rFonts w:cs="Times New Roman"/>
          <w:sz w:val="28"/>
          <w:spacing w:val="1"/>
          <w:szCs w:val="28"/>
        </w:rPr>
        <w:t vyd:_id="vyd:000000000003yo" xml:space="preserve"> </w:t>
      </w:r>
      <w:r>
        <w:rPr>
          <w:rFonts w:cs="Times New Roman"/>
          <w:sz w:val="28"/>
          <w:szCs w:val="28"/>
        </w:rPr>
        <w:t vyd:_id="vyd:000000000003yn">мотивов,</w:t>
      </w:r>
      <w:r>
        <w:rPr>
          <w:rFonts w:cs="Times New Roman"/>
          <w:sz w:val="28"/>
          <w:spacing w:val="1"/>
          <w:szCs w:val="28"/>
        </w:rPr>
        <w:t vyd:_id="vyd:000000000003ym" xml:space="preserve"> </w:t>
      </w:r>
      <w:r>
        <w:rPr>
          <w:rFonts w:cs="Times New Roman"/>
          <w:sz w:val="28"/>
          <w:szCs w:val="28"/>
        </w:rPr>
        <w:t vyd:_id="vyd:000000000003yl">таких</w:t>
      </w:r>
      <w:r>
        <w:rPr>
          <w:rFonts w:cs="Times New Roman"/>
          <w:sz w:val="28"/>
          <w:spacing w:val="1"/>
          <w:szCs w:val="28"/>
        </w:rPr>
        <w:t vyd:_id="vyd:000000000003yk" xml:space="preserve"> </w:t>
      </w:r>
      <w:r>
        <w:rPr>
          <w:rFonts w:cs="Times New Roman"/>
          <w:sz w:val="28"/>
          <w:szCs w:val="28"/>
        </w:rPr>
        <w:t vyd:_id="vyd:000000000003yj">как</w:t>
      </w:r>
      <w:r>
        <w:rPr>
          <w:rFonts w:cs="Times New Roman"/>
          <w:sz w:val="28"/>
          <w:spacing w:val="1"/>
          <w:szCs w:val="28"/>
        </w:rPr>
        <w:t vyd:_id="vyd:000000000003yi" xml:space="preserve"> </w:t>
      </w:r>
      <w:r>
        <w:rPr>
          <w:rFonts w:cs="Times New Roman"/>
          <w:sz w:val="28"/>
          <w:szCs w:val="28"/>
        </w:rPr>
        <w:t vyd:_id="vyd:000000000003yh">страх</w:t>
      </w:r>
      <w:r>
        <w:rPr>
          <w:rFonts w:cs="Times New Roman"/>
          <w:sz w:val="28"/>
          <w:spacing w:val="1"/>
          <w:szCs w:val="28"/>
        </w:rPr>
        <w:t vyd:_id="vyd:000000000003yg" xml:space="preserve"> </w:t>
      </w:r>
      <w:r>
        <w:rPr>
          <w:rFonts w:cs="Times New Roman"/>
          <w:sz w:val="28"/>
          <w:szCs w:val="28"/>
        </w:rPr>
        <w:t vyd:_id="vyd:000000000003yf">перед</w:t>
      </w:r>
      <w:r>
        <w:rPr>
          <w:rFonts w:cs="Times New Roman"/>
          <w:sz w:val="28"/>
          <w:spacing w:val="1"/>
          <w:szCs w:val="28"/>
        </w:rPr>
        <w:t vyd:_id="vyd:000000000003ye" xml:space="preserve"> </w:t>
      </w:r>
      <w:r>
        <w:rPr>
          <w:rFonts w:cs="Times New Roman"/>
          <w:sz w:val="28"/>
          <w:szCs w:val="28"/>
        </w:rPr>
        <w:t vyd:_id="vyd:000000000003yd">ответственностью</w:t>
      </w:r>
      <w:r>
        <w:rPr>
          <w:rFonts w:cs="Times New Roman"/>
          <w:sz w:val="28"/>
          <w:spacing w:val="1"/>
          <w:szCs w:val="28"/>
        </w:rPr>
        <w:t vyd:_id="vyd:000000000003yc" xml:space="preserve"> </w:t>
      </w:r>
      <w:r>
        <w:rPr>
          <w:rFonts w:cs="Times New Roman"/>
          <w:sz w:val="28"/>
          <w:szCs w:val="28"/>
        </w:rPr>
        <w:t vyd:_id="vyd:000000000003yb">за</w:t>
      </w:r>
      <w:r>
        <w:rPr>
          <w:rFonts w:cs="Times New Roman"/>
          <w:sz w:val="28"/>
          <w:spacing w:val="1"/>
          <w:szCs w:val="28"/>
        </w:rPr>
        <w:t vyd:_id="vyd:000000000003ya" xml:space="preserve"> </w:t>
      </w:r>
      <w:r>
        <w:rPr>
          <w:rFonts w:cs="Times New Roman"/>
          <w:sz w:val="28"/>
          <w:szCs w:val="28"/>
        </w:rPr>
        <w:t vyd:_id="vyd:000000000003y9">правонарушение, желание произвести отчуждение объекта по завышенной</w:t>
      </w:r>
      <w:r>
        <w:rPr>
          <w:rFonts w:cs="Times New Roman"/>
          <w:sz w:val="28"/>
          <w:spacing w:val="-67"/>
          <w:szCs w:val="28"/>
        </w:rPr>
        <w:t vyd:_id="vyd:000000000003y8" xml:space="preserve"> </w:t>
      </w:r>
      <w:r>
        <w:rPr>
          <w:rFonts w:cs="Times New Roman"/>
          <w:sz w:val="28"/>
          <w:szCs w:val="28"/>
        </w:rPr>
        <w:t vyd:_id="vyd:000000000003y7">цене</w:t>
      </w:r>
      <w:r>
        <w:rPr>
          <w:rFonts w:cs="Times New Roman"/>
          <w:sz w:val="28"/>
          <w:spacing w:val="1"/>
          <w:szCs w:val="28"/>
        </w:rPr>
        <w:t vyd:_id="vyd:000000000003y6" xml:space="preserve"> </w:t>
      </w:r>
      <w:r>
        <w:rPr>
          <w:rFonts w:cs="Times New Roman"/>
          <w:sz w:val="28"/>
          <w:szCs w:val="28"/>
        </w:rPr>
        <w:t vyd:_id="vyd:000000000003y5">при</w:t>
      </w:r>
      <w:r>
        <w:rPr>
          <w:rFonts w:cs="Times New Roman"/>
          <w:sz w:val="28"/>
          <w:spacing w:val="1"/>
          <w:szCs w:val="28"/>
        </w:rPr>
        <w:t vyd:_id="vyd:000000000003y4" xml:space="preserve"> </w:t>
      </w:r>
      <w:r>
        <w:rPr>
          <w:rFonts w:cs="Times New Roman"/>
          <w:sz w:val="28"/>
          <w:szCs w:val="28"/>
        </w:rPr>
        <w:t vyd:_id="vyd:000000000003y3">проведении</w:t>
      </w:r>
      <w:r>
        <w:rPr>
          <w:rFonts w:cs="Times New Roman"/>
          <w:sz w:val="28"/>
          <w:spacing w:val="1"/>
          <w:szCs w:val="28"/>
        </w:rPr>
        <w:t vyd:_id="vyd:000000000003y2" xml:space="preserve"> </w:t>
      </w:r>
      <w:r>
        <w:rPr>
          <w:rFonts w:cs="Times New Roman"/>
          <w:sz w:val="28"/>
          <w:szCs w:val="28"/>
        </w:rPr>
        <w:t vyd:_id="vyd:000000000003y1">процедуры</w:t>
      </w:r>
      <w:r>
        <w:rPr>
          <w:rFonts w:cs="Times New Roman"/>
          <w:sz w:val="28"/>
          <w:spacing w:val="1"/>
          <w:szCs w:val="28"/>
        </w:rPr>
        <w:t vyd:_id="vyd:000000000003y0" xml:space="preserve"> </w:t>
      </w:r>
      <w:r>
        <w:rPr>
          <w:rFonts w:cs="Times New Roman"/>
          <w:sz w:val="28"/>
          <w:szCs w:val="28"/>
        </w:rPr>
        <w:t vyd:_id="vyd:000000000003xz">изъятия</w:t>
      </w:r>
      <w:r>
        <w:rPr>
          <w:rFonts w:cs="Times New Roman"/>
          <w:sz w:val="28"/>
          <w:spacing w:val="1"/>
          <w:szCs w:val="28"/>
        </w:rPr>
        <w:t vyd:_id="vyd:000000000003xy" xml:space="preserve"> </w:t>
      </w:r>
      <w:r>
        <w:rPr>
          <w:rFonts w:cs="Times New Roman"/>
          <w:sz w:val="28"/>
          <w:szCs w:val="28"/>
        </w:rPr>
        <w:t vyd:_id="vyd:000000000003xx">земельного</w:t>
      </w:r>
      <w:r>
        <w:rPr>
          <w:rFonts w:cs="Times New Roman"/>
          <w:sz w:val="28"/>
          <w:spacing w:val="1"/>
          <w:szCs w:val="28"/>
        </w:rPr>
        <w:t vyd:_id="vyd:000000000003xw" xml:space="preserve"> </w:t>
      </w:r>
      <w:r>
        <w:rPr>
          <w:rFonts w:cs="Times New Roman"/>
          <w:sz w:val="28"/>
          <w:szCs w:val="28"/>
        </w:rPr>
        <w:t vyd:_id="vyd:000000000003xv">участка</w:t>
      </w:r>
      <w:r>
        <w:rPr>
          <w:rFonts w:cs="Times New Roman"/>
          <w:sz w:val="28"/>
          <w:spacing w:val="1"/>
          <w:szCs w:val="28"/>
        </w:rPr>
        <w:t vyd:_id="vyd:000000000003xu" xml:space="preserve"> </w:t>
      </w:r>
      <w:r>
        <w:rPr>
          <w:rFonts w:cs="Times New Roman"/>
          <w:sz w:val="28"/>
          <w:szCs w:val="28"/>
        </w:rPr>
        <w:t vyd:_id="vyd:000000000003xt">для</w:t>
      </w:r>
      <w:r>
        <w:rPr>
          <w:rFonts w:cs="Times New Roman"/>
          <w:sz w:val="28"/>
          <w:spacing w:val="1"/>
          <w:szCs w:val="28"/>
        </w:rPr>
        <w:t vyd:_id="vyd:000000000003xs" xml:space="preserve"> </w:t>
      </w:r>
      <w:r>
        <w:rPr>
          <w:rFonts w:cs="Times New Roman"/>
          <w:sz w:val="28"/>
          <w:szCs w:val="28"/>
        </w:rPr>
        <w:t vyd:_id="vyd:000000000003xr">государственных</w:t>
      </w:r>
      <w:r>
        <w:rPr>
          <w:rFonts w:cs="Times New Roman"/>
          <w:sz w:val="28"/>
          <w:spacing w:val="1"/>
          <w:szCs w:val="28"/>
        </w:rPr>
        <w:t vyd:_id="vyd:000000000003xq" xml:space="preserve"> </w:t>
      </w:r>
      <w:r>
        <w:rPr>
          <w:rFonts w:cs="Times New Roman"/>
          <w:sz w:val="28"/>
          <w:szCs w:val="28"/>
        </w:rPr>
        <w:t vyd:_id="vyd:000000000003xp">нужд</w:t>
      </w:r>
      <w:r>
        <w:rPr>
          <w:rFonts w:cs="Times New Roman"/>
          <w:sz w:val="28"/>
          <w:spacing w:val="1"/>
          <w:szCs w:val="28"/>
        </w:rPr>
        <w:t vyd:_id="vyd:000000000003xo" xml:space="preserve"> </w:t>
      </w:r>
      <w:r>
        <w:rPr>
          <w:rFonts w:cs="Times New Roman"/>
          <w:sz w:val="28"/>
          <w:szCs w:val="28"/>
        </w:rPr>
        <w:t vyd:_id="vyd:000000000003xn">или</w:t>
      </w:r>
      <w:r>
        <w:rPr>
          <w:rFonts w:cs="Times New Roman"/>
          <w:sz w:val="28"/>
          <w:spacing w:val="1"/>
          <w:szCs w:val="28"/>
        </w:rPr>
        <w:t vyd:_id="vyd:000000000003xm" xml:space="preserve"> </w:t>
      </w:r>
      <w:r>
        <w:rPr>
          <w:rFonts w:cs="Times New Roman"/>
          <w:sz w:val="28"/>
          <w:szCs w:val="28"/>
        </w:rPr>
        <w:t vyd:_id="vyd:000000000003xl">же</w:t>
      </w:r>
      <w:r>
        <w:rPr>
          <w:rFonts w:cs="Times New Roman"/>
          <w:sz w:val="28"/>
          <w:spacing w:val="1"/>
          <w:szCs w:val="28"/>
        </w:rPr>
        <w:t vyd:_id="vyd:000000000003xk" xml:space="preserve"> </w:t>
      </w:r>
      <w:r>
        <w:rPr>
          <w:rFonts w:cs="Times New Roman"/>
          <w:sz w:val="28"/>
          <w:szCs w:val="28"/>
        </w:rPr>
        <w:t vyd:_id="vyd:000000000003xj">понуждение</w:t>
      </w:r>
      <w:r>
        <w:rPr>
          <w:rFonts w:cs="Times New Roman"/>
          <w:sz w:val="28"/>
          <w:spacing w:val="1"/>
          <w:szCs w:val="28"/>
        </w:rPr>
        <w:t vyd:_id="vyd:000000000003xi" xml:space="preserve"> </w:t>
      </w:r>
      <w:r>
        <w:rPr>
          <w:rFonts w:cs="Times New Roman"/>
          <w:sz w:val="28"/>
          <w:szCs w:val="28"/>
        </w:rPr>
        <w:t vyd:_id="vyd:000000000003xh">на</w:t>
      </w:r>
      <w:r>
        <w:rPr>
          <w:rFonts w:cs="Times New Roman"/>
          <w:sz w:val="28"/>
          <w:spacing w:val="1"/>
          <w:szCs w:val="28"/>
        </w:rPr>
        <w:t vyd:_id="vyd:000000000003xg" xml:space="preserve"> </w:t>
      </w:r>
      <w:r>
        <w:rPr>
          <w:rFonts w:cs="Times New Roman"/>
          <w:sz w:val="28"/>
          <w:szCs w:val="28"/>
        </w:rPr>
        <w:t vyd:_id="vyd:000000000003xf">осуществление</w:t>
      </w:r>
      <w:r>
        <w:rPr>
          <w:rFonts w:cs="Times New Roman"/>
          <w:sz w:val="28"/>
          <w:spacing w:val="1"/>
          <w:szCs w:val="28"/>
        </w:rPr>
        <w:t vyd:_id="vyd:000000000003xe" xml:space="preserve"> </w:t>
      </w:r>
      <w:r>
        <w:rPr>
          <w:rFonts w:cs="Times New Roman"/>
          <w:sz w:val="28"/>
          <w:szCs w:val="28"/>
        </w:rPr>
        <w:t vyd:_id="vyd:000000000003xd">определенных</w:t>
      </w:r>
      <w:r>
        <w:rPr>
          <w:rFonts w:cs="Times New Roman"/>
          <w:sz w:val="28"/>
          <w:spacing w:val="1"/>
          <w:szCs w:val="28"/>
        </w:rPr>
        <w:t vyd:_id="vyd:000000000003xc" xml:space="preserve"> </w:t>
      </w:r>
      <w:r>
        <w:rPr>
          <w:rFonts w:cs="Times New Roman"/>
          <w:sz w:val="28"/>
          <w:szCs w:val="28"/>
        </w:rPr>
        <w:t vyd:_id="vyd:000000000003xb">действий</w:t>
      </w:r>
      <w:r>
        <w:rPr>
          <w:rFonts w:cs="Times New Roman"/>
          <w:sz w:val="28"/>
          <w:spacing w:val="1"/>
          <w:szCs w:val="28"/>
        </w:rPr>
        <w:t vyd:_id="vyd:000000000003xa" xml:space="preserve"> </w:t>
      </w:r>
      <w:r>
        <w:rPr>
          <w:rFonts w:cs="Times New Roman"/>
          <w:sz w:val="28"/>
          <w:szCs w:val="28"/>
        </w:rPr>
        <w:t vyd:_id="vyd:000000000003x9">со</w:t>
      </w:r>
      <w:r>
        <w:rPr>
          <w:rFonts w:cs="Times New Roman"/>
          <w:sz w:val="28"/>
          <w:spacing w:val="1"/>
          <w:szCs w:val="28"/>
        </w:rPr>
        <w:t vyd:_id="vyd:000000000003x8" xml:space="preserve"> </w:t>
      </w:r>
      <w:r>
        <w:rPr>
          <w:rFonts w:cs="Times New Roman"/>
          <w:sz w:val="28"/>
          <w:szCs w:val="28"/>
        </w:rPr>
        <w:t vyd:_id="vyd:000000000003x7">стороны</w:t>
      </w:r>
      <w:r>
        <w:rPr>
          <w:rFonts w:cs="Times New Roman"/>
          <w:sz w:val="28"/>
          <w:spacing w:val="1"/>
          <w:szCs w:val="28"/>
        </w:rPr>
        <w:t vyd:_id="vyd:000000000003x6" xml:space="preserve"> </w:t>
      </w:r>
      <w:r>
        <w:rPr>
          <w:rFonts w:cs="Times New Roman"/>
          <w:sz w:val="28"/>
          <w:szCs w:val="28"/>
        </w:rPr>
        <w:t vyd:_id="vyd:000000000003x5">органов</w:t>
      </w:r>
      <w:r>
        <w:rPr>
          <w:rFonts w:cs="Times New Roman"/>
          <w:sz w:val="28"/>
          <w:spacing w:val="1"/>
          <w:szCs w:val="28"/>
        </w:rPr>
        <w:t vyd:_id="vyd:000000000003x4" xml:space="preserve"> </w:t>
      </w:r>
      <w:r>
        <w:rPr>
          <w:rFonts w:cs="Times New Roman"/>
          <w:sz w:val="28"/>
          <w:szCs w:val="28"/>
        </w:rPr>
        <w:t vyd:_id="vyd:000000000003x3">исполнительной</w:t>
      </w:r>
      <w:r>
        <w:rPr>
          <w:rFonts w:cs="Times New Roman"/>
          <w:sz w:val="28"/>
          <w:spacing w:val="1"/>
          <w:szCs w:val="28"/>
        </w:rPr>
        <w:t vyd:_id="vyd:000000000003x2" xml:space="preserve"> </w:t>
      </w:r>
      <w:r>
        <w:rPr>
          <w:rFonts w:cs="Times New Roman"/>
          <w:sz w:val="28"/>
          <w:szCs w:val="28"/>
        </w:rPr>
        <w:t vyd:_id="vyd:000000000003x1">власти,</w:t>
      </w:r>
      <w:r>
        <w:rPr>
          <w:rFonts w:cs="Times New Roman"/>
          <w:sz w:val="28"/>
          <w:spacing w:val="1"/>
          <w:szCs w:val="28"/>
        </w:rPr>
        <w:t vyd:_id="vyd:000000000003x0" xml:space="preserve"> </w:t>
      </w:r>
      <w:r>
        <w:rPr>
          <w:rFonts w:cs="Times New Roman"/>
          <w:sz w:val="28"/>
          <w:szCs w:val="28"/>
        </w:rPr>
        <w:t vyd:_id="vyd:000000000003wz">однако,</w:t>
      </w:r>
      <w:r>
        <w:rPr>
          <w:rFonts w:cs="Times New Roman"/>
          <w:sz w:val="28"/>
          <w:spacing w:val="-4"/>
          <w:szCs w:val="28"/>
        </w:rPr>
        <w:t vyd:_id="vyd:000000000003wy" xml:space="preserve"> </w:t>
      </w:r>
      <w:r>
        <w:rPr>
          <w:rFonts w:cs="Times New Roman"/>
          <w:sz w:val="28"/>
          <w:szCs w:val="28"/>
        </w:rPr>
        <w:t vyd:_id="vyd:000000000003wx">сами</w:t>
      </w:r>
      <w:r>
        <w:rPr>
          <w:rFonts w:cs="Times New Roman"/>
          <w:sz w:val="28"/>
          <w:spacing w:val="-2"/>
          <w:szCs w:val="28"/>
        </w:rPr>
        <w:t vyd:_id="vyd:000000000003ww" xml:space="preserve"> </w:t>
      </w:r>
      <w:r>
        <w:rPr>
          <w:rFonts w:cs="Times New Roman"/>
          <w:sz w:val="28"/>
          <w:szCs w:val="28"/>
        </w:rPr>
        <w:t vyd:_id="vyd:000000000003wv">мотивы</w:t>
      </w:r>
      <w:r>
        <w:rPr>
          <w:rFonts w:cs="Times New Roman"/>
          <w:sz w:val="28"/>
          <w:spacing w:val="-2"/>
          <w:szCs w:val="28"/>
        </w:rPr>
        <w:t vyd:_id="vyd:000000000003wu" xml:space="preserve"> </w:t>
      </w:r>
      <w:r>
        <w:rPr>
          <w:rFonts w:cs="Times New Roman"/>
          <w:sz w:val="28"/>
          <w:szCs w:val="28"/>
        </w:rPr>
        <w:t vyd:_id="vyd:000000000003wt">лица</w:t>
      </w:r>
      <w:r>
        <w:rPr>
          <w:rFonts w:cs="Times New Roman"/>
          <w:sz w:val="28"/>
          <w:spacing w:val="-4"/>
          <w:szCs w:val="28"/>
        </w:rPr>
        <w:t vyd:_id="vyd:000000000003ws" xml:space="preserve"> </w:t>
      </w:r>
      <w:r>
        <w:rPr>
          <w:rFonts w:cs="Times New Roman"/>
          <w:sz w:val="28"/>
          <w:szCs w:val="28"/>
        </w:rPr>
        <w:t vyd:_id="vyd:000000000003wr">не</w:t>
      </w:r>
      <w:r>
        <w:rPr>
          <w:rFonts w:cs="Times New Roman"/>
          <w:sz w:val="28"/>
          <w:spacing w:val="-2"/>
          <w:szCs w:val="28"/>
        </w:rPr>
        <w:t vyd:_id="vyd:000000000003wq" xml:space="preserve"> </w:t>
      </w:r>
      <w:r>
        <w:rPr>
          <w:rFonts w:cs="Times New Roman"/>
          <w:sz w:val="28"/>
          <w:szCs w:val="28"/>
        </w:rPr>
        <w:t vyd:_id="vyd:000000000003wp">играют</w:t>
      </w:r>
      <w:r>
        <w:rPr>
          <w:rFonts w:cs="Times New Roman"/>
          <w:sz w:val="28"/>
          <w:spacing w:val="-3"/>
          <w:szCs w:val="28"/>
        </w:rPr>
        <w:t vyd:_id="vyd:000000000003wo" xml:space="preserve"> </w:t>
      </w:r>
      <w:r>
        <w:rPr>
          <w:rFonts w:cs="Times New Roman"/>
          <w:sz w:val="28"/>
          <w:szCs w:val="28"/>
        </w:rPr>
        <w:t vyd:_id="vyd:000000000003wn">роли</w:t>
      </w:r>
      <w:r>
        <w:rPr>
          <w:rFonts w:cs="Times New Roman"/>
          <w:sz w:val="28"/>
          <w:spacing w:val="-2"/>
          <w:szCs w:val="28"/>
        </w:rPr>
        <w:t vyd:_id="vyd:000000000003wm" xml:space="preserve"> </w:t>
      </w:r>
      <w:r>
        <w:rPr>
          <w:rFonts w:cs="Times New Roman"/>
          <w:sz w:val="28"/>
          <w:szCs w:val="28"/>
        </w:rPr>
        <w:t vyd:_id="vyd:000000000003wl">для</w:t>
      </w:r>
      <w:r>
        <w:rPr>
          <w:rFonts w:cs="Times New Roman"/>
          <w:sz w:val="28"/>
          <w:spacing w:val="-4"/>
          <w:szCs w:val="28"/>
        </w:rPr>
        <w:t vyd:_id="vyd:000000000003wk" xml:space="preserve"> </w:t>
      </w:r>
      <w:r>
        <w:rPr>
          <w:rFonts w:cs="Times New Roman"/>
          <w:sz w:val="28"/>
          <w:szCs w:val="28"/>
        </w:rPr>
        <w:t vyd:_id="vyd:000000000003wj">законодателя.</w:t>
      </w:r>
    </w:p>
    <w:p w14:paraId="3645BE66" w14:textId="77777777" w:rsidR="00776897" w:rsidRPr="00321B78" w:rsidRDefault="00776897" w:rsidP="00776897" vyd:_id="vyd:000000000003us">
      <w:pPr>
        <w:spacing w:line="360" w:lineRule="auto"/>
        <w:ind w:firstLine="709"/>
        <w:rPr>
          <w:rFonts w:cs="Times New Roman"/>
          <w:sz w:val="28"/>
          <w:szCs w:val="28"/>
        </w:rPr>
      </w:pPr>
      <w:r>
        <w:rPr>
          <w:rFonts w:cs="Times New Roman"/>
          <w:sz w:val="28"/>
          <w:szCs w:val="28"/>
        </w:rPr>
        <w:t vyd:_id="vyd:000000000003wh">В российском законодательстве данное понятие начало применяться</w:t>
      </w:r>
      <w:r>
        <w:rPr>
          <w:rFonts w:cs="Times New Roman"/>
          <w:sz w:val="28"/>
          <w:spacing w:val="1"/>
          <w:szCs w:val="28"/>
        </w:rPr>
        <w:t vyd:_id="vyd:000000000003wg" xml:space="preserve"> </w:t>
      </w:r>
      <w:r>
        <w:rPr>
          <w:rFonts w:cs="Times New Roman"/>
          <w:sz w:val="28"/>
          <w:szCs w:val="28"/>
        </w:rPr>
        <w:t vyd:_id="vyd:000000000003wf">сравнительно</w:t>
      </w:r>
      <w:r>
        <w:rPr>
          <w:rFonts w:cs="Times New Roman"/>
          <w:sz w:val="28"/>
          <w:spacing w:val="1"/>
          <w:szCs w:val="28"/>
        </w:rPr>
        <w:t vyd:_id="vyd:000000000003we" xml:space="preserve"> </w:t>
      </w:r>
      <w:r>
        <w:rPr>
          <w:rFonts w:cs="Times New Roman"/>
          <w:sz w:val="28"/>
          <w:szCs w:val="28"/>
        </w:rPr>
        <w:t vyd:_id="vyd:000000000003wd">недавно,</w:t>
      </w:r>
      <w:r>
        <w:rPr>
          <w:rFonts w:cs="Times New Roman"/>
          <w:sz w:val="28"/>
          <w:spacing w:val="1"/>
          <w:szCs w:val="28"/>
        </w:rPr>
        <w:t vyd:_id="vyd:000000000003wc" xml:space="preserve"> </w:t>
      </w:r>
      <w:r>
        <w:rPr>
          <w:rFonts w:cs="Times New Roman"/>
          <w:sz w:val="28"/>
          <w:szCs w:val="28"/>
        </w:rPr>
        <w:t vyd:_id="vyd:000000000003wb">в</w:t>
      </w:r>
      <w:r>
        <w:rPr>
          <w:rFonts w:cs="Times New Roman"/>
          <w:sz w:val="28"/>
          <w:spacing w:val="1"/>
          <w:szCs w:val="28"/>
        </w:rPr>
        <w:t vyd:_id="vyd:000000000003wa" xml:space="preserve"> </w:t>
      </w:r>
      <w:r>
        <w:rPr>
          <w:rFonts w:cs="Times New Roman"/>
          <w:sz w:val="28"/>
          <w:szCs w:val="28"/>
        </w:rPr>
        <w:t vyd:_id="vyd:000000000003w9">отличие</w:t>
      </w:r>
      <w:r>
        <w:rPr>
          <w:rFonts w:cs="Times New Roman"/>
          <w:sz w:val="28"/>
          <w:spacing w:val="1"/>
          <w:szCs w:val="28"/>
        </w:rPr>
        <w:t vyd:_id="vyd:000000000003w8" xml:space="preserve"> </w:t>
      </w:r>
      <w:r>
        <w:rPr>
          <w:rFonts w:cs="Times New Roman"/>
          <w:sz w:val="28"/>
          <w:szCs w:val="28"/>
        </w:rPr>
        <w:t vyd:_id="vyd:000000000003w7">от</w:t>
      </w:r>
      <w:r>
        <w:rPr>
          <w:rFonts w:cs="Times New Roman"/>
          <w:sz w:val="28"/>
          <w:spacing w:val="1"/>
          <w:szCs w:val="28"/>
        </w:rPr>
        <w:t vyd:_id="vyd:000000000003w6" xml:space="preserve"> </w:t>
      </w:r>
      <w:r>
        <w:rPr>
          <w:rFonts w:cs="Times New Roman"/>
          <w:sz w:val="28"/>
          <w:szCs w:val="28"/>
        </w:rPr>
        <w:t vyd:_id="vyd:000000000003w5">других</w:t>
      </w:r>
      <w:r>
        <w:rPr>
          <w:rFonts w:cs="Times New Roman"/>
          <w:sz w:val="28"/>
          <w:spacing w:val="1"/>
          <w:szCs w:val="28"/>
        </w:rPr>
        <w:t vyd:_id="vyd:000000000003w4" xml:space="preserve"> </w:t>
      </w:r>
      <w:r>
        <w:rPr>
          <w:rFonts w:cs="Times New Roman"/>
          <w:sz w:val="28"/>
          <w:szCs w:val="28"/>
        </w:rPr>
        <w:t vyd:_id="vyd:000000000003w3">правовых</w:t>
      </w:r>
      <w:r>
        <w:rPr>
          <w:rFonts w:cs="Times New Roman"/>
          <w:sz w:val="28"/>
          <w:spacing w:val="1"/>
          <w:szCs w:val="28"/>
        </w:rPr>
        <w:t vyd:_id="vyd:000000000003w2" xml:space="preserve"> </w:t>
      </w:r>
      <w:r>
        <w:rPr>
          <w:rFonts w:cs="Times New Roman"/>
          <w:sz w:val="28"/>
          <w:szCs w:val="28"/>
        </w:rPr>
        <w:t vyd:_id="vyd:000000000003w1">систем,</w:t>
      </w:r>
      <w:r>
        <w:rPr>
          <w:rFonts w:cs="Times New Roman"/>
          <w:sz w:val="28"/>
          <w:spacing w:val="70"/>
          <w:szCs w:val="28"/>
        </w:rPr>
        <w:t vyd:_id="vyd:000000000003w0" xml:space="preserve"> </w:t>
      </w:r>
      <w:r>
        <w:rPr>
          <w:rFonts w:cs="Times New Roman"/>
          <w:sz w:val="28"/>
          <w:szCs w:val="28"/>
        </w:rPr>
        <w:t vyd:_id="vyd:000000000003vz">однако,</w:t>
      </w:r>
      <w:r>
        <w:rPr>
          <w:rFonts w:cs="Times New Roman"/>
          <w:sz w:val="28"/>
          <w:spacing w:val="1"/>
          <w:szCs w:val="28"/>
        </w:rPr>
        <w:t vyd:_id="vyd:000000000003vy" xml:space="preserve"> </w:t>
      </w:r>
      <w:r>
        <w:rPr>
          <w:rFonts w:cs="Times New Roman"/>
          <w:sz w:val="28"/>
          <w:szCs w:val="28"/>
        </w:rPr>
        <w:t vyd:_id="vyd:000000000003vx">стоит</w:t>
      </w:r>
      <w:r>
        <w:rPr>
          <w:rFonts w:cs="Times New Roman"/>
          <w:sz w:val="28"/>
          <w:spacing w:val="1"/>
          <w:szCs w:val="28"/>
        </w:rPr>
        <w:t vyd:_id="vyd:000000000003vw" xml:space="preserve"> </w:t>
      </w:r>
      <w:r>
        <w:rPr>
          <w:rFonts w:cs="Times New Roman"/>
          <w:sz w:val="28"/>
          <w:szCs w:val="28"/>
        </w:rPr>
        <w:t vyd:_id="vyd:000000000003vv">отметить,</w:t>
      </w:r>
      <w:r>
        <w:rPr>
          <w:rFonts w:cs="Times New Roman"/>
          <w:sz w:val="28"/>
          <w:spacing w:val="1"/>
          <w:szCs w:val="28"/>
        </w:rPr>
        <w:t vyd:_id="vyd:000000000003vu" xml:space="preserve"> </w:t>
      </w:r>
      <w:r>
        <w:rPr>
          <w:rFonts w:cs="Times New Roman"/>
          <w:sz w:val="28"/>
          <w:szCs w:val="28"/>
        </w:rPr>
        <w:t vyd:_id="vyd:000000000003vt">что</w:t>
      </w:r>
      <w:r>
        <w:rPr>
          <w:rFonts w:cs="Times New Roman"/>
          <w:sz w:val="28"/>
          <w:spacing w:val="1"/>
          <w:szCs w:val="28"/>
        </w:rPr>
        <w:t vyd:_id="vyd:000000000003vs" xml:space="preserve"> </w:t>
      </w:r>
      <w:r>
        <w:rPr>
          <w:rFonts w:cs="Times New Roman"/>
          <w:sz w:val="28"/>
          <w:szCs w:val="28"/>
        </w:rPr>
        <w:t vyd:_id="vyd:000000000003vr">несмотря</w:t>
      </w:r>
      <w:r>
        <w:rPr>
          <w:rFonts w:cs="Times New Roman"/>
          <w:sz w:val="28"/>
          <w:spacing w:val="1"/>
          <w:szCs w:val="28"/>
        </w:rPr>
        <w:t vyd:_id="vyd:000000000003vq" xml:space="preserve"> </w:t>
      </w:r>
      <w:r>
        <w:rPr>
          <w:rFonts w:cs="Times New Roman"/>
          <w:sz w:val="28"/>
          <w:szCs w:val="28"/>
        </w:rPr>
        <w:t vyd:_id="vyd:000000000003vp">на</w:t>
      </w:r>
      <w:r>
        <w:rPr>
          <w:rFonts w:cs="Times New Roman"/>
          <w:sz w:val="28"/>
          <w:spacing w:val="1"/>
          <w:szCs w:val="28"/>
        </w:rPr>
        <w:t vyd:_id="vyd:000000000003vo" xml:space="preserve"> </w:t>
      </w:r>
      <w:r>
        <w:rPr>
          <w:rFonts w:cs="Times New Roman"/>
          <w:sz w:val="28"/>
          <w:szCs w:val="28"/>
        </w:rPr>
        <w:t vyd:_id="vyd:000000000003vn">это,</w:t>
      </w:r>
      <w:r>
        <w:rPr>
          <w:rFonts w:cs="Times New Roman"/>
          <w:sz w:val="28"/>
          <w:spacing w:val="1"/>
          <w:szCs w:val="28"/>
        </w:rPr>
        <w:t vyd:_id="vyd:000000000003vm" xml:space="preserve"> </w:t>
      </w:r>
      <w:r>
        <w:rPr>
          <w:rFonts w:cs="Times New Roman"/>
          <w:sz w:val="28"/>
          <w:szCs w:val="28"/>
        </w:rPr>
        <w:t vyd:_id="vyd:000000000003vl">и</w:t>
      </w:r>
      <w:r>
        <w:rPr>
          <w:rFonts w:cs="Times New Roman"/>
          <w:sz w:val="28"/>
          <w:spacing w:val="1"/>
          <w:szCs w:val="28"/>
        </w:rPr>
        <w:t vyd:_id="vyd:000000000003vk" xml:space="preserve"> </w:t>
      </w:r>
      <w:r>
        <w:rPr>
          <w:rFonts w:cs="Times New Roman"/>
          <w:sz w:val="28"/>
          <w:szCs w:val="28"/>
        </w:rPr>
        <w:t vyd:_id="vyd:000000000003vj">законодатель,</w:t>
      </w:r>
      <w:r>
        <w:rPr>
          <w:rFonts w:cs="Times New Roman"/>
          <w:sz w:val="28"/>
          <w:spacing w:val="1"/>
          <w:szCs w:val="28"/>
        </w:rPr>
        <w:t vyd:_id="vyd:000000000003vi" xml:space="preserve"> </w:t>
      </w:r>
      <w:r>
        <w:rPr>
          <w:rFonts w:cs="Times New Roman"/>
          <w:sz w:val="28"/>
          <w:szCs w:val="28"/>
        </w:rPr>
        <w:t vyd:_id="vyd:000000000003vh">и</w:t>
      </w:r>
      <w:r>
        <w:rPr>
          <w:rFonts w:cs="Times New Roman"/>
          <w:sz w:val="28"/>
          <w:spacing w:val="1"/>
          <w:szCs w:val="28"/>
        </w:rPr>
        <w:t vyd:_id="vyd:000000000003vg" xml:space="preserve"> </w:t>
      </w:r>
      <w:r>
        <w:rPr>
          <w:rFonts w:cs="Times New Roman"/>
          <w:sz w:val="28"/>
          <w:szCs w:val="28"/>
        </w:rPr>
        <w:t vyd:_id="vyd:000000000003vf">суды</w:t>
      </w:r>
      <w:r>
        <w:rPr>
          <w:rFonts w:cs="Times New Roman"/>
          <w:sz w:val="28"/>
          <w:spacing w:val="1"/>
          <w:szCs w:val="28"/>
        </w:rPr>
        <w:t vyd:_id="vyd:000000000003ve" xml:space="preserve"> </w:t>
      </w:r>
      <w:r>
        <w:rPr>
          <w:rFonts w:cs="Times New Roman"/>
          <w:sz w:val="28"/>
          <w:szCs w:val="28"/>
        </w:rPr>
        <w:t vyd:_id="vyd:000000000003vd">активно</w:t>
      </w:r>
      <w:r>
        <w:rPr>
          <w:rFonts w:cs="Times New Roman"/>
          <w:sz w:val="28"/>
          <w:spacing w:val="-67"/>
          <w:szCs w:val="28"/>
        </w:rPr>
        <w:t vyd:_id="vyd:000000000003vc" xml:space="preserve"> </w:t>
      </w:r>
      <w:r>
        <w:rPr>
          <w:rFonts w:cs="Times New Roman"/>
          <w:sz w:val="28"/>
          <w:szCs w:val="28"/>
        </w:rPr>
        <w:t vyd:_id="vyd:000000000003vb">развивают и стараются сформировать четкое представление о пределах</w:t>
      </w:r>
      <w:r>
        <w:rPr>
          <w:rFonts w:cs="Times New Roman"/>
          <w:sz w:val="28"/>
          <w:spacing w:val="1"/>
          <w:szCs w:val="28"/>
        </w:rPr>
        <w:t vyd:_id="vyd:000000000003va" xml:space="preserve"> </w:t>
      </w:r>
      <w:r>
        <w:rPr>
          <w:rFonts w:cs="Times New Roman"/>
          <w:sz w:val="28"/>
          <w:szCs w:val="28"/>
        </w:rPr>
        <w:t vyd:_id="vyd:000000000003v9">добросовестности</w:t>
      </w:r>
      <w:r>
        <w:rPr>
          <w:rFonts w:cs="Times New Roman"/>
          <w:sz w:val="28"/>
          <w:spacing w:val="-3"/>
          <w:szCs w:val="28"/>
        </w:rPr>
        <w:t vyd:_id="vyd:000000000003v8" xml:space="preserve"> </w:t>
      </w:r>
      <w:r>
        <w:rPr>
          <w:rFonts w:cs="Times New Roman"/>
          <w:sz w:val="28"/>
          <w:szCs w:val="28"/>
        </w:rPr>
        <w:t vyd:_id="vyd:000000000003v7">как</w:t>
      </w:r>
      <w:r>
        <w:rPr>
          <w:rFonts w:cs="Times New Roman"/>
          <w:sz w:val="28"/>
          <w:spacing w:val="-5"/>
          <w:szCs w:val="28"/>
        </w:rPr>
        <w:t vyd:_id="vyd:000000000003v6" xml:space="preserve"> </w:t>
      </w:r>
      <w:r>
        <w:rPr>
          <w:rFonts w:cs="Times New Roman"/>
          <w:sz w:val="28"/>
          <w:szCs w:val="28"/>
        </w:rPr>
        <w:t vyd:_id="vyd:000000000003v5">в</w:t>
      </w:r>
      <w:r>
        <w:rPr>
          <w:rFonts w:cs="Times New Roman"/>
          <w:sz w:val="28"/>
          <w:spacing w:val="-4"/>
          <w:szCs w:val="28"/>
        </w:rPr>
        <w:t vyd:_id="vyd:000000000003v4" xml:space="preserve"> </w:t>
      </w:r>
      <w:r>
        <w:rPr>
          <w:rFonts w:cs="Times New Roman"/>
          <w:sz w:val="28"/>
          <w:szCs w:val="28"/>
        </w:rPr>
        <w:t vyd:_id="vyd:000000000003v3">гражданском,</w:t>
      </w:r>
      <w:r>
        <w:rPr>
          <w:rFonts w:cs="Times New Roman"/>
          <w:sz w:val="28"/>
          <w:spacing w:val="-5"/>
          <w:szCs w:val="28"/>
        </w:rPr>
        <w:t vyd:_id="vyd:000000000003v2" xml:space="preserve"> </w:t>
      </w:r>
      <w:r>
        <w:rPr>
          <w:rFonts w:cs="Times New Roman"/>
          <w:sz w:val="28"/>
          <w:szCs w:val="28"/>
        </w:rPr>
        <w:t vyd:_id="vyd:000000000003v1">так</w:t>
      </w:r>
      <w:r>
        <w:rPr>
          <w:rFonts w:cs="Times New Roman"/>
          <w:sz w:val="28"/>
          <w:spacing w:val="-4"/>
          <w:szCs w:val="28"/>
        </w:rPr>
        <w:t vyd:_id="vyd:000000000003v0" xml:space="preserve"> </w:t>
      </w:r>
      <w:r>
        <w:rPr>
          <w:rFonts w:cs="Times New Roman"/>
          <w:sz w:val="28"/>
          <w:szCs w:val="28"/>
        </w:rPr>
        <w:t vyd:_id="vyd:000000000003uz">и</w:t>
      </w:r>
      <w:r>
        <w:rPr>
          <w:rFonts w:cs="Times New Roman"/>
          <w:sz w:val="28"/>
          <w:spacing w:val="-4"/>
          <w:szCs w:val="28"/>
        </w:rPr>
        <w:t vyd:_id="vyd:000000000003uy" xml:space="preserve"> </w:t>
      </w:r>
      <w:r>
        <w:rPr>
          <w:rFonts w:cs="Times New Roman"/>
          <w:sz w:val="28"/>
          <w:szCs w:val="28"/>
        </w:rPr>
        <w:t vyd:_id="vyd:000000000003ux">в</w:t>
      </w:r>
      <w:r>
        <w:rPr>
          <w:rFonts w:cs="Times New Roman"/>
          <w:sz w:val="28"/>
          <w:spacing w:val="-5"/>
          <w:szCs w:val="28"/>
        </w:rPr>
        <w:t vyd:_id="vyd:000000000003uw" xml:space="preserve"> </w:t>
      </w:r>
      <w:r>
        <w:rPr>
          <w:rFonts w:cs="Times New Roman"/>
          <w:sz w:val="28"/>
          <w:szCs w:val="28"/>
        </w:rPr>
        <w:t vyd:_id="vyd:000000000003uv">иных</w:t>
      </w:r>
      <w:r>
        <w:rPr>
          <w:rFonts w:cs="Times New Roman"/>
          <w:sz w:val="28"/>
          <w:spacing w:val="-4"/>
          <w:szCs w:val="28"/>
        </w:rPr>
        <w:t vyd:_id="vyd:000000000003uu" xml:space="preserve"> </w:t>
      </w:r>
      <w:r>
        <w:rPr>
          <w:rFonts w:cs="Times New Roman"/>
          <w:sz w:val="28"/>
          <w:szCs w:val="28"/>
        </w:rPr>
        <w:t vyd:_id="vyd:000000000003ut">законодательствах.</w:t>
      </w:r>
    </w:p>
    <w:p w14:paraId="2CA628BF" w14:textId="77777777" w:rsidR="00776897" w:rsidRPr="00321B78" w:rsidRDefault="00776897" w:rsidP="00776897" vyd:_id="vyd:000000000003qq">
      <w:pPr>
        <w:spacing w:line="360" w:lineRule="auto"/>
        <w:ind w:firstLine="709"/>
        <w:rPr>
          <w:rFonts w:cs="Times New Roman"/>
          <w:sz w:val="28"/>
          <w:szCs w:val="28"/>
        </w:rPr>
      </w:pPr>
      <w:r>
        <w:rPr>
          <w:rFonts w:cs="Times New Roman"/>
          <w:sz w:val="28"/>
          <w:szCs w:val="28"/>
        </w:rPr>
        <w:t vyd:_id="vyd:000000000003ur">Добросовестность</w:t>
      </w:r>
      <w:r>
        <w:rPr>
          <w:rFonts w:cs="Times New Roman"/>
          <w:sz w:val="28"/>
          <w:spacing w:val="1"/>
          <w:szCs w:val="28"/>
        </w:rPr>
        <w:t vyd:_id="vyd:000000000003uq" xml:space="preserve"> </w:t>
      </w:r>
      <w:r>
        <w:rPr>
          <w:rFonts w:cs="Times New Roman"/>
          <w:sz w:val="28"/>
          <w:szCs w:val="28"/>
        </w:rPr>
        <w:t vyd:_id="vyd:000000000003up">в</w:t>
      </w:r>
      <w:r>
        <w:rPr>
          <w:rFonts w:cs="Times New Roman"/>
          <w:sz w:val="28"/>
          <w:spacing w:val="1"/>
          <w:szCs w:val="28"/>
        </w:rPr>
        <w:t vyd:_id="vyd:000000000003uo" xml:space="preserve"> </w:t>
      </w:r>
      <w:r>
        <w:rPr>
          <w:rFonts w:cs="Times New Roman"/>
          <w:sz w:val="28"/>
          <w:szCs w:val="28"/>
        </w:rPr>
        <w:t vyd:_id="vyd:000000000003un">современном</w:t>
      </w:r>
      <w:r>
        <w:rPr>
          <w:rFonts w:cs="Times New Roman"/>
          <w:sz w:val="28"/>
          <w:spacing w:val="1"/>
          <w:szCs w:val="28"/>
        </w:rPr>
        <w:t vyd:_id="vyd:000000000003um" xml:space="preserve"> </w:t>
      </w:r>
      <w:r>
        <w:rPr>
          <w:rFonts w:cs="Times New Roman"/>
          <w:sz w:val="28"/>
          <w:szCs w:val="28"/>
        </w:rPr>
        <w:t vyd:_id="vyd:000000000003ul">российском</w:t>
      </w:r>
      <w:r>
        <w:rPr>
          <w:rFonts w:cs="Times New Roman"/>
          <w:sz w:val="28"/>
          <w:spacing w:val="1"/>
          <w:szCs w:val="28"/>
        </w:rPr>
        <w:t vyd:_id="vyd:000000000003uk" xml:space="preserve"> </w:t>
      </w:r>
      <w:r>
        <w:rPr>
          <w:rFonts w:cs="Times New Roman"/>
          <w:sz w:val="28"/>
          <w:szCs w:val="28"/>
        </w:rPr>
        <w:t vyd:_id="vyd:000000000003uj">праве</w:t>
      </w:r>
      <w:r>
        <w:rPr>
          <w:rFonts w:cs="Times New Roman"/>
          <w:sz w:val="28"/>
          <w:spacing w:val="1"/>
          <w:szCs w:val="28"/>
        </w:rPr>
        <w:t vyd:_id="vyd:000000000003ui" xml:space="preserve"> </w:t>
      </w:r>
      <w:r>
        <w:rPr>
          <w:rFonts w:cs="Times New Roman"/>
          <w:sz w:val="28"/>
          <w:szCs w:val="28"/>
        </w:rPr>
        <w:t vyd:_id="vyd:000000000003uh">занимает</w:t>
      </w:r>
      <w:r>
        <w:rPr>
          <w:rFonts w:cs="Times New Roman"/>
          <w:sz w:val="28"/>
          <w:spacing w:val="70"/>
          <w:szCs w:val="28"/>
        </w:rPr>
        <w:t vyd:_id="vyd:000000000003ug" xml:space="preserve"> </w:t>
      </w:r>
      <w:r>
        <w:rPr>
          <w:rFonts w:cs="Times New Roman"/>
          <w:sz w:val="28"/>
          <w:szCs w:val="28"/>
        </w:rPr>
        <w:t vyd:_id="vyd:000000000003uf">с</w:t>
      </w:r>
      <w:r>
        <w:rPr>
          <w:rFonts w:cs="Times New Roman"/>
          <w:sz w:val="28"/>
          <w:spacing w:val="1"/>
          <w:szCs w:val="28"/>
        </w:rPr>
        <w:t vyd:_id="vyd:000000000003ue" xml:space="preserve"> </w:t>
      </w:r>
      <w:r>
        <w:rPr>
          <w:rFonts w:cs="Times New Roman"/>
          <w:sz w:val="28"/>
          <w:szCs w:val="28"/>
        </w:rPr>
        <w:t vyd:_id="vyd:000000000003ud">одной стороны позицию на задворках — к ней прибегают лишь при самом</w:t>
      </w:r>
      <w:r>
        <w:rPr>
          <w:rFonts w:cs="Times New Roman"/>
          <w:sz w:val="28"/>
          <w:spacing w:val="-67"/>
          <w:szCs w:val="28"/>
        </w:rPr>
        <w:t vyd:_id="vyd:000000000003uc" xml:space="preserve"> </w:t>
      </w:r>
      <w:r>
        <w:rPr>
          <w:rFonts w:cs="Times New Roman"/>
          <w:sz w:val="28"/>
          <w:szCs w:val="28"/>
        </w:rPr>
        <w:t vyd:_id="vyd:000000000003ub">тщательном</w:t>
      </w:r>
      <w:r>
        <w:rPr>
          <w:rFonts w:cs="Times New Roman"/>
          <w:sz w:val="28"/>
          <w:spacing w:val="-4"/>
          <w:szCs w:val="28"/>
        </w:rPr>
        <w:t vyd:_id="vyd:000000000003ua" xml:space="preserve"> </w:t>
      </w:r>
      <w:r>
        <w:rPr>
          <w:rFonts w:cs="Times New Roman"/>
          <w:sz w:val="28"/>
          <w:szCs w:val="28"/>
        </w:rPr>
        <w:t vyd:_id="vyd:000000000003u9">и</w:t>
      </w:r>
      <w:r>
        <w:rPr>
          <w:rFonts w:cs="Times New Roman"/>
          <w:sz w:val="28"/>
          <w:spacing w:val="-3"/>
          <w:szCs w:val="28"/>
        </w:rPr>
        <w:t vyd:_id="vyd:000000000003u8" xml:space="preserve"> </w:t>
      </w:r>
      <w:r>
        <w:rPr>
          <w:rFonts w:cs="Times New Roman"/>
          <w:sz w:val="28"/>
          <w:szCs w:val="28"/>
        </w:rPr>
        <w:t vyd:_id="vyd:000000000003u7">глубоком</w:t>
      </w:r>
      <w:r>
        <w:rPr>
          <w:rFonts w:cs="Times New Roman"/>
          <w:sz w:val="28"/>
          <w:spacing w:val="-4"/>
          <w:szCs w:val="28"/>
        </w:rPr>
        <w:t vyd:_id="vyd:000000000003u6" xml:space="preserve"> </w:t>
      </w:r>
      <w:r>
        <w:rPr>
          <w:rFonts w:cs="Times New Roman"/>
          <w:sz w:val="28"/>
          <w:szCs w:val="28"/>
        </w:rPr>
        <w:t vyd:_id="vyd:000000000003u5">анализе</w:t>
      </w:r>
      <w:r>
        <w:rPr>
          <w:rFonts w:cs="Times New Roman"/>
          <w:sz w:val="28"/>
          <w:spacing w:val="-4"/>
          <w:szCs w:val="28"/>
        </w:rPr>
        <w:t vyd:_id="vyd:000000000003u4" xml:space="preserve"> </w:t>
      </w:r>
      <w:r>
        <w:rPr>
          <w:rFonts w:cs="Times New Roman"/>
          <w:sz w:val="28"/>
          <w:szCs w:val="28"/>
        </w:rPr>
        <w:t vyd:_id="vyd:000000000003u3">отношений,</w:t>
      </w:r>
      <w:r>
        <w:rPr>
          <w:rFonts w:cs="Times New Roman"/>
          <w:sz w:val="28"/>
          <w:spacing w:val="-4"/>
          <w:szCs w:val="28"/>
        </w:rPr>
        <w:t vyd:_id="vyd:000000000003u2" xml:space="preserve"> </w:t>
      </w:r>
      <w:r>
        <w:rPr>
          <w:rFonts w:cs="Times New Roman"/>
          <w:sz w:val="28"/>
          <w:szCs w:val="28"/>
        </w:rPr>
        <w:t vyd:_id="vyd:000000000003u1">с</w:t>
      </w:r>
      <w:r>
        <w:rPr>
          <w:rFonts w:cs="Times New Roman"/>
          <w:sz w:val="28"/>
          <w:spacing w:val="-2"/>
          <w:szCs w:val="28"/>
        </w:rPr>
        <w:t vyd:_id="vyd:000000000003u0" xml:space="preserve"> </w:t>
      </w:r>
      <w:r>
        <w:rPr>
          <w:rFonts w:cs="Times New Roman"/>
          <w:sz w:val="28"/>
          <w:szCs w:val="28"/>
        </w:rPr>
        <w:t vyd:_id="vyd:000000000003tz">другой</w:t>
      </w:r>
      <w:r>
        <w:rPr>
          <w:rFonts w:cs="Times New Roman"/>
          <w:sz w:val="28"/>
          <w:spacing w:val="-4"/>
          <w:szCs w:val="28"/>
        </w:rPr>
        <w:t vyd:_id="vyd:000000000003ty" xml:space="preserve"> </w:t>
      </w:r>
      <w:r>
        <w:rPr>
          <w:rFonts w:cs="Times New Roman"/>
          <w:sz w:val="28"/>
          <w:szCs w:val="28"/>
        </w:rPr>
        <w:t vyd:_id="vyd:000000000003tx">стороны,</w:t>
      </w:r>
      <w:r>
        <w:rPr>
          <w:rFonts w:cs="Times New Roman"/>
          <w:sz w:val="28"/>
          <w:spacing w:val="-4"/>
          <w:szCs w:val="28"/>
        </w:rPr>
        <w:t vyd:_id="vyd:000000000003tw" xml:space="preserve"> </w:t>
      </w:r>
      <w:r>
        <w:rPr>
          <w:rFonts w:cs="Times New Roman"/>
          <w:sz w:val="28"/>
          <w:szCs w:val="28"/>
        </w:rPr>
        <w:t vyd:_id="vyd:000000000003tv">в</w:t>
      </w:r>
      <w:r>
        <w:rPr>
          <w:rFonts w:cs="Times New Roman"/>
          <w:sz w:val="28"/>
          <w:spacing w:val="-4"/>
          <w:szCs w:val="28"/>
        </w:rPr>
        <w:t vyd:_id="vyd:000000000003tu" xml:space="preserve"> </w:t>
      </w:r>
      <w:r>
        <w:rPr>
          <w:rFonts w:cs="Times New Roman"/>
          <w:sz w:val="28"/>
          <w:szCs w:val="28"/>
        </w:rPr>
        <w:t vyd:_id="vyd:000000000003tt" xml:space="preserve">авангарде — это и принцип, которым руководствуются судьи, принимая решения, </w:t>
      </w:r>
      <w:r>
        <w:rPr>
          <w:rFonts w:cs="Times New Roman"/>
          <w:sz w:val="28"/>
          <w:shd w:val="clear" w:fill="ffff00"/>
          <w:szCs w:val="28"/>
        </w:rPr>
        <w:t vyd:_id="vyd:mkn1an3n71d7pn">и</w:t>
      </w:r>
      <w:r>
        <w:rPr>
          <w:rFonts w:cs="Times New Roman"/>
          <w:sz w:val="28"/>
          <w:spacing w:val="1"/>
          <w:shd w:val="clear" w:fill="ffff00"/>
          <w:szCs w:val="28"/>
        </w:rPr>
        <w:t vyd:_id="vyd:000000000003ts" xml:space="preserve"> </w:t>
      </w:r>
      <w:r>
        <w:rPr>
          <w:rFonts w:cs="Times New Roman"/>
          <w:sz w:val="28"/>
          <w:shd w:val="clear" w:fill="ffff00"/>
          <w:szCs w:val="28"/>
        </w:rPr>
        <w:t vyd:_id="vyd:000000000003tr">способ приобретения права собственности.</w:t>
      </w:r>
      <w:r>
        <w:rPr>
          <w:rFonts w:cs="Times New Roman"/>
          <w:sz w:val="28"/>
          <w:szCs w:val="28"/>
        </w:rPr>
        <w:t vyd:_id="vyd:mkn1an3kzz7hur" xml:space="preserve"> Несомненно только то, что для</w:t>
      </w:r>
      <w:r>
        <w:rPr>
          <w:rFonts w:cs="Times New Roman"/>
          <w:sz w:val="28"/>
          <w:spacing w:val="-67"/>
          <w:szCs w:val="28"/>
        </w:rPr>
        <w:t vyd:_id="vyd:000000000003tq" xml:space="preserve"> </w:t>
      </w:r>
      <w:r>
        <w:rPr>
          <w:rFonts w:cs="Times New Roman"/>
          <w:sz w:val="28"/>
          <w:szCs w:val="28"/>
        </w:rPr>
        <w:t vyd:_id="vyd:000000000003tp">права</w:t>
      </w:r>
      <w:r>
        <w:rPr>
          <w:rFonts w:cs="Times New Roman"/>
          <w:sz w:val="28"/>
          <w:spacing w:val="-3"/>
          <w:szCs w:val="28"/>
        </w:rPr>
        <w:t vyd:_id="vyd:000000000003to" xml:space="preserve"> </w:t>
      </w:r>
      <w:r>
        <w:rPr>
          <w:rFonts w:cs="Times New Roman"/>
          <w:sz w:val="28"/>
          <w:szCs w:val="28"/>
        </w:rPr>
        <w:t vyd:_id="vyd:000000000003tn">в целом</w:t>
      </w:r>
      <w:r>
        <w:rPr>
          <w:rFonts w:cs="Times New Roman"/>
          <w:sz w:val="28"/>
          <w:spacing w:val="-3"/>
          <w:szCs w:val="28"/>
        </w:rPr>
        <w:t vyd:_id="vyd:000000000003tm" xml:space="preserve"> </w:t>
      </w:r>
      <w:r>
        <w:rPr>
          <w:rFonts w:cs="Times New Roman"/>
          <w:sz w:val="28"/>
          <w:szCs w:val="28"/>
        </w:rPr>
        <w:t vyd:_id="vyd:000000000003tl">данный</w:t>
      </w:r>
      <w:r>
        <w:rPr>
          <w:rFonts w:cs="Times New Roman"/>
          <w:sz w:val="28"/>
          <w:spacing w:val="-2"/>
          <w:szCs w:val="28"/>
        </w:rPr>
        <w:t vyd:_id="vyd:000000000003tk" xml:space="preserve"> </w:t>
      </w:r>
      <w:r>
        <w:rPr>
          <w:rFonts w:cs="Times New Roman"/>
          <w:sz w:val="28"/>
          <w:szCs w:val="28"/>
        </w:rPr>
        <w:t vyd:_id="vyd:000000000003tj">принцип</w:t>
      </w:r>
      <w:r>
        <w:rPr>
          <w:rFonts w:cs="Times New Roman"/>
          <w:sz w:val="28"/>
          <w:spacing w:val="-2"/>
          <w:szCs w:val="28"/>
        </w:rPr>
        <w:t vyd:_id="vyd:000000000003ti" xml:space="preserve"> </w:t>
      </w:r>
      <w:r>
        <w:rPr>
          <w:rFonts w:cs="Times New Roman"/>
          <w:sz w:val="28"/>
          <w:szCs w:val="28"/>
        </w:rPr>
        <w:t vyd:_id="vyd:000000000003th">имеет ключевое значение. Следует</w:t>
      </w:r>
      <w:r>
        <w:rPr>
          <w:rFonts w:cs="Times New Roman"/>
          <w:sz w:val="28"/>
          <w:spacing w:val="-11"/>
          <w:szCs w:val="28"/>
        </w:rPr>
        <w:t vyd:_id="vyd:000000000003tg" xml:space="preserve"> </w:t>
      </w:r>
      <w:r>
        <w:rPr>
          <w:rFonts w:cs="Times New Roman"/>
          <w:sz w:val="28"/>
          <w:szCs w:val="28"/>
        </w:rPr>
        <w:t vyd:_id="vyd:000000000003tf">понимать,</w:t>
      </w:r>
      <w:r>
        <w:rPr>
          <w:rFonts w:cs="Times New Roman"/>
          <w:sz w:val="28"/>
          <w:spacing w:val="-10"/>
          <w:szCs w:val="28"/>
        </w:rPr>
        <w:t vyd:_id="vyd:000000000003te" xml:space="preserve"> </w:t>
      </w:r>
      <w:r>
        <w:rPr>
          <w:rFonts w:cs="Times New Roman"/>
          <w:sz w:val="28"/>
          <w:szCs w:val="28"/>
        </w:rPr>
        <w:t vyd:_id="vyd:000000000003td">что</w:t>
      </w:r>
      <w:r>
        <w:rPr>
          <w:rFonts w:cs="Times New Roman"/>
          <w:sz w:val="28"/>
          <w:spacing w:val="-11"/>
          <w:szCs w:val="28"/>
        </w:rPr>
        <w:t vyd:_id="vyd:000000000003tc" xml:space="preserve"> </w:t>
      </w:r>
      <w:r>
        <w:rPr>
          <w:rFonts w:cs="Times New Roman"/>
          <w:sz w:val="28"/>
          <w:szCs w:val="28"/>
        </w:rPr>
        <w:t vyd:_id="vyd:000000000003tb">над</w:t>
      </w:r>
      <w:r>
        <w:rPr>
          <w:rFonts w:cs="Times New Roman"/>
          <w:sz w:val="28"/>
          <w:spacing w:val="-10"/>
          <w:szCs w:val="28"/>
        </w:rPr>
        <w:t vyd:_id="vyd:000000000003ta" xml:space="preserve"> </w:t>
      </w:r>
      <w:r>
        <w:rPr>
          <w:rFonts w:cs="Times New Roman"/>
          <w:sz w:val="28"/>
          <w:szCs w:val="28"/>
        </w:rPr>
        <w:t vyd:_id="vyd:000000000003t9">формированием</w:t>
      </w:r>
      <w:r>
        <w:rPr>
          <w:rFonts w:cs="Times New Roman"/>
          <w:sz w:val="28"/>
          <w:spacing w:val="-11"/>
          <w:szCs w:val="28"/>
        </w:rPr>
        <w:t vyd:_id="vyd:000000000003t8" xml:space="preserve"> </w:t>
      </w:r>
      <w:r>
        <w:rPr>
          <w:rFonts w:cs="Times New Roman"/>
          <w:sz w:val="28"/>
          <w:szCs w:val="28"/>
        </w:rPr>
        <w:t vyd:_id="vyd:000000000003t7">конкретного</w:t>
      </w:r>
      <w:r>
        <w:rPr>
          <w:rFonts w:cs="Times New Roman"/>
          <w:sz w:val="28"/>
          <w:spacing w:val="-10"/>
          <w:szCs w:val="28"/>
        </w:rPr>
        <w:t vyd:_id="vyd:000000000003t6" xml:space="preserve"> </w:t>
      </w:r>
      <w:r>
        <w:rPr>
          <w:rFonts w:cs="Times New Roman"/>
          <w:sz w:val="28"/>
          <w:szCs w:val="28"/>
        </w:rPr>
        <w:t vyd:_id="vyd:000000000003t5">определения</w:t>
      </w:r>
      <w:r>
        <w:rPr>
          <w:rFonts w:cs="Times New Roman"/>
          <w:sz w:val="28"/>
          <w:spacing w:val="-68"/>
          <w:szCs w:val="28"/>
        </w:rPr>
        <w:t vyd:_id="vyd:000000000003t4" xml:space="preserve"> </w:t>
      </w:r>
      <w:r>
        <w:rPr>
          <w:rFonts w:cs="Times New Roman"/>
          <w:sz w:val="28"/>
          <w:szCs w:val="28"/>
        </w:rPr>
        <w:t vyd:_id="vyd:000000000003t3">добросовестности юридические умы бьются не одно тысячелетие, однако</w:t>
      </w:r>
      <w:r>
        <w:rPr>
          <w:rFonts w:cs="Times New Roman"/>
          <w:sz w:val="28"/>
          <w:spacing w:val="1"/>
          <w:szCs w:val="28"/>
        </w:rPr>
        <w:t vyd:_id="vyd:000000000003t2" xml:space="preserve"> </w:t>
      </w:r>
      <w:r>
        <w:rPr>
          <w:rFonts w:cs="Times New Roman"/>
          <w:sz w:val="28"/>
          <w:szCs w:val="28"/>
        </w:rPr>
        <w:t vyd:_id="vyd:000000000003t1">данное</w:t>
      </w:r>
      <w:r>
        <w:rPr>
          <w:rFonts w:cs="Times New Roman"/>
          <w:sz w:val="28"/>
          <w:spacing w:val="1"/>
          <w:szCs w:val="28"/>
        </w:rPr>
        <w:t vyd:_id="vyd:000000000003t0" xml:space="preserve"> </w:t>
      </w:r>
      <w:r>
        <w:rPr>
          <w:rFonts w:cs="Times New Roman"/>
          <w:sz w:val="28"/>
          <w:szCs w:val="28"/>
        </w:rPr>
        <w:t vyd:_id="vyd:000000000003sz">явление</w:t>
      </w:r>
      <w:r>
        <w:rPr>
          <w:rFonts w:cs="Times New Roman"/>
          <w:sz w:val="28"/>
          <w:spacing w:val="1"/>
          <w:szCs w:val="28"/>
        </w:rPr>
        <w:t vyd:_id="vyd:000000000003sy" xml:space="preserve"> </w:t>
      </w:r>
      <w:r>
        <w:rPr>
          <w:rFonts w:cs="Times New Roman"/>
          <w:sz w:val="28"/>
          <w:szCs w:val="28"/>
        </w:rPr>
        <w:t vyd:_id="vyd:000000000003sx">проще</w:t>
      </w:r>
      <w:r>
        <w:rPr>
          <w:rFonts w:cs="Times New Roman"/>
          <w:sz w:val="28"/>
          <w:spacing w:val="1"/>
          <w:szCs w:val="28"/>
        </w:rPr>
        <w:t vyd:_id="vyd:000000000003sw" xml:space="preserve"> </w:t>
      </w:r>
      <w:r>
        <w:rPr>
          <w:rFonts w:cs="Times New Roman"/>
          <w:sz w:val="28"/>
          <w:szCs w:val="28"/>
        </w:rPr>
        <w:t vyd:_id="vyd:000000000003sv">описать</w:t>
      </w:r>
      <w:r>
        <w:rPr>
          <w:rFonts w:cs="Times New Roman"/>
          <w:sz w:val="28"/>
          <w:spacing w:val="1"/>
          <w:szCs w:val="28"/>
        </w:rPr>
        <w:t vyd:_id="vyd:000000000003su" xml:space="preserve"> </w:t>
      </w:r>
      <w:r>
        <w:rPr>
          <w:rFonts w:cs="Times New Roman"/>
          <w:sz w:val="28"/>
          <w:szCs w:val="28"/>
        </w:rPr>
        <w:t vyd:_id="vyd:000000000003st">через</w:t>
      </w:r>
      <w:r>
        <w:rPr>
          <w:rFonts w:cs="Times New Roman"/>
          <w:sz w:val="28"/>
          <w:spacing w:val="1"/>
          <w:szCs w:val="28"/>
        </w:rPr>
        <w:t vyd:_id="vyd:000000000003ss" xml:space="preserve"> </w:t>
      </w:r>
      <w:r>
        <w:rPr>
          <w:rFonts w:cs="Times New Roman"/>
          <w:sz w:val="28"/>
          <w:szCs w:val="28"/>
        </w:rPr>
        <w:t vyd:_id="vyd:000000000003sr">косвенные</w:t>
      </w:r>
      <w:r>
        <w:rPr>
          <w:rFonts w:cs="Times New Roman"/>
          <w:sz w:val="28"/>
          <w:spacing w:val="1"/>
          <w:szCs w:val="28"/>
        </w:rPr>
        <w:t vyd:_id="vyd:000000000003sq" xml:space="preserve"> </w:t>
      </w:r>
      <w:r>
        <w:rPr>
          <w:rFonts w:cs="Times New Roman"/>
          <w:sz w:val="28"/>
          <w:szCs w:val="28"/>
        </w:rPr>
        <w:t vyd:_id="vyd:000000000003sp">признаки,</w:t>
      </w:r>
      <w:r>
        <w:rPr>
          <w:rFonts w:cs="Times New Roman"/>
          <w:sz w:val="28"/>
          <w:spacing w:val="1"/>
          <w:szCs w:val="28"/>
        </w:rPr>
        <w:t vyd:_id="vyd:000000000003so" xml:space="preserve"> </w:t>
      </w:r>
      <w:r>
        <w:rPr>
          <w:rFonts w:cs="Times New Roman"/>
          <w:sz w:val="28"/>
          <w:szCs w:val="28"/>
        </w:rPr>
        <w:t vyd:_id="vyd:000000000003sn">а</w:t>
      </w:r>
      <w:r>
        <w:rPr>
          <w:rFonts w:cs="Times New Roman"/>
          <w:sz w:val="28"/>
          <w:spacing w:val="1"/>
          <w:szCs w:val="28"/>
        </w:rPr>
        <w:t vyd:_id="vyd:000000000003sm" xml:space="preserve"> </w:t>
      </w:r>
      <w:r>
        <w:rPr>
          <w:rFonts w:cs="Times New Roman"/>
          <w:sz w:val="28"/>
          <w:szCs w:val="28"/>
        </w:rPr>
        <w:t vyd:_id="vyd:000000000003sl">также</w:t>
      </w:r>
      <w:r>
        <w:rPr>
          <w:rFonts w:cs="Times New Roman"/>
          <w:sz w:val="28"/>
          <w:spacing w:val="1"/>
          <w:szCs w:val="28"/>
        </w:rPr>
        <w:t vyd:_id="vyd:000000000003sk" xml:space="preserve"> </w:t>
      </w:r>
      <w:r>
        <w:rPr>
          <w:rFonts w:cs="Times New Roman"/>
          <w:sz w:val="28"/>
          <w:szCs w:val="28"/>
        </w:rPr>
        <w:t vyd:_id="vyd:000000000003sj">руководствуясь здравым смыслом и логическими умозаключениями. Был</w:t>
      </w:r>
      <w:r>
        <w:rPr>
          <w:rFonts w:cs="Times New Roman"/>
          <w:sz w:val="28"/>
          <w:spacing w:val="1"/>
          <w:szCs w:val="28"/>
        </w:rPr>
        <w:t vyd:_id="vyd:000000000003si" xml:space="preserve"> </w:t>
      </w:r>
      <w:r>
        <w:rPr>
          <w:rFonts w:cs="Times New Roman"/>
          <w:sz w:val="28"/>
          <w:szCs w:val="28"/>
        </w:rPr>
        <w:t vyd:_id="vyd:000000000003sh">найден способ определить, что является недобросовестным поведением</w:t>
      </w:r>
      <w:r>
        <w:rPr>
          <w:rFonts w:cs="Times New Roman"/>
          <w:sz w:val="28"/>
          <w:spacing w:val="1"/>
          <w:szCs w:val="28"/>
        </w:rPr>
        <w:t vyd:_id="vyd:000000000003sg" xml:space="preserve"> </w:t>
      </w:r>
      <w:r>
        <w:rPr>
          <w:rFonts w:cs="Times New Roman"/>
          <w:sz w:val="28"/>
          <w:szCs w:val="28"/>
        </w:rPr>
        <w:t vyd:_id="vyd:000000000003sf">субъекта.</w:t>
      </w:r>
      <w:r>
        <w:rPr>
          <w:rFonts w:cs="Times New Roman"/>
          <w:sz w:val="28"/>
          <w:spacing w:val="15"/>
          <w:szCs w:val="28"/>
        </w:rPr>
        <w:t vyd:_id="vyd:000000000003se" xml:space="preserve"> </w:t>
      </w:r>
      <w:r>
        <w:rPr>
          <w:rFonts w:cs="Times New Roman"/>
          <w:sz w:val="28"/>
          <w:szCs w:val="28"/>
        </w:rPr>
        <w:t vyd:_id="vyd:000000000003sd">Так,</w:t>
      </w:r>
      <w:r>
        <w:rPr>
          <w:rFonts w:cs="Times New Roman"/>
          <w:sz w:val="28"/>
          <w:spacing w:val="13"/>
          <w:szCs w:val="28"/>
        </w:rPr>
        <w:t vyd:_id="vyd:000000000003sc" xml:space="preserve"> </w:t>
      </w:r>
      <w:r>
        <w:rPr>
          <w:rFonts w:cs="Times New Roman"/>
          <w:sz w:val="28"/>
          <w:szCs w:val="28"/>
        </w:rPr>
        <w:t vyd:_id="vyd:000000000003sb">под</w:t>
      </w:r>
      <w:r>
        <w:rPr>
          <w:rFonts w:cs="Times New Roman"/>
          <w:sz w:val="28"/>
          <w:spacing w:val="15"/>
          <w:szCs w:val="28"/>
        </w:rPr>
        <w:t vyd:_id="vyd:000000000003sa" xml:space="preserve"> </w:t>
      </w:r>
      <w:r>
        <w:rPr>
          <w:rFonts w:cs="Times New Roman"/>
          <w:sz w:val="28"/>
          <w:szCs w:val="28"/>
        </w:rPr>
        <w:t vyd:_id="vyd:000000000003s9">недобросовестным</w:t>
      </w:r>
      <w:r>
        <w:rPr>
          <w:rFonts w:cs="Times New Roman"/>
          <w:sz w:val="28"/>
          <w:spacing w:val="14"/>
          <w:szCs w:val="28"/>
        </w:rPr>
        <w:t vyd:_id="vyd:000000000003s8" xml:space="preserve"> </w:t>
      </w:r>
      <w:r>
        <w:rPr>
          <w:rFonts w:cs="Times New Roman"/>
          <w:sz w:val="28"/>
          <w:szCs w:val="28"/>
        </w:rPr>
        <w:t vyd:_id="vyd:000000000003s7">поведением</w:t>
      </w:r>
      <w:r>
        <w:rPr>
          <w:rFonts w:cs="Times New Roman"/>
          <w:sz w:val="28"/>
          <w:spacing w:val="13"/>
          <w:szCs w:val="28"/>
        </w:rPr>
        <w:t vyd:_id="vyd:000000000003s6" xml:space="preserve"> </w:t>
      </w:r>
      <w:r>
        <w:rPr>
          <w:rFonts w:cs="Times New Roman"/>
          <w:sz w:val="28"/>
          <w:szCs w:val="28"/>
        </w:rPr>
        <w:t vyd:_id="vyd:000000000003s5">понимается</w:t>
      </w:r>
      <w:r>
        <w:rPr>
          <w:rFonts w:cs="Times New Roman"/>
          <w:sz w:val="28"/>
          <w:spacing w:val="14"/>
          <w:szCs w:val="28"/>
        </w:rPr>
        <w:t vyd:_id="vyd:000000000003s4" xml:space="preserve"> </w:t>
      </w:r>
      <w:r>
        <w:rPr>
          <w:rFonts w:cs="Times New Roman"/>
          <w:sz w:val="28"/>
          <w:szCs w:val="28"/>
        </w:rPr>
        <w:t vyd:_id="vyd:000000000003s3">осознанное нарушение</w:t>
      </w:r>
      <w:r>
        <w:rPr>
          <w:rFonts w:cs="Times New Roman"/>
          <w:sz w:val="28"/>
          <w:spacing w:val="1"/>
          <w:szCs w:val="28"/>
        </w:rPr>
        <w:t vyd:_id="vyd:000000000003s2" xml:space="preserve"> </w:t>
      </w:r>
      <w:r>
        <w:rPr>
          <w:rFonts w:cs="Times New Roman"/>
          <w:sz w:val="28"/>
          <w:szCs w:val="28"/>
        </w:rPr>
        <w:t vyd:_id="vyd:000000000003s1">закона.</w:t>
      </w:r>
      <w:r>
        <w:rPr>
          <w:rFonts w:cs="Times New Roman"/>
          <w:sz w:val="28"/>
          <w:spacing w:val="1"/>
          <w:szCs w:val="28"/>
        </w:rPr>
        <w:t vyd:_id="vyd:000000000003s0" xml:space="preserve"> </w:t>
      </w:r>
      <w:r>
        <w:rPr>
          <w:rFonts w:cs="Times New Roman"/>
          <w:sz w:val="28"/>
          <w:szCs w:val="28"/>
        </w:rPr>
        <w:t vyd:_id="vyd:000000000003rz">Проводя</w:t>
      </w:r>
      <w:r>
        <w:rPr>
          <w:rFonts w:cs="Times New Roman"/>
          <w:sz w:val="28"/>
          <w:spacing w:val="1"/>
          <w:szCs w:val="28"/>
        </w:rPr>
        <w:t vyd:_id="vyd:000000000003ry" xml:space="preserve"> </w:t>
      </w:r>
      <w:r>
        <w:rPr>
          <w:rFonts w:cs="Times New Roman"/>
          <w:sz w:val="28"/>
          <w:szCs w:val="28"/>
        </w:rPr>
        <w:t vyd:_id="vyd:000000000003rx">аналогию,</w:t>
      </w:r>
      <w:r>
        <w:rPr>
          <w:rFonts w:cs="Times New Roman"/>
          <w:sz w:val="28"/>
          <w:spacing w:val="1"/>
          <w:szCs w:val="28"/>
        </w:rPr>
        <w:t vyd:_id="vyd:000000000003rw" xml:space="preserve"> </w:t>
      </w:r>
      <w:r>
        <w:rPr>
          <w:rFonts w:cs="Times New Roman"/>
          <w:sz w:val="28"/>
          <w:szCs w:val="28"/>
        </w:rPr>
        <w:t vyd:_id="vyd:000000000003rv">представляется</w:t>
      </w:r>
      <w:r>
        <w:rPr>
          <w:rFonts w:cs="Times New Roman"/>
          <w:sz w:val="28"/>
          <w:spacing w:val="1"/>
          <w:szCs w:val="28"/>
        </w:rPr>
        <w:t vyd:_id="vyd:000000000003ru" xml:space="preserve"> </w:t>
      </w:r>
      <w:r>
        <w:rPr>
          <w:rFonts w:cs="Times New Roman"/>
          <w:sz w:val="28"/>
          <w:szCs w:val="28"/>
        </w:rPr>
        <w:t vyd:_id="vyd:000000000003rt">очевидным,</w:t>
      </w:r>
      <w:r>
        <w:rPr>
          <w:rFonts w:cs="Times New Roman"/>
          <w:sz w:val="28"/>
          <w:spacing w:val="1"/>
          <w:szCs w:val="28"/>
        </w:rPr>
        <w:t vyd:_id="vyd:000000000003rs" xml:space="preserve"> </w:t>
      </w:r>
      <w:r>
        <w:rPr>
          <w:rFonts w:cs="Times New Roman"/>
          <w:sz w:val="28"/>
          <w:szCs w:val="28"/>
        </w:rPr>
        <w:t vyd:_id="vyd:000000000003rr">что</w:t>
      </w:r>
      <w:r>
        <w:rPr>
          <w:rFonts w:cs="Times New Roman"/>
          <w:sz w:val="28"/>
          <w:spacing w:val="1"/>
          <w:szCs w:val="28"/>
        </w:rPr>
        <w:t vyd:_id="vyd:000000000003rq" xml:space="preserve"> </w:t>
      </w:r>
      <w:r>
        <w:rPr>
          <w:rFonts w:cs="Times New Roman"/>
          <w:sz w:val="28"/>
          <w:szCs w:val="28"/>
        </w:rPr>
        <w:t vyd:_id="vyd:000000000003rp">добросовестное</w:t>
      </w:r>
      <w:r>
        <w:rPr>
          <w:rFonts w:cs="Times New Roman"/>
          <w:sz w:val="28"/>
          <w:spacing w:val="1"/>
          <w:szCs w:val="28"/>
        </w:rPr>
        <w:t vyd:_id="vyd:000000000003ro" xml:space="preserve"> </w:t>
      </w:r>
      <w:r>
        <w:rPr>
          <w:rFonts w:cs="Times New Roman"/>
          <w:sz w:val="28"/>
          <w:szCs w:val="28"/>
        </w:rPr>
        <w:t vyd:_id="vyd:000000000003rn">поведение</w:t>
      </w:r>
      <w:r>
        <w:rPr>
          <w:rFonts w:cs="Times New Roman"/>
          <w:sz w:val="28"/>
          <w:spacing w:val="1"/>
          <w:szCs w:val="28"/>
        </w:rPr>
        <w:t vyd:_id="vyd:000000000003rm" xml:space="preserve"> </w:t>
      </w:r>
      <w:r>
        <w:rPr>
          <w:rFonts w:cs="Times New Roman"/>
          <w:sz w:val="28"/>
          <w:szCs w:val="28"/>
        </w:rPr>
        <w:t vyd:_id="vyd:000000000003rl">является</w:t>
      </w:r>
      <w:r>
        <w:rPr>
          <w:rFonts w:cs="Times New Roman"/>
          <w:sz w:val="28"/>
          <w:spacing w:val="1"/>
          <w:szCs w:val="28"/>
        </w:rPr>
        <w:t vyd:_id="vyd:000000000003rk" xml:space="preserve"> </w:t>
      </w:r>
      <w:r>
        <w:rPr>
          <w:rFonts w:cs="Times New Roman"/>
          <w:sz w:val="28"/>
          <w:szCs w:val="28"/>
        </w:rPr>
        <w:t vyd:_id="vyd:000000000003rj">прямое</w:t>
      </w:r>
      <w:r>
        <w:rPr>
          <w:rFonts w:cs="Times New Roman"/>
          <w:sz w:val="28"/>
          <w:spacing w:val="1"/>
          <w:szCs w:val="28"/>
        </w:rPr>
        <w:t vyd:_id="vyd:000000000003ri" xml:space="preserve"> </w:t>
      </w:r>
      <w:r>
        <w:rPr>
          <w:rFonts w:cs="Times New Roman"/>
          <w:sz w:val="28"/>
          <w:szCs w:val="28"/>
        </w:rPr>
        <w:t vyd:_id="vyd:000000000003rh">следование</w:t>
      </w:r>
      <w:r>
        <w:rPr>
          <w:rFonts w:cs="Times New Roman"/>
          <w:sz w:val="28"/>
          <w:spacing w:val="1"/>
          <w:szCs w:val="28"/>
        </w:rPr>
        <w:t vyd:_id="vyd:000000000003rg" xml:space="preserve"> </w:t>
      </w:r>
      <w:r>
        <w:rPr>
          <w:rFonts w:cs="Times New Roman"/>
          <w:sz w:val="28"/>
          <w:szCs w:val="28"/>
        </w:rPr>
        <w:t vyd:_id="vyd:000000000003rf">закону.</w:t>
      </w:r>
      <w:r>
        <w:rPr>
          <w:rFonts w:cs="Times New Roman"/>
          <w:sz w:val="28"/>
          <w:spacing w:val="1"/>
          <w:szCs w:val="28"/>
        </w:rPr>
        <w:t vyd:_id="vyd:000000000003re" xml:space="preserve"> </w:t>
      </w:r>
      <w:r>
        <w:rPr>
          <w:rFonts w:cs="Times New Roman"/>
          <w:sz w:val="28"/>
          <w:szCs w:val="28"/>
        </w:rPr>
        <w:t vyd:_id="vyd:000000000003rd">Однако</w:t>
      </w:r>
      <w:r>
        <w:rPr>
          <w:rFonts w:cs="Times New Roman"/>
          <w:sz w:val="28"/>
          <w:spacing w:val="-67"/>
          <w:szCs w:val="28"/>
        </w:rPr>
        <w:t vyd:_id="vyd:000000000003rc" xml:space="preserve"> </w:t>
      </w:r>
      <w:r>
        <w:rPr>
          <w:rFonts w:cs="Times New Roman"/>
          <w:sz w:val="28"/>
          <w:szCs w:val="28"/>
        </w:rPr>
        <w:t vyd:_id="vyd:000000000003rb">данный</w:t>
      </w:r>
      <w:r>
        <w:rPr>
          <w:rFonts w:cs="Times New Roman"/>
          <w:sz w:val="28"/>
          <w:spacing w:val="-9"/>
          <w:szCs w:val="28"/>
        </w:rPr>
        <w:t vyd:_id="vyd:000000000003ra" xml:space="preserve"> </w:t>
      </w:r>
      <w:r>
        <w:rPr>
          <w:rFonts w:cs="Times New Roman"/>
          <w:sz w:val="28"/>
          <w:szCs w:val="28"/>
        </w:rPr>
        <w:t vyd:_id="vyd:000000000003r9">случай</w:t>
      </w:r>
      <w:r>
        <w:rPr>
          <w:rFonts w:cs="Times New Roman"/>
          <w:sz w:val="28"/>
          <w:spacing w:val="-8"/>
          <w:szCs w:val="28"/>
        </w:rPr>
        <w:t vyd:_id="vyd:000000000003r8" xml:space="preserve"> </w:t>
      </w:r>
      <w:r>
        <w:rPr>
          <w:rFonts w:cs="Times New Roman"/>
          <w:sz w:val="28"/>
          <w:szCs w:val="28"/>
        </w:rPr>
        <w:t vyd:_id="vyd:000000000003r7">явственно</w:t>
      </w:r>
      <w:r>
        <w:rPr>
          <w:rFonts w:cs="Times New Roman"/>
          <w:sz w:val="28"/>
          <w:spacing w:val="-9"/>
          <w:szCs w:val="28"/>
        </w:rPr>
        <w:t vyd:_id="vyd:000000000003r6" xml:space="preserve"> </w:t>
      </w:r>
      <w:r>
        <w:rPr>
          <w:rFonts w:cs="Times New Roman"/>
          <w:sz w:val="28"/>
          <w:szCs w:val="28"/>
        </w:rPr>
        <w:t vyd:_id="vyd:000000000003r5">показывает,</w:t>
      </w:r>
      <w:r>
        <w:rPr>
          <w:rFonts w:cs="Times New Roman"/>
          <w:sz w:val="28"/>
          <w:spacing w:val="-7"/>
          <w:szCs w:val="28"/>
        </w:rPr>
        <w:t vyd:_id="vyd:000000000003r4" xml:space="preserve"> </w:t>
      </w:r>
      <w:r>
        <w:rPr>
          <w:rFonts w:cs="Times New Roman"/>
          <w:sz w:val="28"/>
          <w:szCs w:val="28"/>
        </w:rPr>
        <w:t vyd:_id="vyd:000000000003r3">что</w:t>
      </w:r>
      <w:r>
        <w:rPr>
          <w:rFonts w:cs="Times New Roman"/>
          <w:sz w:val="28"/>
          <w:spacing w:val="-9"/>
          <w:szCs w:val="28"/>
        </w:rPr>
        <w:t vyd:_id="vyd:000000000003r2" xml:space="preserve"> </w:t>
      </w:r>
      <w:r>
        <w:rPr>
          <w:rFonts w:cs="Times New Roman"/>
          <w:sz w:val="28"/>
          <w:szCs w:val="28"/>
        </w:rPr>
        <w:t vyd:_id="vyd:000000000003r1">следование</w:t>
      </w:r>
      <w:r>
        <w:rPr>
          <w:rFonts w:cs="Times New Roman"/>
          <w:sz w:val="28"/>
          <w:spacing w:val="-10"/>
          <w:szCs w:val="28"/>
        </w:rPr>
        <w:t vyd:_id="vyd:000000000003r0" xml:space="preserve"> </w:t>
      </w:r>
      <w:r>
        <w:rPr>
          <w:rFonts w:cs="Times New Roman"/>
          <w:sz w:val="28"/>
          <w:szCs w:val="28"/>
        </w:rPr>
        <w:t vyd:_id="vyd:000000000003qz">закону</w:t>
      </w:r>
      <w:r>
        <w:rPr>
          <w:rFonts w:cs="Times New Roman"/>
          <w:sz w:val="28"/>
          <w:spacing w:val="-8"/>
          <w:szCs w:val="28"/>
        </w:rPr>
        <w:t vyd:_id="vyd:000000000003qy" xml:space="preserve"> </w:t>
      </w:r>
      <w:r>
        <w:rPr>
          <w:rFonts w:cs="Times New Roman"/>
          <w:sz w:val="28"/>
          <w:szCs w:val="28"/>
        </w:rPr>
        <w:t vyd:_id="vyd:000000000003qx">в</w:t>
      </w:r>
      <w:r>
        <w:rPr>
          <w:rFonts w:cs="Times New Roman"/>
          <w:sz w:val="28"/>
          <w:spacing w:val="-10"/>
          <w:szCs w:val="28"/>
        </w:rPr>
        <w:t vyd:_id="vyd:000000000003qw" xml:space="preserve"> </w:t>
      </w:r>
      <w:r>
        <w:rPr>
          <w:rFonts w:cs="Times New Roman"/>
          <w:sz w:val="28"/>
          <w:szCs w:val="28"/>
        </w:rPr>
        <w:t vyd:_id="vyd:000000000003qv">отношениях</w:t>
      </w:r>
      <w:r>
        <w:rPr>
          <w:rFonts w:cs="Times New Roman"/>
          <w:sz w:val="28"/>
          <w:spacing w:val="-68"/>
          <w:szCs w:val="28"/>
        </w:rPr>
        <w:t vyd:_id="vyd:000000000003qu" xml:space="preserve"> </w:t>
      </w:r>
      <w:r>
        <w:rPr>
          <w:rFonts w:cs="Times New Roman"/>
          <w:sz w:val="28"/>
          <w:szCs w:val="28"/>
        </w:rPr>
        <w:t vyd:_id="vyd:000000000003qt">сторон при отправлении правосудия или заключении сделки не означает</w:t>
      </w:r>
      <w:r>
        <w:rPr>
          <w:rFonts w:cs="Times New Roman"/>
          <w:sz w:val="28"/>
          <w:spacing w:val="1"/>
          <w:szCs w:val="28"/>
        </w:rPr>
        <w:t vyd:_id="vyd:000000000003qs" xml:space="preserve"> </w:t>
      </w:r>
      <w:r>
        <w:rPr>
          <w:rFonts w:cs="Times New Roman"/>
          <w:sz w:val="28"/>
          <w:szCs w:val="28"/>
        </w:rPr>
        <w:t vyd:_id="vyd:000000000003qr">добросовестного поведения субъекта.</w:t>
      </w:r>
    </w:p>
    <w:p w14:paraId="7D75EB1E" w14:textId="77777777" w:rsidR="00776897" w:rsidRPr="00321B78" w:rsidRDefault="00776897" w:rsidP="00776897" vyd:_id="vyd:000000000003m8">
      <w:pPr>
        <w:spacing w:line="360" w:lineRule="auto"/>
        <w:ind w:firstLine="709"/>
        <w:rPr>
          <w:rFonts w:cs="Times New Roman"/>
          <w:sz w:val="28"/>
          <w:szCs w:val="28"/>
        </w:rPr>
      </w:pPr>
      <w:r>
        <w:rPr>
          <w:rFonts w:cs="Times New Roman"/>
          <w:sz w:val="28"/>
          <w:szCs w:val="28"/>
        </w:rPr>
        <w:t vyd:_id="vyd:000000000003qp">Так,</w:t>
      </w:r>
      <w:r>
        <w:rPr>
          <w:rFonts w:cs="Times New Roman"/>
          <w:sz w:val="28"/>
          <w:spacing w:val="1"/>
          <w:szCs w:val="28"/>
        </w:rPr>
        <w:t vyd:_id="vyd:000000000003qo" xml:space="preserve"> </w:t>
      </w:r>
      <w:r>
        <w:rPr>
          <w:rFonts w:cs="Times New Roman"/>
          <w:sz w:val="28"/>
          <w:szCs w:val="28"/>
        </w:rPr>
        <w:t vyd:_id="vyd:000000000003qn">проводя</w:t>
      </w:r>
      <w:r>
        <w:rPr>
          <w:rFonts w:cs="Times New Roman"/>
          <w:sz w:val="28"/>
          <w:spacing w:val="1"/>
          <w:szCs w:val="28"/>
        </w:rPr>
        <w:t vyd:_id="vyd:000000000003qm" xml:space="preserve"> </w:t>
      </w:r>
      <w:r>
        <w:rPr>
          <w:rFonts w:cs="Times New Roman"/>
          <w:sz w:val="28"/>
          <w:szCs w:val="28"/>
        </w:rPr>
        <w:t vyd:_id="vyd:000000000003ql">детальный</w:t>
      </w:r>
      <w:r>
        <w:rPr>
          <w:rFonts w:cs="Times New Roman"/>
          <w:sz w:val="28"/>
          <w:spacing w:val="1"/>
          <w:szCs w:val="28"/>
        </w:rPr>
        <w:t vyd:_id="vyd:000000000003qk" xml:space="preserve"> </w:t>
      </w:r>
      <w:r>
        <w:rPr>
          <w:rFonts w:cs="Times New Roman"/>
          <w:sz w:val="28"/>
          <w:szCs w:val="28"/>
        </w:rPr>
        <w:t vyd:_id="vyd:000000000003qj">анализ</w:t>
      </w:r>
      <w:r>
        <w:rPr>
          <w:rFonts w:cs="Times New Roman"/>
          <w:sz w:val="28"/>
          <w:spacing w:val="1"/>
          <w:szCs w:val="28"/>
        </w:rPr>
        <w:t vyd:_id="vyd:000000000003qi" xml:space="preserve"> </w:t>
      </w:r>
      <w:r>
        <w:rPr>
          <w:rFonts w:cs="Times New Roman"/>
          <w:sz w:val="28"/>
          <w:szCs w:val="28"/>
        </w:rPr>
        <w:t vyd:_id="vyd:000000000003qh">статьи</w:t>
      </w:r>
      <w:r>
        <w:rPr>
          <w:rFonts w:cs="Times New Roman"/>
          <w:sz w:val="28"/>
          <w:spacing w:val="1"/>
          <w:szCs w:val="28"/>
        </w:rPr>
        <w:t vyd:_id="vyd:000000000003qg" xml:space="preserve"> </w:t>
      </w:r>
      <w:r>
        <w:rPr>
          <w:rFonts w:cs="Times New Roman"/>
          <w:sz w:val="28"/>
          <w:szCs w:val="28"/>
        </w:rPr>
        <w:t vyd:_id="vyd:000000000003qf">8</w:t>
      </w:r>
      <w:r>
        <w:rPr>
          <w:rFonts w:cs="Times New Roman"/>
          <w:sz w:val="28"/>
          <w:spacing w:val="1"/>
          <w:szCs w:val="28"/>
        </w:rPr>
        <w:t vyd:_id="vyd:000000000003qe" xml:space="preserve"> </w:t>
      </w:r>
      <w:r>
        <w:rPr>
          <w:rFonts w:cs="Times New Roman"/>
          <w:sz w:val="28"/>
          <w:szCs w:val="28"/>
        </w:rPr>
        <w:t vyd:_id="vyd:000000000003qd">Гражданского</w:t>
      </w:r>
      <w:r>
        <w:rPr>
          <w:rFonts w:cs="Times New Roman"/>
          <w:sz w:val="28"/>
          <w:spacing w:val="1"/>
          <w:szCs w:val="28"/>
        </w:rPr>
        <w:t vyd:_id="vyd:000000000003qc" xml:space="preserve"> </w:t>
      </w:r>
      <w:r>
        <w:rPr>
          <w:rFonts w:cs="Times New Roman"/>
          <w:sz w:val="28"/>
          <w:szCs w:val="28"/>
        </w:rPr>
        <w:t vyd:_id="vyd:000000000003qb">процессуального кодекса РФ принцип независимости судей совершенно</w:t>
      </w:r>
      <w:r>
        <w:rPr>
          <w:rFonts w:cs="Times New Roman"/>
          <w:sz w:val="28"/>
          <w:spacing w:val="1"/>
          <w:szCs w:val="28"/>
        </w:rPr>
        <w:t vyd:_id="vyd:000000000003qa" xml:space="preserve"> </w:t>
      </w:r>
      <w:r>
        <w:rPr>
          <w:rFonts w:cs="Times New Roman"/>
          <w:sz w:val="28"/>
          <w:szCs w:val="28"/>
        </w:rPr>
        <w:t vyd:_id="vyd:000000000003q9">однозначно</w:t>
      </w:r>
      <w:r>
        <w:rPr>
          <w:rFonts w:cs="Times New Roman"/>
          <w:sz w:val="28"/>
          <w:spacing w:val="1"/>
          <w:szCs w:val="28"/>
        </w:rPr>
        <w:t vyd:_id="vyd:000000000003q8" xml:space="preserve"> </w:t>
      </w:r>
      <w:r>
        <w:rPr>
          <w:rFonts w:cs="Times New Roman"/>
          <w:sz w:val="28"/>
          <w:szCs w:val="28"/>
        </w:rPr>
        <w:t vyd:_id="vyd:000000000003q7">определяет,</w:t>
      </w:r>
      <w:r>
        <w:rPr>
          <w:rFonts w:cs="Times New Roman"/>
          <w:sz w:val="28"/>
          <w:spacing w:val="1"/>
          <w:szCs w:val="28"/>
        </w:rPr>
        <w:t vyd:_id="vyd:000000000003q6" xml:space="preserve"> </w:t>
      </w:r>
      <w:r>
        <w:rPr>
          <w:rFonts w:cs="Times New Roman"/>
          <w:sz w:val="28"/>
          <w:szCs w:val="28"/>
        </w:rPr>
        <w:t vyd:_id="vyd:000000000003q5">что</w:t>
      </w:r>
      <w:r>
        <w:rPr>
          <w:rFonts w:cs="Times New Roman"/>
          <w:sz w:val="28"/>
          <w:spacing w:val="1"/>
          <w:szCs w:val="28"/>
        </w:rPr>
        <w:t vyd:_id="vyd:000000000003q4" xml:space="preserve"> </w:t>
      </w:r>
      <w:r>
        <w:rPr>
          <w:rFonts w:cs="Times New Roman"/>
          <w:sz w:val="28"/>
          <w:szCs w:val="28"/>
        </w:rPr>
        <w:t vyd:_id="vyd:000000000003q3">судьи</w:t>
      </w:r>
      <w:r>
        <w:rPr>
          <w:rFonts w:cs="Times New Roman"/>
          <w:sz w:val="28"/>
          <w:spacing w:val="1"/>
          <w:szCs w:val="28"/>
        </w:rPr>
        <w:t vyd:_id="vyd:000000000003q2" xml:space="preserve"> </w:t>
      </w:r>
      <w:r>
        <w:rPr>
          <w:rFonts w:cs="Times New Roman"/>
          <w:sz w:val="28"/>
          <w:szCs w:val="28"/>
        </w:rPr>
        <w:t vyd:_id="vyd:000000000003q1">при</w:t>
      </w:r>
      <w:r>
        <w:rPr>
          <w:rFonts w:cs="Times New Roman"/>
          <w:sz w:val="28"/>
          <w:spacing w:val="1"/>
          <w:szCs w:val="28"/>
        </w:rPr>
        <w:t vyd:_id="vyd:000000000003q0" xml:space="preserve"> </w:t>
      </w:r>
      <w:r>
        <w:rPr>
          <w:rFonts w:cs="Times New Roman"/>
          <w:sz w:val="28"/>
          <w:szCs w:val="28"/>
        </w:rPr>
        <w:t vyd:_id="vyd:000000000003pz">принятии</w:t>
      </w:r>
      <w:r>
        <w:rPr>
          <w:rFonts w:cs="Times New Roman"/>
          <w:sz w:val="28"/>
          <w:spacing w:val="1"/>
          <w:szCs w:val="28"/>
        </w:rPr>
        <w:t vyd:_id="vyd:000000000003py" xml:space="preserve"> </w:t>
      </w:r>
      <w:r>
        <w:rPr>
          <w:rFonts w:cs="Times New Roman"/>
          <w:sz w:val="28"/>
          <w:szCs w:val="28"/>
        </w:rPr>
        <w:t vyd:_id="vyd:000000000003px">решения</w:t>
      </w:r>
      <w:r>
        <w:rPr>
          <w:rFonts w:cs="Times New Roman"/>
          <w:sz w:val="28"/>
          <w:spacing w:val="1"/>
          <w:szCs w:val="28"/>
        </w:rPr>
        <w:t vyd:_id="vyd:000000000003pw" xml:space="preserve"> </w:t>
      </w:r>
      <w:r>
        <w:rPr>
          <w:rFonts w:cs="Times New Roman"/>
          <w:sz w:val="28"/>
          <w:szCs w:val="28"/>
        </w:rPr>
        <w:t vyd:_id="vyd:000000000003pv">должны</w:t>
      </w:r>
      <w:r>
        <w:rPr>
          <w:rFonts w:cs="Times New Roman"/>
          <w:sz w:val="28"/>
          <w:spacing w:val="1"/>
          <w:szCs w:val="28"/>
        </w:rPr>
        <w:t vyd:_id="vyd:000000000003pu" xml:space="preserve"> </w:t>
      </w:r>
      <w:r>
        <w:rPr>
          <w:rFonts w:cs="Times New Roman"/>
          <w:sz w:val="28"/>
          <w:szCs w:val="28"/>
        </w:rPr>
        <w:t vyd:_id="vyd:000000000003pt">руководствоваться</w:t>
      </w:r>
      <w:r>
        <w:rPr>
          <w:rFonts w:cs="Times New Roman"/>
          <w:sz w:val="28"/>
          <w:spacing w:val="1"/>
          <w:szCs w:val="28"/>
        </w:rPr>
        <w:t vyd:_id="vyd:000000000003ps" xml:space="preserve"> </w:t>
      </w:r>
      <w:r>
        <w:rPr>
          <w:rFonts w:cs="Times New Roman"/>
          <w:sz w:val="28"/>
          <w:szCs w:val="28"/>
        </w:rPr>
        <w:t vyd:_id="vyd:000000000003pr">только</w:t>
      </w:r>
      <w:r>
        <w:rPr>
          <w:rFonts w:cs="Times New Roman"/>
          <w:sz w:val="28"/>
          <w:spacing w:val="1"/>
          <w:szCs w:val="28"/>
        </w:rPr>
        <w:t vyd:_id="vyd:000000000003pq" xml:space="preserve"> </w:t>
      </w:r>
      <w:r>
        <w:rPr>
          <w:rFonts w:cs="Times New Roman"/>
          <w:sz w:val="28"/>
          <w:szCs w:val="28"/>
        </w:rPr>
        <w:t vyd:_id="vyd:000000000003pp">нормативно-правовыми</w:t>
      </w:r>
      <w:r>
        <w:rPr>
          <w:rFonts w:cs="Times New Roman"/>
          <w:sz w:val="28"/>
          <w:spacing w:val="1"/>
          <w:szCs w:val="28"/>
        </w:rPr>
        <w:t vyd:_id="vyd:000000000003po" xml:space="preserve"> </w:t>
      </w:r>
      <w:r>
        <w:rPr>
          <w:rFonts w:cs="Times New Roman"/>
          <w:sz w:val="28"/>
          <w:szCs w:val="28"/>
        </w:rPr>
        <w:t vyd:_id="vyd:000000000003pn">актами.</w:t>
      </w:r>
      <w:r>
        <w:rPr>
          <w:rFonts w:cs="Times New Roman"/>
          <w:sz w:val="28"/>
          <w:spacing w:val="1"/>
          <w:szCs w:val="28"/>
        </w:rPr>
        <w:t vyd:_id="vyd:000000000003pm" xml:space="preserve"> </w:t>
      </w:r>
      <w:r>
        <w:rPr>
          <w:rFonts w:cs="Times New Roman"/>
          <w:sz w:val="28"/>
          <w:szCs w:val="28"/>
        </w:rPr>
        <w:t vyd:_id="vyd:000000000003pl">Однако,</w:t>
      </w:r>
      <w:r>
        <w:rPr>
          <w:rFonts w:cs="Times New Roman"/>
          <w:sz w:val="28"/>
          <w:spacing w:val="1"/>
          <w:szCs w:val="28"/>
        </w:rPr>
        <w:t vyd:_id="vyd:000000000003pk" xml:space="preserve"> </w:t>
      </w:r>
      <w:r>
        <w:rPr>
          <w:rFonts w:cs="Times New Roman"/>
          <w:sz w:val="28"/>
          <w:szCs w:val="28"/>
        </w:rPr>
        <w:t vyd:_id="vyd:000000000003pj">по</w:t>
      </w:r>
      <w:r>
        <w:rPr>
          <w:rFonts w:cs="Times New Roman"/>
          <w:sz w:val="28"/>
          <w:spacing w:val="1"/>
          <w:szCs w:val="28"/>
        </w:rPr>
        <w:t vyd:_id="vyd:000000000003pi" xml:space="preserve"> </w:t>
      </w:r>
      <w:r>
        <w:rPr>
          <w:rFonts w:cs="Times New Roman"/>
          <w:sz w:val="28"/>
          <w:szCs w:val="28"/>
        </w:rPr>
        <w:t vyd:_id="vyd:000000000003ph">мнению</w:t>
      </w:r>
      <w:r>
        <w:rPr>
          <w:rFonts w:cs="Times New Roman"/>
          <w:sz w:val="28"/>
          <w:spacing w:val="1"/>
          <w:szCs w:val="28"/>
        </w:rPr>
        <w:t vyd:_id="vyd:000000000003pg" xml:space="preserve"> </w:t>
      </w:r>
      <w:r>
        <w:rPr>
          <w:rFonts w:cs="Times New Roman"/>
          <w:sz w:val="28"/>
          <w:szCs w:val="28"/>
        </w:rPr>
        <w:t vyd:_id="vyd:000000000003pf">Т.В.</w:t>
      </w:r>
      <w:r>
        <w:rPr>
          <w:rFonts w:cs="Times New Roman"/>
          <w:sz w:val="28"/>
          <w:spacing w:val="1"/>
          <w:szCs w:val="28"/>
        </w:rPr>
        <w:t vyd:_id="vyd:000000000003pe" xml:space="preserve"> </w:t>
      </w:r>
      <w:r>
        <w:rPr>
          <w:rFonts w:cs="Times New Roman"/>
          <w:sz w:val="28"/>
          <w:szCs w:val="28"/>
        </w:rPr>
        <w:t vyd:_id="vyd:000000000003pd">Соловьевой,</w:t>
      </w:r>
      <w:r>
        <w:rPr>
          <w:rFonts w:cs="Times New Roman"/>
          <w:sz w:val="28"/>
          <w:spacing w:val="1"/>
          <w:szCs w:val="28"/>
        </w:rPr>
        <w:t vyd:_id="vyd:000000000003pc" xml:space="preserve"> </w:t>
      </w:r>
      <w:r>
        <w:rPr>
          <w:rFonts w:cs="Times New Roman"/>
          <w:sz w:val="28"/>
          <w:szCs w:val="28"/>
        </w:rPr>
        <w:t vyd:_id="vyd:000000000003pb">при</w:t>
      </w:r>
      <w:r>
        <w:rPr>
          <w:rFonts w:cs="Times New Roman"/>
          <w:sz w:val="28"/>
          <w:spacing w:val="1"/>
          <w:szCs w:val="28"/>
        </w:rPr>
        <w:t vyd:_id="vyd:000000000003pa" xml:space="preserve"> </w:t>
      </w:r>
      <w:r>
        <w:rPr>
          <w:rFonts w:cs="Times New Roman"/>
          <w:sz w:val="28"/>
          <w:szCs w:val="28"/>
        </w:rPr>
        <w:t vyd:_id="vyd:000000000003p9">реализации</w:t>
      </w:r>
      <w:r>
        <w:rPr>
          <w:rFonts w:cs="Times New Roman"/>
          <w:sz w:val="28"/>
          <w:spacing w:val="1"/>
          <w:szCs w:val="28"/>
        </w:rPr>
        <w:t vyd:_id="vyd:000000000003p8" xml:space="preserve"> </w:t>
      </w:r>
      <w:r>
        <w:rPr>
          <w:rFonts w:cs="Times New Roman"/>
          <w:sz w:val="28"/>
          <w:szCs w:val="28"/>
        </w:rPr>
        <w:t vyd:_id="vyd:000000000003p7">постановлений</w:t>
      </w:r>
      <w:r>
        <w:rPr>
          <w:rFonts w:cs="Times New Roman"/>
          <w:sz w:val="28"/>
          <w:spacing w:val="1"/>
          <w:szCs w:val="28"/>
        </w:rPr>
        <w:t vyd:_id="vyd:000000000003p6" xml:space="preserve"> </w:t>
      </w:r>
      <w:r>
        <w:rPr>
          <w:rFonts w:cs="Times New Roman"/>
          <w:sz w:val="28"/>
          <w:szCs w:val="28"/>
        </w:rPr>
        <w:t vyd:_id="vyd:000000000003p5">высших</w:t>
      </w:r>
      <w:r>
        <w:rPr>
          <w:rFonts w:cs="Times New Roman"/>
          <w:sz w:val="28"/>
          <w:spacing w:val="1"/>
          <w:szCs w:val="28"/>
        </w:rPr>
        <w:t vyd:_id="vyd:000000000003p4" xml:space="preserve"> </w:t>
      </w:r>
      <w:r>
        <w:rPr>
          <w:rFonts w:cs="Times New Roman"/>
          <w:sz w:val="28"/>
          <w:szCs w:val="28"/>
        </w:rPr>
        <w:t vyd:_id="vyd:000000000003p3">судебных</w:t>
      </w:r>
      <w:r>
        <w:rPr>
          <w:rFonts w:cs="Times New Roman"/>
          <w:sz w:val="28"/>
          <w:spacing w:val="1"/>
          <w:szCs w:val="28"/>
        </w:rPr>
        <w:t vyd:_id="vyd:000000000003p2" xml:space="preserve"> </w:t>
      </w:r>
      <w:r>
        <w:rPr>
          <w:rFonts w:cs="Times New Roman"/>
          <w:sz w:val="28"/>
          <w:szCs w:val="28"/>
        </w:rPr>
        <w:t vyd:_id="vyd:000000000003p1">органов</w:t>
      </w:r>
      <w:r>
        <w:rPr>
          <w:rFonts w:cs="Times New Roman"/>
          <w:sz w:val="28"/>
          <w:spacing w:val="1"/>
          <w:szCs w:val="28"/>
        </w:rPr>
        <w:t vyd:_id="vyd:000000000003p0" xml:space="preserve"> </w:t>
      </w:r>
      <w:r>
        <w:rPr>
          <w:rFonts w:cs="Times New Roman"/>
          <w:sz w:val="28"/>
          <w:szCs w:val="28"/>
        </w:rPr>
        <w:t vyd:_id="vyd:000000000003oz">судами</w:t>
      </w:r>
      <w:r>
        <w:rPr>
          <w:rFonts w:cs="Times New Roman"/>
          <w:sz w:val="28"/>
          <w:spacing w:val="1"/>
          <w:szCs w:val="28"/>
        </w:rPr>
        <w:t vyd:_id="vyd:000000000003oy" xml:space="preserve"> </w:t>
      </w:r>
      <w:r>
        <w:rPr>
          <w:rFonts w:cs="Times New Roman"/>
          <w:sz w:val="28"/>
          <w:szCs w:val="28"/>
        </w:rPr>
        <w:t vyd:_id="vyd:000000000003ox">общей</w:t>
      </w:r>
      <w:r>
        <w:rPr>
          <w:rFonts w:cs="Times New Roman"/>
          <w:sz w:val="28"/>
          <w:spacing w:val="1"/>
          <w:szCs w:val="28"/>
        </w:rPr>
        <w:t vyd:_id="vyd:000000000003ow" xml:space="preserve"> </w:t>
      </w:r>
      <w:r>
        <w:rPr>
          <w:rFonts w:cs="Times New Roman"/>
          <w:sz w:val="28"/>
          <w:szCs w:val="28"/>
        </w:rPr>
        <w:t vyd:_id="vyd:000000000003ov">юрисдикции</w:t>
      </w:r>
      <w:r>
        <w:rPr>
          <w:rFonts w:cs="Times New Roman"/>
          <w:sz w:val="28"/>
          <w:spacing w:val="1"/>
          <w:szCs w:val="28"/>
        </w:rPr>
        <w:t vyd:_id="vyd:000000000003ou" xml:space="preserve"> </w:t>
      </w:r>
      <w:r>
        <w:rPr>
          <w:rFonts w:cs="Times New Roman"/>
          <w:sz w:val="28"/>
          <w:szCs w:val="28"/>
        </w:rPr>
        <w:t vyd:_id="vyd:000000000003ot">в</w:t>
      </w:r>
      <w:r>
        <w:rPr>
          <w:rFonts w:cs="Times New Roman"/>
          <w:sz w:val="28"/>
          <w:spacing w:val="1"/>
          <w:szCs w:val="28"/>
        </w:rPr>
        <w:t vyd:_id="vyd:000000000003os" xml:space="preserve"> </w:t>
      </w:r>
      <w:r>
        <w:rPr>
          <w:rFonts w:cs="Times New Roman"/>
          <w:sz w:val="28"/>
          <w:szCs w:val="28"/>
        </w:rPr>
        <w:t vyd:_id="vyd:000000000003or">гражданском</w:t>
      </w:r>
      <w:r>
        <w:rPr>
          <w:rFonts w:cs="Times New Roman"/>
          <w:sz w:val="28"/>
          <w:spacing w:val="1"/>
          <w:szCs w:val="28"/>
        </w:rPr>
        <w:t vyd:_id="vyd:000000000003oq" xml:space="preserve"> </w:t>
      </w:r>
      <w:r>
        <w:rPr>
          <w:rFonts w:cs="Times New Roman"/>
          <w:sz w:val="28"/>
          <w:szCs w:val="28"/>
        </w:rPr>
        <w:t vyd:_id="vyd:000000000003op">судопроизводстве</w:t>
      </w:r>
      <w:r>
        <w:rPr>
          <w:rFonts w:cs="Times New Roman"/>
          <w:sz w:val="28"/>
          <w:spacing w:val="1"/>
          <w:szCs w:val="28"/>
        </w:rPr>
        <w:t vyd:_id="vyd:000000000003oo" xml:space="preserve"> </w:t>
      </w:r>
      <w:r>
        <w:rPr>
          <w:rFonts w:cs="Times New Roman"/>
          <w:sz w:val="28"/>
          <w:szCs w:val="28"/>
        </w:rPr>
        <w:t vyd:_id="vyd:000000000003on">действие</w:t>
      </w:r>
      <w:r>
        <w:rPr>
          <w:rFonts w:cs="Times New Roman"/>
          <w:sz w:val="28"/>
          <w:spacing w:val="1"/>
          <w:szCs w:val="28"/>
        </w:rPr>
        <w:t vyd:_id="vyd:000000000003om" xml:space="preserve"> </w:t>
      </w:r>
      <w:r>
        <w:rPr>
          <w:rFonts w:cs="Times New Roman"/>
          <w:sz w:val="28"/>
          <w:szCs w:val="28"/>
        </w:rPr>
        <w:t vyd:_id="vyd:000000000003ol">принципа</w:t>
      </w:r>
      <w:r>
        <w:rPr>
          <w:rFonts w:cs="Times New Roman"/>
          <w:sz w:val="28"/>
          <w:spacing w:val="1"/>
          <w:szCs w:val="28"/>
        </w:rPr>
        <w:t vyd:_id="vyd:000000000003ok" xml:space="preserve"> </w:t>
      </w:r>
      <w:r>
        <w:rPr>
          <w:rFonts w:cs="Times New Roman"/>
          <w:sz w:val="28"/>
          <w:szCs w:val="28"/>
        </w:rPr>
        <w:t vyd:_id="vyd:000000000003oj">независимости</w:t>
      </w:r>
      <w:r>
        <w:rPr>
          <w:rFonts w:cs="Times New Roman"/>
          <w:sz w:val="28"/>
          <w:spacing w:val="71"/>
          <w:szCs w:val="28"/>
        </w:rPr>
        <w:t vyd:_id="vyd:000000000003oi" xml:space="preserve"> </w:t>
      </w:r>
      <w:r>
        <w:rPr>
          <w:rFonts w:cs="Times New Roman"/>
          <w:sz w:val="28"/>
          <w:szCs w:val="28"/>
        </w:rPr>
        <w:t vyd:_id="vyd:000000000003oh">судей</w:t>
      </w:r>
      <w:r>
        <w:rPr>
          <w:rFonts w:cs="Times New Roman"/>
          <w:sz w:val="28"/>
          <w:spacing w:val="1"/>
          <w:szCs w:val="28"/>
        </w:rPr>
        <w:t vyd:_id="vyd:000000000003og" xml:space="preserve"> </w:t>
      </w:r>
      <w:r>
        <w:rPr>
          <w:rFonts w:cs="Times New Roman"/>
          <w:sz w:val="28"/>
          <w:szCs w:val="28"/>
        </w:rPr>
        <w:t vyd:_id="vyd:000000000003of">ограничивается</w:t>
      </w:r>
      <w:r>
        <w:rPr>
          <w:rFonts w:cs="Times New Roman"/>
          <w:sz w:val="28"/>
          <w:spacing w:val="1"/>
          <w:szCs w:val="28"/>
        </w:rPr>
        <w:t vyd:_id="vyd:000000000003oe" xml:space="preserve"> </w:t>
      </w:r>
      <w:r>
        <w:rPr>
          <w:rFonts w:cs="Times New Roman"/>
          <w:sz w:val="28"/>
          <w:szCs w:val="28"/>
        </w:rPr>
        <w:t vyd:_id="vyd:000000000003od">и</w:t>
      </w:r>
      <w:r>
        <w:rPr>
          <w:rFonts w:cs="Times New Roman"/>
          <w:sz w:val="28"/>
          <w:spacing w:val="1"/>
          <w:szCs w:val="28"/>
        </w:rPr>
        <w:t vyd:_id="vyd:000000000003oc" xml:space="preserve"> </w:t>
      </w:r>
      <w:r>
        <w:rPr>
          <w:rFonts w:cs="Times New Roman"/>
          <w:sz w:val="28"/>
          <w:szCs w:val="28"/>
        </w:rPr>
        <w:t vyd:_id="vyd:000000000003ob">обусловлено</w:t>
      </w:r>
      <w:r>
        <w:rPr>
          <w:rFonts w:cs="Times New Roman"/>
          <w:sz w:val="28"/>
          <w:spacing w:val="1"/>
          <w:szCs w:val="28"/>
        </w:rPr>
        <w:t vyd:_id="vyd:000000000003oa" xml:space="preserve"> </w:t>
      </w:r>
      <w:r>
        <w:rPr>
          <w:rFonts w:cs="Times New Roman"/>
          <w:sz w:val="28"/>
          <w:szCs w:val="28"/>
        </w:rPr>
        <w:t vyd:_id="vyd:000000000003o9">сущностью</w:t>
      </w:r>
      <w:r>
        <w:rPr>
          <w:rFonts w:cs="Times New Roman"/>
          <w:sz w:val="28"/>
          <w:spacing w:val="1"/>
          <w:szCs w:val="28"/>
        </w:rPr>
        <w:t vyd:_id="vyd:000000000003o8" xml:space="preserve"> </w:t>
      </w:r>
      <w:r>
        <w:rPr>
          <w:rFonts w:cs="Times New Roman"/>
          <w:sz w:val="28"/>
          <w:szCs w:val="28"/>
        </w:rPr>
        <w:t vyd:_id="vyd:000000000003o7">и</w:t>
      </w:r>
      <w:r>
        <w:rPr>
          <w:rFonts w:cs="Times New Roman"/>
          <w:sz w:val="28"/>
          <w:spacing w:val="1"/>
          <w:szCs w:val="28"/>
        </w:rPr>
        <w:t vyd:_id="vyd:000000000003o6" xml:space="preserve"> </w:t>
      </w:r>
      <w:r>
        <w:rPr>
          <w:rFonts w:cs="Times New Roman"/>
          <w:sz w:val="28"/>
          <w:szCs w:val="28"/>
        </w:rPr>
        <w:t vyd:_id="vyd:000000000003o5">характером</w:t>
      </w:r>
      <w:r>
        <w:rPr>
          <w:rFonts w:cs="Times New Roman"/>
          <w:sz w:val="28"/>
          <w:spacing w:val="1"/>
          <w:szCs w:val="28"/>
        </w:rPr>
        <w:t vyd:_id="vyd:000000000003o4" xml:space="preserve"> </w:t>
      </w:r>
      <w:r>
        <w:rPr>
          <w:rFonts w:cs="Times New Roman"/>
          <w:sz w:val="28"/>
          <w:szCs w:val="28"/>
        </w:rPr>
        <w:t vyd:_id="vyd:000000000003o3">этих</w:t>
      </w:r>
      <w:r>
        <w:rPr>
          <w:rFonts w:cs="Times New Roman"/>
          <w:sz w:val="28"/>
          <w:spacing w:val="1"/>
          <w:szCs w:val="28"/>
        </w:rPr>
        <w:t vyd:_id="vyd:000000000003o2" xml:space="preserve"> </w:t>
      </w:r>
      <w:r>
        <w:rPr>
          <w:rFonts w:cs="Times New Roman"/>
          <w:sz w:val="28"/>
          <w:szCs w:val="28"/>
        </w:rPr>
        <w:t vyd:_id="vyd:000000000003o1">постановлений</w:t>
      </w:r>
      <w:r>
        <w:rPr>
          <w:rStyle w:val="a6"/>
          <w:rFonts w:cs="Times New Roman"/>
          <w:sz w:val="28"/>
          <w:szCs w:val="28"/>
        </w:rPr>
        <w:footnoteReference vyd:_id="vyd:000000000003o0" w:id="5"/>
      </w:r>
      <w:r>
        <w:rPr>
          <w:rFonts w:cs="Times New Roman"/>
          <w:sz w:val="28"/>
          <w:szCs w:val="28"/>
        </w:rPr>
        <w:t vyd:_id="vyd:000000000003nz">. Подтверждая указанную позицию, следует отметить, что</w:t>
      </w:r>
      <w:r>
        <w:rPr>
          <w:rFonts w:cs="Times New Roman"/>
          <w:sz w:val="28"/>
          <w:spacing w:val="1"/>
          <w:szCs w:val="28"/>
        </w:rPr>
        <w:t vyd:_id="vyd:000000000003ny" xml:space="preserve"> </w:t>
      </w:r>
      <w:r>
        <w:rPr>
          <w:rFonts w:cs="Times New Roman"/>
          <w:sz w:val="28"/>
          <w:szCs w:val="28"/>
        </w:rPr>
        <w:t vyd:_id="vyd:000000000003nx">обозначенный пример не является единственным исключением. В статье 6</w:t>
      </w:r>
      <w:r>
        <w:rPr>
          <w:rFonts w:cs="Times New Roman"/>
          <w:sz w:val="28"/>
          <w:spacing w:val="-67"/>
          <w:szCs w:val="28"/>
        </w:rPr>
        <w:t vyd:_id="vyd:000000000003nw" xml:space="preserve"> </w:t>
      </w:r>
      <w:r>
        <w:rPr>
          <w:rFonts w:cs="Times New Roman"/>
          <w:sz w:val="28"/>
          <w:szCs w:val="28"/>
        </w:rPr>
        <w:t vyd:_id="vyd:000000000003nv">Гражданского</w:t>
      </w:r>
      <w:r>
        <w:rPr>
          <w:rFonts w:cs="Times New Roman"/>
          <w:sz w:val="28"/>
          <w:spacing w:val="1"/>
          <w:szCs w:val="28"/>
        </w:rPr>
        <w:t vyd:_id="vyd:000000000003nu" xml:space="preserve"> </w:t>
      </w:r>
      <w:r>
        <w:rPr>
          <w:rFonts w:cs="Times New Roman"/>
          <w:sz w:val="28"/>
          <w:szCs w:val="28"/>
        </w:rPr>
        <w:t vyd:_id="vyd:000000000003nt">кодекса</w:t>
      </w:r>
      <w:r>
        <w:rPr>
          <w:rFonts w:cs="Times New Roman"/>
          <w:sz w:val="28"/>
          <w:spacing w:val="1"/>
          <w:szCs w:val="28"/>
        </w:rPr>
        <w:t vyd:_id="vyd:000000000003ns" xml:space="preserve"> </w:t>
      </w:r>
      <w:r>
        <w:rPr>
          <w:rFonts w:cs="Times New Roman"/>
          <w:sz w:val="28"/>
          <w:szCs w:val="28"/>
        </w:rPr>
        <w:t vyd:_id="vyd:000000000003nr">РФ</w:t>
      </w:r>
      <w:r>
        <w:rPr>
          <w:rFonts w:cs="Times New Roman"/>
          <w:sz w:val="28"/>
          <w:spacing w:val="1"/>
          <w:szCs w:val="28"/>
        </w:rPr>
        <w:t vyd:_id="vyd:000000000003nq" xml:space="preserve"> </w:t>
      </w:r>
      <w:r>
        <w:rPr>
          <w:rFonts w:cs="Times New Roman"/>
          <w:sz w:val="28"/>
          <w:szCs w:val="28"/>
        </w:rPr>
        <w:t vyd:_id="vyd:000000000003np">указывается,</w:t>
      </w:r>
      <w:r>
        <w:rPr>
          <w:rFonts w:cs="Times New Roman"/>
          <w:sz w:val="28"/>
          <w:spacing w:val="1"/>
          <w:szCs w:val="28"/>
        </w:rPr>
        <w:t vyd:_id="vyd:000000000003no" xml:space="preserve"> </w:t>
      </w:r>
      <w:r>
        <w:rPr>
          <w:rFonts w:cs="Times New Roman"/>
          <w:sz w:val="28"/>
          <w:szCs w:val="28"/>
        </w:rPr>
        <w:t vyd:_id="vyd:000000000003nn">что</w:t>
      </w:r>
      <w:r>
        <w:rPr>
          <w:rFonts w:cs="Times New Roman"/>
          <w:sz w:val="28"/>
          <w:spacing w:val="1"/>
          <w:szCs w:val="28"/>
        </w:rPr>
        <w:t vyd:_id="vyd:000000000003nm" xml:space="preserve"> </w:t>
      </w:r>
      <w:r>
        <w:rPr>
          <w:rFonts w:cs="Times New Roman"/>
          <w:sz w:val="28"/>
          <w:szCs w:val="28"/>
        </w:rPr>
        <w:t vyd:_id="vyd:000000000003nl">при</w:t>
      </w:r>
      <w:r>
        <w:rPr>
          <w:rFonts w:cs="Times New Roman"/>
          <w:sz w:val="28"/>
          <w:spacing w:val="1"/>
          <w:szCs w:val="28"/>
        </w:rPr>
        <w:t vyd:_id="vyd:000000000003nk" xml:space="preserve"> </w:t>
      </w:r>
      <w:r>
        <w:rPr>
          <w:rFonts w:cs="Times New Roman"/>
          <w:sz w:val="28"/>
          <w:szCs w:val="28"/>
        </w:rPr>
        <w:t vyd:_id="vyd:000000000003nj">невозможности</w:t>
      </w:r>
      <w:r>
        <w:rPr>
          <w:rFonts w:cs="Times New Roman"/>
          <w:sz w:val="28"/>
          <w:spacing w:val="1"/>
          <w:szCs w:val="28"/>
        </w:rPr>
        <w:t vyd:_id="vyd:000000000003ni" xml:space="preserve"> </w:t>
      </w:r>
      <w:r>
        <w:rPr>
          <w:rFonts w:cs="Times New Roman"/>
          <w:sz w:val="28"/>
          <w:szCs w:val="28"/>
        </w:rPr>
        <w:t vyd:_id="vyd:000000000003nh">использования</w:t>
      </w:r>
      <w:r>
        <w:rPr>
          <w:rFonts w:cs="Times New Roman"/>
          <w:sz w:val="28"/>
          <w:spacing w:val="1"/>
          <w:szCs w:val="28"/>
        </w:rPr>
        <w:t vyd:_id="vyd:000000000003ng" xml:space="preserve"> </w:t>
      </w:r>
      <w:r>
        <w:rPr>
          <w:rFonts w:cs="Times New Roman"/>
          <w:sz w:val="28"/>
          <w:szCs w:val="28"/>
        </w:rPr>
        <w:t vyd:_id="vyd:000000000003nf">аналогии</w:t>
      </w:r>
      <w:r>
        <w:rPr>
          <w:rFonts w:cs="Times New Roman"/>
          <w:sz w:val="28"/>
          <w:spacing w:val="1"/>
          <w:szCs w:val="28"/>
        </w:rPr>
        <w:t vyd:_id="vyd:000000000003ne" xml:space="preserve"> </w:t>
      </w:r>
      <w:r>
        <w:rPr>
          <w:rFonts w:cs="Times New Roman"/>
          <w:sz w:val="28"/>
          <w:szCs w:val="28"/>
        </w:rPr>
        <w:t vyd:_id="vyd:000000000003nd">закона,</w:t>
      </w:r>
      <w:r>
        <w:rPr>
          <w:rFonts w:cs="Times New Roman"/>
          <w:sz w:val="28"/>
          <w:spacing w:val="1"/>
          <w:szCs w:val="28"/>
        </w:rPr>
        <w:t vyd:_id="vyd:000000000003nc" xml:space="preserve"> </w:t>
      </w:r>
      <w:r>
        <w:rPr>
          <w:rFonts w:cs="Times New Roman"/>
          <w:sz w:val="28"/>
          <w:szCs w:val="28"/>
        </w:rPr>
        <w:t vyd:_id="vyd:000000000003nb">права</w:t>
      </w:r>
      <w:r>
        <w:rPr>
          <w:rFonts w:cs="Times New Roman"/>
          <w:sz w:val="28"/>
          <w:spacing w:val="1"/>
          <w:szCs w:val="28"/>
        </w:rPr>
        <w:t vyd:_id="vyd:000000000003na" xml:space="preserve"> </w:t>
      </w:r>
      <w:r>
        <w:rPr>
          <w:rFonts w:cs="Times New Roman"/>
          <w:sz w:val="28"/>
          <w:szCs w:val="28"/>
        </w:rPr>
        <w:t vyd:_id="vyd:000000000003n9">и</w:t>
      </w:r>
      <w:r>
        <w:rPr>
          <w:rFonts w:cs="Times New Roman"/>
          <w:sz w:val="28"/>
          <w:spacing w:val="1"/>
          <w:szCs w:val="28"/>
        </w:rPr>
        <w:t vyd:_id="vyd:000000000003n8" xml:space="preserve"> </w:t>
      </w:r>
      <w:r>
        <w:rPr>
          <w:rFonts w:cs="Times New Roman"/>
          <w:sz w:val="28"/>
          <w:szCs w:val="28"/>
        </w:rPr>
        <w:t vyd:_id="vyd:000000000003n7">обязательства</w:t>
      </w:r>
      <w:r>
        <w:rPr>
          <w:rFonts w:cs="Times New Roman"/>
          <w:sz w:val="28"/>
          <w:spacing w:val="1"/>
          <w:szCs w:val="28"/>
        </w:rPr>
        <w:t vyd:_id="vyd:000000000003n6" xml:space="preserve"> </w:t>
      </w:r>
      <w:r>
        <w:rPr>
          <w:rFonts w:cs="Times New Roman"/>
          <w:sz w:val="28"/>
          <w:szCs w:val="28"/>
        </w:rPr>
        <w:t vyd:_id="vyd:000000000003n5">сторон</w:t>
      </w:r>
      <w:r>
        <w:rPr>
          <w:rFonts w:cs="Times New Roman"/>
          <w:sz w:val="28"/>
          <w:spacing w:val="1"/>
          <w:szCs w:val="28"/>
        </w:rPr>
        <w:t vyd:_id="vyd:000000000003n4" xml:space="preserve"> </w:t>
      </w:r>
      <w:r>
        <w:rPr>
          <w:rFonts w:cs="Times New Roman"/>
          <w:sz w:val="28"/>
          <w:szCs w:val="28"/>
        </w:rPr>
        <w:t vyd:_id="vyd:000000000003n3">определяются</w:t>
      </w:r>
      <w:r>
        <w:rPr>
          <w:rFonts w:cs="Times New Roman"/>
          <w:sz w:val="28"/>
          <w:spacing w:val="1"/>
          <w:szCs w:val="28"/>
        </w:rPr>
        <w:t vyd:_id="vyd:000000000003n2" xml:space="preserve"> </w:t>
      </w:r>
      <w:r>
        <w:rPr>
          <w:rFonts w:cs="Times New Roman"/>
          <w:sz w:val="28"/>
          <w:szCs w:val="28"/>
        </w:rPr>
        <w:t vyd:_id="vyd:000000000003n1">исходя</w:t>
      </w:r>
      <w:r>
        <w:rPr>
          <w:rFonts w:cs="Times New Roman"/>
          <w:sz w:val="28"/>
          <w:spacing w:val="1"/>
          <w:szCs w:val="28"/>
        </w:rPr>
        <w:t vyd:_id="vyd:000000000003n0" xml:space="preserve"> </w:t>
      </w:r>
      <w:r>
        <w:rPr>
          <w:rFonts w:cs="Times New Roman"/>
          <w:sz w:val="28"/>
          <w:szCs w:val="28"/>
        </w:rPr>
        <w:t vyd:_id="vyd:000000000003mz">из</w:t>
      </w:r>
      <w:r>
        <w:rPr>
          <w:rFonts w:cs="Times New Roman"/>
          <w:sz w:val="28"/>
          <w:spacing w:val="1"/>
          <w:szCs w:val="28"/>
        </w:rPr>
        <w:t vyd:_id="vyd:000000000003my" xml:space="preserve"> </w:t>
      </w:r>
      <w:r>
        <w:rPr>
          <w:rFonts w:cs="Times New Roman"/>
          <w:sz w:val="28"/>
          <w:szCs w:val="28"/>
        </w:rPr>
        <w:t vyd:_id="vyd:000000000003mx">общих</w:t>
      </w:r>
      <w:r>
        <w:rPr>
          <w:rFonts w:cs="Times New Roman"/>
          <w:sz w:val="28"/>
          <w:spacing w:val="1"/>
          <w:szCs w:val="28"/>
        </w:rPr>
        <w:t vyd:_id="vyd:000000000003mw" xml:space="preserve"> </w:t>
      </w:r>
      <w:r>
        <w:rPr>
          <w:rFonts w:cs="Times New Roman"/>
          <w:sz w:val="28"/>
          <w:szCs w:val="28"/>
        </w:rPr>
        <w:t vyd:_id="vyd:000000000003mv">начал</w:t>
      </w:r>
      <w:r>
        <w:rPr>
          <w:rFonts w:cs="Times New Roman"/>
          <w:sz w:val="28"/>
          <w:spacing w:val="1"/>
          <w:szCs w:val="28"/>
        </w:rPr>
        <w:t vyd:_id="vyd:000000000003mu" xml:space="preserve"> </w:t>
      </w:r>
      <w:r>
        <w:rPr>
          <w:rFonts w:cs="Times New Roman"/>
          <w:sz w:val="28"/>
          <w:szCs w:val="28"/>
        </w:rPr>
        <w:t vyd:_id="vyd:000000000003mt">и</w:t>
      </w:r>
      <w:r>
        <w:rPr>
          <w:rFonts w:cs="Times New Roman"/>
          <w:sz w:val="28"/>
          <w:spacing w:val="1"/>
          <w:szCs w:val="28"/>
        </w:rPr>
        <w:t vyd:_id="vyd:000000000003ms" xml:space="preserve"> </w:t>
      </w:r>
      <w:r>
        <w:rPr>
          <w:rFonts w:cs="Times New Roman"/>
          <w:sz w:val="28"/>
          <w:szCs w:val="28"/>
        </w:rPr>
        <w:t vyd:_id="vyd:000000000003mr">смысла</w:t>
      </w:r>
      <w:r>
        <w:rPr>
          <w:rFonts w:cs="Times New Roman"/>
          <w:sz w:val="28"/>
          <w:spacing w:val="1"/>
          <w:szCs w:val="28"/>
        </w:rPr>
        <w:t vyd:_id="vyd:000000000003mq" xml:space="preserve"> </w:t>
      </w:r>
      <w:r>
        <w:rPr>
          <w:rFonts w:cs="Times New Roman"/>
          <w:sz w:val="28"/>
          <w:szCs w:val="28"/>
        </w:rPr>
        <w:t vyd:_id="vyd:000000000003mp">гражданского</w:t>
      </w:r>
      <w:r>
        <w:rPr>
          <w:rFonts w:cs="Times New Roman"/>
          <w:sz w:val="28"/>
          <w:spacing w:val="1"/>
          <w:szCs w:val="28"/>
        </w:rPr>
        <w:t vyd:_id="vyd:000000000003mo" xml:space="preserve"> </w:t>
      </w:r>
      <w:r>
        <w:rPr>
          <w:rFonts w:cs="Times New Roman"/>
          <w:sz w:val="28"/>
          <w:szCs w:val="28"/>
        </w:rPr>
        <w:t vyd:_id="vyd:000000000003mn">законодательства</w:t>
      </w:r>
      <w:r>
        <w:rPr>
          <w:rFonts w:cs="Times New Roman"/>
          <w:sz w:val="28"/>
          <w:spacing w:val="1"/>
          <w:szCs w:val="28"/>
        </w:rPr>
        <w:t vyd:_id="vyd:000000000003mm" xml:space="preserve"> </w:t>
      </w:r>
      <w:r>
        <w:rPr>
          <w:rFonts w:cs="Times New Roman"/>
          <w:sz w:val="28"/>
          <w:szCs w:val="28"/>
        </w:rPr>
        <w:t vyd:_id="vyd:000000000003ml">(аналогия</w:t>
      </w:r>
      <w:r>
        <w:rPr>
          <w:rFonts w:cs="Times New Roman"/>
          <w:sz w:val="28"/>
          <w:spacing w:val="1"/>
          <w:szCs w:val="28"/>
        </w:rPr>
        <w:t vyd:_id="vyd:000000000003mk" xml:space="preserve"> </w:t>
      </w:r>
      <w:r>
        <w:rPr>
          <w:rFonts w:cs="Times New Roman"/>
          <w:sz w:val="28"/>
          <w:szCs w:val="28"/>
        </w:rPr>
        <w:t vyd:_id="vyd:000000000003mj">права)</w:t>
      </w:r>
      <w:r>
        <w:rPr>
          <w:rFonts w:cs="Times New Roman"/>
          <w:sz w:val="28"/>
          <w:spacing w:val="1"/>
          <w:szCs w:val="28"/>
        </w:rPr>
        <w:t vyd:_id="vyd:000000000003mi" xml:space="preserve"> </w:t>
      </w:r>
      <w:r>
        <w:rPr>
          <w:rFonts w:cs="Times New Roman"/>
          <w:sz w:val="28"/>
          <w:szCs w:val="28"/>
        </w:rPr>
        <w:t vyd:_id="vyd:000000000003mh">и</w:t>
      </w:r>
      <w:r>
        <w:rPr>
          <w:rFonts w:cs="Times New Roman"/>
          <w:sz w:val="28"/>
          <w:spacing w:val="1"/>
          <w:szCs w:val="28"/>
        </w:rPr>
        <w:t vyd:_id="vyd:000000000003mg" xml:space="preserve"> </w:t>
      </w:r>
      <w:r>
        <w:rPr>
          <w:rFonts w:cs="Times New Roman"/>
          <w:sz w:val="28"/>
          <w:szCs w:val="28"/>
        </w:rPr>
        <w:t vyd:_id="vyd:000000000003mf">требований</w:t>
      </w:r>
      <w:r>
        <w:rPr>
          <w:rFonts w:cs="Times New Roman"/>
          <w:sz w:val="28"/>
          <w:spacing w:val="1"/>
          <w:szCs w:val="28"/>
        </w:rPr>
        <w:t vyd:_id="vyd:000000000003me" xml:space="preserve"> </w:t>
      </w:r>
      <w:r>
        <w:rPr>
          <w:rFonts w:cs="Times New Roman"/>
          <w:sz w:val="28"/>
          <w:szCs w:val="28"/>
        </w:rPr>
        <w:t vyd:_id="vyd:000000000003md">добросовестности,</w:t>
      </w:r>
      <w:r>
        <w:rPr>
          <w:rFonts w:cs="Times New Roman"/>
          <w:sz w:val="28"/>
          <w:spacing w:val="1"/>
          <w:szCs w:val="28"/>
        </w:rPr>
        <w:t vyd:_id="vyd:000000000003mc" xml:space="preserve"> </w:t>
      </w:r>
      <w:r>
        <w:rPr>
          <w:rFonts w:cs="Times New Roman"/>
          <w:sz w:val="28"/>
          <w:szCs w:val="28"/>
        </w:rPr>
        <w:t vyd:_id="vyd:000000000003mb">разумности</w:t>
      </w:r>
      <w:r>
        <w:rPr>
          <w:rFonts w:cs="Times New Roman"/>
          <w:sz w:val="28"/>
          <w:spacing w:val="-2"/>
          <w:szCs w:val="28"/>
        </w:rPr>
        <w:t vyd:_id="vyd:000000000003ma" xml:space="preserve"> </w:t>
      </w:r>
      <w:r>
        <w:rPr>
          <w:rFonts w:cs="Times New Roman"/>
          <w:sz w:val="28"/>
          <w:szCs w:val="28"/>
        </w:rPr>
        <w:t vyd:_id="vyd:000000000003m9">и справедливости.</w:t>
      </w:r>
    </w:p>
    <w:p w14:paraId="2FC9E5E5" w14:textId="77777777" w:rsidR="00776897" w:rsidRPr="00321B78" w:rsidRDefault="00776897" w:rsidP="00776897" vyd:_id="vyd:000000000003l4">
      <w:pPr>
        <w:spacing w:line="360" w:lineRule="auto"/>
        <w:ind w:firstLine="709"/>
        <w:rPr>
          <w:rFonts w:cs="Times New Roman"/>
          <w:sz w:val="28"/>
          <w:szCs w:val="28"/>
        </w:rPr>
      </w:pPr>
      <w:r>
        <w:rPr>
          <w:rFonts w:cs="Times New Roman"/>
          <w:sz w:val="28"/>
          <w:szCs w:val="28"/>
        </w:rPr>
        <w:t vyd:_id="vyd:000000000003m7">Добросовестность</w:t>
      </w:r>
      <w:r>
        <w:rPr>
          <w:rFonts w:cs="Times New Roman"/>
          <w:sz w:val="28"/>
          <w:spacing w:val="1"/>
          <w:szCs w:val="28"/>
        </w:rPr>
        <w:t vyd:_id="vyd:000000000003m6" xml:space="preserve"> </w:t>
      </w:r>
      <w:r>
        <w:rPr>
          <w:rFonts w:cs="Times New Roman"/>
          <w:sz w:val="28"/>
          <w:szCs w:val="28"/>
        </w:rPr>
        <w:t vyd:_id="vyd:000000000003m5">может</w:t>
      </w:r>
      <w:r>
        <w:rPr>
          <w:rFonts w:cs="Times New Roman"/>
          <w:sz w:val="28"/>
          <w:spacing w:val="1"/>
          <w:szCs w:val="28"/>
        </w:rPr>
        <w:t vyd:_id="vyd:000000000003m4" xml:space="preserve"> </w:t>
      </w:r>
      <w:r>
        <w:rPr>
          <w:rFonts w:cs="Times New Roman"/>
          <w:sz w:val="28"/>
          <w:szCs w:val="28"/>
        </w:rPr>
        <w:t vyd:_id="vyd:000000000003m3">рассматриваться</w:t>
      </w:r>
      <w:r>
        <w:rPr>
          <w:rFonts w:cs="Times New Roman"/>
          <w:sz w:val="28"/>
          <w:spacing w:val="1"/>
          <w:szCs w:val="28"/>
        </w:rPr>
        <w:t vyd:_id="vyd:000000000003m2" xml:space="preserve"> </w:t>
      </w:r>
      <w:r>
        <w:rPr>
          <w:rFonts w:cs="Times New Roman"/>
          <w:sz w:val="28"/>
          <w:szCs w:val="28"/>
        </w:rPr>
        <w:t vyd:_id="vyd:000000000003m1">не</w:t>
      </w:r>
      <w:r>
        <w:rPr>
          <w:rFonts w:cs="Times New Roman"/>
          <w:sz w:val="28"/>
          <w:spacing w:val="1"/>
          <w:szCs w:val="28"/>
        </w:rPr>
        <w:t vyd:_id="vyd:000000000003m0" xml:space="preserve"> </w:t>
      </w:r>
      <w:r>
        <w:rPr>
          <w:rFonts w:cs="Times New Roman"/>
          <w:sz w:val="28"/>
          <w:szCs w:val="28"/>
        </w:rPr>
        <w:t vyd:_id="vyd:000000000003lz">только</w:t>
      </w:r>
      <w:r>
        <w:rPr>
          <w:rFonts w:cs="Times New Roman"/>
          <w:sz w:val="28"/>
          <w:spacing w:val="1"/>
          <w:szCs w:val="28"/>
        </w:rPr>
        <w:t vyd:_id="vyd:000000000003ly" xml:space="preserve"> </w:t>
      </w:r>
      <w:r>
        <w:rPr>
          <w:rFonts w:cs="Times New Roman"/>
          <w:sz w:val="28"/>
          <w:szCs w:val="28"/>
        </w:rPr>
        <w:t vyd:_id="vyd:000000000003lx">как</w:t>
      </w:r>
      <w:r>
        <w:rPr>
          <w:rFonts w:cs="Times New Roman"/>
          <w:sz w:val="28"/>
          <w:spacing w:val="1"/>
          <w:szCs w:val="28"/>
        </w:rPr>
        <w:t vyd:_id="vyd:000000000003lw" xml:space="preserve"> </w:t>
      </w:r>
      <w:r>
        <w:rPr>
          <w:rFonts w:cs="Times New Roman"/>
          <w:sz w:val="28"/>
          <w:szCs w:val="28"/>
        </w:rPr>
        <w:t vyd:_id="vyd:000000000003lv">прямо</w:t>
      </w:r>
      <w:r>
        <w:rPr>
          <w:rFonts w:cs="Times New Roman"/>
          <w:sz w:val="28"/>
          <w:spacing w:val="1"/>
          <w:szCs w:val="28"/>
        </w:rPr>
        <w:t vyd:_id="vyd:000000000003lu" xml:space="preserve"> </w:t>
      </w:r>
      <w:r>
        <w:rPr>
          <w:rFonts w:cs="Times New Roman"/>
          <w:sz w:val="28"/>
          <w:szCs w:val="28"/>
        </w:rPr>
        <w:t vyd:_id="vyd:000000000003lt">указанное</w:t>
      </w:r>
      <w:r>
        <w:rPr>
          <w:rFonts w:cs="Times New Roman"/>
          <w:sz w:val="28"/>
          <w:spacing w:val="1"/>
          <w:szCs w:val="28"/>
        </w:rPr>
        <w:t vyd:_id="vyd:000000000003ls" xml:space="preserve"> </w:t>
      </w:r>
      <w:r>
        <w:rPr>
          <w:rFonts w:cs="Times New Roman"/>
          <w:sz w:val="28"/>
          <w:szCs w:val="28"/>
        </w:rPr>
        <w:t vyd:_id="vyd:000000000003lr">в</w:t>
      </w:r>
      <w:r>
        <w:rPr>
          <w:rFonts w:cs="Times New Roman"/>
          <w:sz w:val="28"/>
          <w:spacing w:val="1"/>
          <w:szCs w:val="28"/>
        </w:rPr>
        <w:t vyd:_id="vyd:000000000003lq" xml:space="preserve"> </w:t>
      </w:r>
      <w:r>
        <w:rPr>
          <w:rFonts w:cs="Times New Roman"/>
          <w:sz w:val="28"/>
          <w:szCs w:val="28"/>
        </w:rPr>
        <w:t vyd:_id="vyd:000000000003lp">законе</w:t>
      </w:r>
      <w:r>
        <w:rPr>
          <w:rFonts w:cs="Times New Roman"/>
          <w:sz w:val="28"/>
          <w:spacing w:val="1"/>
          <w:szCs w:val="28"/>
        </w:rPr>
        <w:t vyd:_id="vyd:000000000003lo" xml:space="preserve"> </w:t>
      </w:r>
      <w:r>
        <w:rPr>
          <w:rFonts w:cs="Times New Roman"/>
          <w:sz w:val="28"/>
          <w:szCs w:val="28"/>
        </w:rPr>
        <w:t vyd:_id="vyd:000000000003ln">или</w:t>
      </w:r>
      <w:r>
        <w:rPr>
          <w:rFonts w:cs="Times New Roman"/>
          <w:sz w:val="28"/>
          <w:spacing w:val="1"/>
          <w:szCs w:val="28"/>
        </w:rPr>
        <w:t vyd:_id="vyd:000000000003lm" xml:space="preserve"> </w:t>
      </w:r>
      <w:r>
        <w:rPr>
          <w:rFonts w:cs="Times New Roman"/>
          <w:sz w:val="28"/>
          <w:szCs w:val="28"/>
        </w:rPr>
        <w:t vyd:_id="vyd:000000000003ll">договоре,</w:t>
      </w:r>
      <w:r>
        <w:rPr>
          <w:rFonts w:cs="Times New Roman"/>
          <w:sz w:val="28"/>
          <w:spacing w:val="1"/>
          <w:szCs w:val="28"/>
        </w:rPr>
        <w:t vyd:_id="vyd:000000000003lk" xml:space="preserve"> </w:t>
      </w:r>
      <w:r>
        <w:rPr>
          <w:rFonts w:cs="Times New Roman"/>
          <w:sz w:val="28"/>
          <w:szCs w:val="28"/>
        </w:rPr>
        <w:t vyd:_id="vyd:000000000003lj">но</w:t>
      </w:r>
      <w:r>
        <w:rPr>
          <w:rFonts w:cs="Times New Roman"/>
          <w:sz w:val="28"/>
          <w:spacing w:val="1"/>
          <w:szCs w:val="28"/>
        </w:rPr>
        <w:t vyd:_id="vyd:000000000003li" xml:space="preserve"> </w:t>
      </w:r>
      <w:r>
        <w:rPr>
          <w:rFonts w:cs="Times New Roman"/>
          <w:sz w:val="28"/>
          <w:szCs w:val="28"/>
        </w:rPr>
        <w:t vyd:_id="vyd:000000000003lh">и</w:t>
      </w:r>
      <w:r>
        <w:rPr>
          <w:rFonts w:cs="Times New Roman"/>
          <w:sz w:val="28"/>
          <w:spacing w:val="1"/>
          <w:szCs w:val="28"/>
        </w:rPr>
        <w:t vyd:_id="vyd:000000000003lg" xml:space="preserve"> </w:t>
      </w:r>
      <w:r>
        <w:rPr>
          <w:rFonts w:cs="Times New Roman"/>
          <w:sz w:val="28"/>
          <w:szCs w:val="28"/>
        </w:rPr>
        <w:t vyd:_id="vyd:000000000003lf">как</w:t>
      </w:r>
      <w:r>
        <w:rPr>
          <w:rFonts w:cs="Times New Roman"/>
          <w:sz w:val="28"/>
          <w:spacing w:val="1"/>
          <w:szCs w:val="28"/>
        </w:rPr>
        <w:t vyd:_id="vyd:000000000003le" xml:space="preserve"> </w:t>
      </w:r>
      <w:r>
        <w:rPr>
          <w:rFonts w:cs="Times New Roman"/>
          <w:sz w:val="28"/>
          <w:szCs w:val="28"/>
        </w:rPr>
        <w:t vyd:_id="vyd:000000000003ld">совокупность</w:t>
      </w:r>
      <w:r>
        <w:rPr>
          <w:rFonts w:cs="Times New Roman"/>
          <w:sz w:val="28"/>
          <w:spacing w:val="1"/>
          <w:szCs w:val="28"/>
        </w:rPr>
        <w:t vyd:_id="vyd:000000000003lc" xml:space="preserve"> </w:t>
      </w:r>
      <w:r>
        <w:rPr>
          <w:rFonts w:cs="Times New Roman"/>
          <w:sz w:val="28"/>
          <w:szCs w:val="28"/>
        </w:rPr>
        <w:t vyd:_id="vyd:000000000003lb">принципов,</w:t>
      </w:r>
      <w:r>
        <w:rPr>
          <w:rFonts w:cs="Times New Roman"/>
          <w:sz w:val="28"/>
          <w:spacing w:val="1"/>
          <w:szCs w:val="28"/>
        </w:rPr>
        <w:t vyd:_id="vyd:000000000003la" xml:space="preserve"> </w:t>
      </w:r>
      <w:r>
        <w:rPr>
          <w:rFonts w:cs="Times New Roman"/>
          <w:sz w:val="28"/>
          <w:szCs w:val="28"/>
        </w:rPr>
        <w:t vyd:_id="vyd:000000000003l9">которые при надлежащем совместном применении могут быть расценены</w:t>
      </w:r>
      <w:r>
        <w:rPr>
          <w:rFonts w:cs="Times New Roman"/>
          <w:sz w:val="28"/>
          <w:spacing w:val="1"/>
          <w:szCs w:val="28"/>
        </w:rPr>
        <w:t vyd:_id="vyd:000000000003l8" xml:space="preserve"> </w:t>
      </w:r>
      <w:r>
        <w:rPr>
          <w:rFonts w:cs="Times New Roman"/>
          <w:sz w:val="28"/>
          <w:szCs w:val="28"/>
        </w:rPr>
        <w:t vyd:_id="vyd:000000000003l7">как</w:t>
      </w:r>
      <w:r>
        <w:rPr>
          <w:rFonts w:cs="Times New Roman"/>
          <w:sz w:val="28"/>
          <w:spacing w:val="-2"/>
          <w:szCs w:val="28"/>
        </w:rPr>
        <w:t vyd:_id="vyd:000000000003l6" xml:space="preserve"> </w:t>
      </w:r>
      <w:r>
        <w:rPr>
          <w:rFonts w:cs="Times New Roman"/>
          <w:sz w:val="28"/>
          <w:szCs w:val="28"/>
        </w:rPr>
        <w:t vyd:_id="vyd:000000000003l5">добросовестное поведение участника.</w:t>
      </w:r>
    </w:p>
    <w:p w14:paraId="77D7D25C" w14:textId="3AFF5080" w:rsidR="008E7994" w:rsidRPr="00321B78" w:rsidRDefault="008E7994" w:rsidP="008E7994" vyd:_id="vyd:000000000003ks">
      <w:pPr>
        <w:spacing w:line="360" w:lineRule="auto"/>
        <w:ind w:firstLine="709"/>
        <w:rPr>
          <w:rFonts w:cs="Times New Roman"/>
          <w:sz w:val="28"/>
          <w:szCs w:val="28"/>
        </w:rPr>
      </w:pPr>
      <w:r>
        <w:rPr>
          <w:rFonts w:cs="Times New Roman"/>
          <w:sz w:val="28"/>
          <w:szCs w:val="28"/>
        </w:rPr>
        <w:t vyd:_id="vyd:000000000003l3">Достоверно неизвестно, когда принцип добросовестности определился как норма взаимоотношений между людьми. Интуитивно понятное правило поведения</w:t>
      </w:r>
      <w:r>
        <w:rPr>
          <w:rFonts w:cs="Times New Roman"/>
          <w:sz w:val="28"/>
          <w:szCs w:val="28"/>
        </w:rPr>
        <w:t vyd:_id="vyd:000000000003l2" xml:space="preserve"> достаточно сложно определить так, чтобы при рассмотрении дела </w:t>
      </w:r>
      <w:r>
        <w:rPr>
          <w:rFonts w:cs="Times New Roman"/>
          <w:sz w:val="28"/>
          <w:szCs w:val="28"/>
        </w:rPr>
        <w:t vyd:_id="vyd:000000000003l1" xml:space="preserve">было однозначно ясно намерение человека </w:t>
      </w:r>
      <w:r>
        <w:rPr>
          <w:rFonts w:cs="Times New Roman"/>
          <w:sz w:val="28"/>
          <w:szCs w:val="28"/>
        </w:rPr>
        <w:t vyd:_id="vyd:000000000003l0" xml:space="preserve">добросовестно вести дела. Более того, даже прописав все возможные критерии оценки поведения, всегда могут наступить такие обстоятельства, которые </w:t>
      </w:r>
      <w:r>
        <w:rPr>
          <w:rFonts w:cs="Times New Roman"/>
          <w:sz w:val="28"/>
          <w:szCs w:val="28"/>
        </w:rPr>
        <w:t vyd:_id="vyd:000000000003kz" xml:space="preserve">сложно оценить однозначно. Под добросовестностью сторон часто понимается совокупность </w:t>
      </w:r>
      <w:r>
        <w:rPr>
          <w:rFonts w:cs="Times New Roman"/>
          <w:sz w:val="28"/>
          <w:szCs w:val="28"/>
        </w:rPr>
        <w:t vyd:_id="vyd:000000000003ky" xml:space="preserve">их действий, </w:t>
      </w:r>
      <w:r>
        <w:rPr>
          <w:rFonts w:cs="Times New Roman"/>
          <w:sz w:val="28"/>
          <w:szCs w:val="28"/>
        </w:rPr>
        <w:t vyd:_id="vyd:000000000003kx" xml:space="preserve">состоящая из </w:t>
      </w:r>
      <w:r>
        <w:rPr>
          <w:rFonts w:cs="Times New Roman"/>
          <w:sz w:val="28"/>
          <w:szCs w:val="28"/>
        </w:rPr>
        <w:t vyd:_id="vyd:000000000003kw" xml:space="preserve">норм поведения, характерная для конкретной местности, обычаев, традиций. </w:t>
      </w:r>
      <w:r>
        <w:rPr>
          <w:rFonts w:cs="Times New Roman"/>
          <w:sz w:val="28"/>
          <w:szCs w:val="28"/>
        </w:rPr>
        <w:t vyd:_id="vyd:000000000003kv">Такие правовые категории как справедливость, честность, открытость</w:t>
      </w:r>
      <w:r>
        <w:rPr>
          <w:rFonts w:cs="Times New Roman"/>
          <w:sz w:val="28"/>
          <w:szCs w:val="28"/>
        </w:rPr>
        <w:t vyd:_id="vyd:000000000003ku" xml:space="preserve"> при определенных обстоятельствах также могут быть оценены как добросовестное поведение.</w:t>
      </w:r>
      <w:r>
        <w:rPr>
          <w:rFonts w:cs="Times New Roman"/>
          <w:sz w:val="28"/>
          <w:szCs w:val="28"/>
        </w:rPr>
        <w:t vyd:_id="vyd:000000000003kt" xml:space="preserve"> </w:t>
      </w:r>
    </w:p>
    <w:p w14:paraId="2DAE0C22" w14:textId="7CEED644" w:rsidR="008E7994" w:rsidRPr="00321B78" w:rsidRDefault="008E7994" w:rsidP="008E7994" vyd:_id="vyd:000000000003km">
      <w:pPr>
        <w:spacing w:line="360" w:lineRule="auto"/>
        <w:ind w:firstLine="709"/>
        <w:rPr>
          <w:rFonts w:cs="Times New Roman"/>
          <w:sz w:val="28"/>
          <w:szCs w:val="28"/>
        </w:rPr>
      </w:pPr>
      <w:r>
        <w:rPr>
          <w:rFonts w:cs="Times New Roman"/>
          <w:sz w:val="28"/>
          <w:szCs w:val="28"/>
        </w:rPr>
        <w:t vyd:_id="vyd:000000000003kr">Сложный состав</w:t>
      </w:r>
      <w:r>
        <w:rPr>
          <w:rFonts w:cs="Times New Roman"/>
          <w:sz w:val="28"/>
          <w:szCs w:val="28"/>
        </w:rPr>
        <w:t vyd:_id="vyd:000000000003kq" xml:space="preserve"> данного</w:t>
      </w:r>
      <w:r>
        <w:rPr>
          <w:rFonts w:cs="Times New Roman"/>
          <w:sz w:val="28"/>
          <w:szCs w:val="28"/>
        </w:rPr>
        <w:t vyd:_id="vyd:000000000003kp" xml:space="preserve"> принципа, а также </w:t>
      </w:r>
      <w:r>
        <w:rPr>
          <w:rFonts w:cs="Times New Roman"/>
          <w:sz w:val="28"/>
          <w:szCs w:val="28"/>
        </w:rPr>
        <w:t vyd:_id="vyd:000000000003ko">неоднозначность его</w:t>
      </w:r>
      <w:r>
        <w:rPr>
          <w:rFonts w:cs="Times New Roman"/>
          <w:sz w:val="28"/>
          <w:szCs w:val="28"/>
        </w:rPr>
        <w:t vyd:_id="vyd:000000000003kn" xml:space="preserve"> классификации и описания дают почву для злоупотребления установленными стандартами отношений.</w:t>
      </w:r>
    </w:p>
    <w:p w14:paraId="09143FCF" w14:textId="5C7B337C" w:rsidR="008E7994" w:rsidRPr="00321B78" w:rsidRDefault="008E7994" w:rsidP="008E7994" vyd:_id="vyd:000000000003kh">
      <w:pPr>
        <w:spacing w:line="360" w:lineRule="auto"/>
        <w:ind w:firstLine="709"/>
        <w:rPr>
          <w:rFonts w:cs="Times New Roman"/>
          <w:sz w:val="28"/>
          <w:szCs w:val="28"/>
        </w:rPr>
      </w:pPr>
      <w:r>
        <w:rPr>
          <w:rFonts w:cs="Times New Roman"/>
          <w:sz w:val="28"/>
          <w:szCs w:val="28"/>
        </w:rPr>
        <w:t vyd:_id="vyd:000000000003kl" xml:space="preserve">«Поступает против закона тот, кто совершает запрещенное законом; поступает в обход закона тот, кто, сохраняя слова закона, обходит его смысл», - </w:t>
      </w:r>
      <w:r>
        <w:rPr>
          <w:rFonts w:cs="Times New Roman"/>
          <w:sz w:val="28"/>
          <w:szCs w:val="28"/>
        </w:rPr>
        <w:t vyd:_id="vyd:000000000003kk" xml:space="preserve">отмечал </w:t>
      </w:r>
      <w:r>
        <w:rPr>
          <w:rFonts w:cs="Times New Roman"/>
          <w:sz w:val="28"/>
          <w:szCs w:val="28"/>
        </w:rPr>
        <w:t vyd:_id="vyd:000000000003kj">римский юрист Павел.</w:t>
      </w:r>
      <w:r>
        <w:rPr>
          <w:rFonts w:cs="Times New Roman"/>
          <w:sz w:val="28"/>
          <w:szCs w:val="28"/>
        </w:rPr>
        <w:t vyd:_id="vyd:000000000003ki" xml:space="preserve"> []</w:t>
      </w:r>
    </w:p>
    <w:p w14:paraId="2CF6DAC2" w14:textId="77777777" w:rsidR="00B87ACB" w:rsidRPr="00321B78" w:rsidRDefault="00B87ACB" w:rsidP="00B87ACB" vyd:_id="vyd:000000000003kg">
      <w:pPr>
        <w:pStyle w:val="a3"/>
        <w:spacing w:line="360" w:lineRule="auto"/>
        <w:ind w:start="1429"/>
        <w:rPr>
          <w:rFonts w:cs="Times New Roman"/>
          <w:sz w:val="28"/>
          <w:b w:val="1"/>
          <w:bCs w:val="1"/>
          <w:szCs w:val="28"/>
        </w:rPr>
      </w:pPr>
    </w:p>
    <w:p w14:paraId="066798BF" w14:textId="0B230AAD" w:rsidR="00E724E3" w:rsidRPr="00321B78" w:rsidRDefault="00E724E3" w:rsidP="00B87ACB" vyd:_id="vyd:000000000003ke">
      <w:pPr>
        <w:pStyle w:val="a3"/>
        <w:spacing w:line="360" w:lineRule="auto"/>
        <w:ind w:start="0" w:firstLine="709"/>
        <w:rPr>
          <w:rFonts w:cs="Times New Roman"/>
          <w:sz w:val="28"/>
          <w:b w:val="1"/>
          <w:bCs w:val="1"/>
          <w:szCs w:val="28"/>
        </w:rPr>
      </w:pPr>
      <w:r>
        <w:rPr>
          <w:rFonts w:cs="Times New Roman"/>
          <w:sz w:val="28"/>
          <w:b w:val="1"/>
          <w:bCs w:val="1"/>
          <w:szCs w:val="28"/>
        </w:rPr>
        <w:t vyd:_id="vyd:000000000003kf">1.1. Доктринальные основы развития института добросовестности в российском праве</w:t>
      </w:r>
    </w:p>
    <w:p w14:paraId="6D8E832C" w14:textId="3168B9C2" w:rsidR="00B90A1C" w:rsidRPr="00321B78" w:rsidRDefault="00BB017B" w:rsidP="00E12700" vyd:_id="vyd:000000000003k1">
      <w:pPr>
        <w:spacing w:line="360" w:lineRule="auto"/>
        <w:ind w:firstLine="709"/>
        <w:rPr>
          <w:rFonts w:cs="Times New Roman"/>
          <w:sz w:val="28"/>
          <w:szCs w:val="28"/>
        </w:rPr>
      </w:pPr>
      <w:r>
        <w:rPr>
          <w:rFonts w:cs="Times New Roman"/>
          <w:sz w:val="28"/>
          <w:szCs w:val="28"/>
        </w:rPr>
        <w:t vyd:_id="vyd:000000000003kd">Многие мировые</w:t>
      </w:r>
      <w:r>
        <w:rPr>
          <w:rFonts w:cs="Times New Roman"/>
          <w:sz w:val="28"/>
          <w:szCs w:val="28"/>
        </w:rPr>
        <w:t vyd:_id="vyd:000000000003kc" xml:space="preserve"> современные</w:t>
      </w:r>
      <w:r>
        <w:rPr>
          <w:rFonts w:cs="Times New Roman"/>
          <w:sz w:val="28"/>
          <w:szCs w:val="28"/>
        </w:rPr>
        <w:t vyd:_id="vyd:000000000003kb" xml:space="preserve"> правовые системы </w:t>
      </w:r>
      <w:r>
        <w:rPr>
          <w:rFonts w:cs="Times New Roman"/>
          <w:sz w:val="28"/>
          <w:szCs w:val="28"/>
        </w:rPr>
        <w:t vyd:_id="vyd:000000000003ka" xml:space="preserve">построены на принципах римского права. </w:t>
      </w:r>
      <w:r>
        <w:rPr>
          <w:rFonts w:cs="Times New Roman"/>
          <w:sz w:val="28"/>
          <w:szCs w:val="28"/>
        </w:rPr>
        <w:t vyd:_id="vyd:000000000003k9" xml:space="preserve">Вместе с тем, до настоящего времени в </w:t>
      </w:r>
      <w:r>
        <w:rPr>
          <w:rFonts w:cs="Times New Roman"/>
          <w:sz w:val="28"/>
          <w:szCs w:val="28"/>
        </w:rPr>
        <w:t vyd:_id="vyd:000000000003k8" xml:space="preserve">среде исследователей идет напряженное противостояние </w:t>
      </w:r>
      <w:r>
        <w:rPr>
          <w:rFonts w:cs="Times New Roman"/>
          <w:sz w:val="28"/>
          <w:szCs w:val="28"/>
        </w:rPr>
        <w:t vyd:_id="vyd:000000000003k7" xml:space="preserve">в отношении принадлежности истоков российской правовой </w:t>
      </w:r>
      <w:r>
        <w:rPr>
          <w:rFonts w:cs="Times New Roman"/>
          <w:sz w:val="28"/>
          <w:szCs w:val="28"/>
        </w:rPr>
        <w:t vyd:_id="vyd:000000000003k6">модели</w:t>
      </w:r>
      <w:r>
        <w:rPr>
          <w:rFonts w:cs="Times New Roman"/>
          <w:sz w:val="28"/>
          <w:szCs w:val="28"/>
        </w:rPr>
        <w:t vyd:_id="vyd:000000000003k5" xml:space="preserve"> к романо-германской </w:t>
      </w:r>
      <w:r>
        <w:rPr>
          <w:rFonts w:cs="Times New Roman"/>
          <w:sz w:val="28"/>
          <w:szCs w:val="28"/>
        </w:rPr>
        <w:t vyd:_id="vyd:000000000003k4" xml:space="preserve">семье. </w:t>
      </w:r>
      <w:r>
        <w:rPr>
          <w:rFonts w:cs="Times New Roman"/>
          <w:sz w:val="28"/>
          <w:szCs w:val="28"/>
        </w:rPr>
        <w:t vyd:_id="vyd:000000000003k3" xml:space="preserve">При этом данные споры </w:t>
      </w:r>
      <w:r>
        <w:rPr>
          <w:rFonts w:cs="Times New Roman"/>
          <w:sz w:val="28"/>
          <w:szCs w:val="28"/>
        </w:rPr>
        <w:t vyd:_id="vyd:000000000003k2" xml:space="preserve">зачастую имеют скорее политическую подоплеку, наравне с норманской теорией происхождения Руси. </w:t>
      </w:r>
    </w:p>
    <w:p w14:paraId="3679E45A" w14:textId="4EAA1257" w:rsidR="00A412CD" w:rsidRPr="00321B78" w:rsidRDefault="00801AEE" w:rsidP="00E12700" vyd:_id="vyd:000000000003jq">
      <w:pPr>
        <w:spacing w:line="360" w:lineRule="auto"/>
        <w:ind w:firstLine="709"/>
        <w:rPr>
          <w:rFonts w:cs="Times New Roman"/>
          <w:sz w:val="28"/>
          <w:szCs w:val="28"/>
        </w:rPr>
      </w:pPr>
      <w:r>
        <w:rPr>
          <w:rFonts w:cs="Times New Roman"/>
          <w:sz w:val="28"/>
          <w:szCs w:val="28"/>
        </w:rPr>
        <w:t vyd:_id="vyd:000000000003k0" xml:space="preserve">Для сторонних исследователей стоит лишь </w:t>
      </w:r>
      <w:r>
        <w:rPr>
          <w:rFonts w:cs="Times New Roman"/>
          <w:sz w:val="28"/>
          <w:szCs w:val="28"/>
        </w:rPr>
        <w:t vyd:_id="vyd:000000000003jz">иметь в виду</w:t>
      </w:r>
      <w:r>
        <w:rPr>
          <w:rFonts w:cs="Times New Roman"/>
          <w:sz w:val="28"/>
          <w:szCs w:val="28"/>
        </w:rPr>
        <w:t vyd:_id="vyd:000000000003jy" xml:space="preserve">, что </w:t>
      </w:r>
      <w:r>
        <w:rPr>
          <w:rFonts w:cs="Times New Roman"/>
          <w:sz w:val="28"/>
          <w:szCs w:val="28"/>
        </w:rPr>
        <w:t vyd:_id="vyd:000000000003jx" xml:space="preserve">право Древней Руси писалось под влиянием многих факторов, которые имели место </w:t>
      </w:r>
      <w:r>
        <w:rPr>
          <w:rFonts w:cs="Times New Roman"/>
          <w:sz w:val="28"/>
          <w:szCs w:val="28"/>
        </w:rPr>
        <w:t vyd:_id="vyd:000000000003jw" xml:space="preserve">в те времена. К таким обстоятельствам можно </w:t>
      </w:r>
      <w:r>
        <w:rPr>
          <w:rFonts w:cs="Times New Roman"/>
          <w:sz w:val="28"/>
          <w:szCs w:val="28"/>
        </w:rPr>
        <w:t vyd:_id="vyd:000000000003jv">отнести многосоставность первого кодифицированного источника права Русской правды</w:t>
      </w:r>
      <w:r>
        <w:rPr>
          <w:rFonts w:cs="Times New Roman"/>
          <w:sz w:val="28"/>
          <w:szCs w:val="28"/>
        </w:rPr>
        <w:t vyd:_id="vyd:000000000003ju" xml:space="preserve">, обычаи и традиции различных народов, населявших </w:t>
      </w:r>
      <w:r>
        <w:rPr>
          <w:rFonts w:cs="Times New Roman"/>
          <w:sz w:val="28"/>
          <w:szCs w:val="28"/>
        </w:rPr>
        <w:t vyd:_id="vyd:000000000003jt">территории Руси, а также сильное влияние христианских воззрени</w:t>
      </w:r>
      <w:r>
        <w:rPr>
          <w:rFonts w:cs="Times New Roman"/>
          <w:sz w:val="28"/>
          <w:szCs w:val="28"/>
        </w:rPr>
        <w:t vyd:_id="vyd:000000000003js">й, с которыми приходилось считаться русским правителям</w:t>
      </w:r>
      <w:r>
        <w:rPr>
          <w:rFonts w:cs="Times New Roman"/>
          <w:sz w:val="28"/>
          <w:szCs w:val="28"/>
        </w:rPr>
        <w:t vyd:_id="vyd:000000000003jr" xml:space="preserve">. </w:t>
      </w:r>
    </w:p>
    <w:p w14:paraId="74C7E908" w14:textId="0B1A5E2E" w:rsidR="008D7B1F" w:rsidRPr="00321B78" w:rsidRDefault="00656BCD" w:rsidP="00E12700" vyd:_id="vyd:000000000003jb">
      <w:pPr>
        <w:spacing w:line="360" w:lineRule="auto"/>
        <w:ind w:firstLine="709"/>
        <w:rPr>
          <w:rFonts w:cs="Times New Roman"/>
          <w:sz w:val="28"/>
          <w:szCs w:val="28"/>
        </w:rPr>
      </w:pPr>
      <w:r>
        <w:rPr>
          <w:rFonts w:cs="Times New Roman"/>
          <w:sz w:val="28"/>
          <w:szCs w:val="28"/>
        </w:rPr>
        <w:t vyd:_id="vyd:000000000003jp">«</w:t>
      </w:r>
      <w:r>
        <w:rPr>
          <w:rFonts w:cs="Times New Roman"/>
          <w:sz w:val="28"/>
          <w:szCs w:val="28"/>
        </w:rPr>
        <w:t vyd:_id="vyd:000000000003jo" xml:space="preserve">По своей содержательной структуре </w:t>
      </w:r>
      <w:r>
        <w:rPr>
          <w:rFonts w:cs="Times New Roman"/>
          <w:sz w:val="28"/>
          <w:szCs w:val="28"/>
        </w:rPr>
        <w:t vyd:_id="vyd:000000000003jn" xml:space="preserve">данный документ представляет собой сложный документ, </w:t>
      </w:r>
      <w:r>
        <w:rPr>
          <w:rFonts w:cs="Times New Roman"/>
          <w:sz w:val="28"/>
          <w:szCs w:val="28"/>
        </w:rPr>
        <w:t vyd:_id="vyd:000000000003jm" xml:space="preserve">который включался в Кормчие и разного рода церковно-юридические сборники, </w:t>
      </w:r>
      <w:r>
        <w:rPr>
          <w:rFonts w:cs="Times New Roman"/>
          <w:sz w:val="28"/>
          <w:szCs w:val="28"/>
        </w:rPr>
        <w:t vyd:_id="vyd:000000000003jl">объединявшие в себе Правду Ярослава, Правду Ярославичей, Устав Ярослава о судах, Устав Владимира Мономаха</w:t>
      </w:r>
      <w:r>
        <w:rPr>
          <w:rFonts w:cs="Times New Roman"/>
          <w:sz w:val="28"/>
          <w:szCs w:val="28"/>
        </w:rPr>
        <w:t vyd:_id="vyd:000000000003jk" xml:space="preserve"> и некоторые другие акты»</w:t>
      </w:r>
      <w:r>
        <w:rPr>
          <w:rFonts w:cs="Times New Roman"/>
          <w:sz w:val="28"/>
          <w:szCs w:val="28"/>
        </w:rPr>
        <w:t vyd:_id="vyd:000000000003jj" xml:space="preserve"> [</w:t>
      </w:r>
      <w:r>
        <w:rPr>
          <w:rFonts w:cs="Times New Roman"/>
          <w:sz w:val="28"/>
          <w:szCs w:val="28"/>
        </w:rPr>
        <w:t vyd:_id="vyd:000000000003jh">17</w:t>
      </w:r>
      <w:r>
        <w:fldChar w:fldCharType="end" vyd:_id="vyd:000000000003ji-end"/>
      </w:r>
      <w:r>
        <w:rPr>
          <w:rFonts w:cs="Times New Roman"/>
          <w:sz w:val="28"/>
          <w:szCs w:val="28"/>
        </w:rPr>
        <w:t vyd:_id="vyd:000000000003jg">, С.</w:t>
      </w:r>
      <w:r>
        <w:rPr>
          <w:rFonts w:cs="Times New Roman"/>
          <w:sz w:val="28"/>
          <w:szCs w:val="28"/>
        </w:rPr>
        <w:t vyd:_id="vyd:000000000003jf">27</w:t>
      </w:r>
      <w:r>
        <w:rPr>
          <w:rFonts w:cs="Times New Roman"/>
          <w:sz w:val="28"/>
          <w:szCs w:val="28"/>
        </w:rPr>
        <w:t vyd:_id="vyd:000000000003je">]</w:t>
      </w:r>
      <w:r>
        <w:rPr>
          <w:rFonts w:cs="Times New Roman"/>
          <w:sz w:val="28"/>
          <w:szCs w:val="28"/>
        </w:rPr>
        <w:t vyd:_id="vyd:000000000003jd">.</w:t>
      </w:r>
      <w:r>
        <w:rPr>
          <w:rFonts w:cs="Times New Roman"/>
          <w:sz w:val="28"/>
          <w:szCs w:val="28"/>
        </w:rPr>
        <w:t vyd:_id="vyd:000000000003jc" xml:space="preserve"> </w:t>
      </w:r>
    </w:p>
    <w:p w14:paraId="388D7D53" w14:textId="0DAF36A0" w:rsidR="00A412CD" w:rsidRPr="00321B78" w:rsidRDefault="005C0354" w:rsidP="00E12700" vyd:_id="vyd:000000000003iu">
      <w:pPr>
        <w:spacing w:line="360" w:lineRule="auto"/>
        <w:ind w:firstLine="709"/>
        <w:rPr>
          <w:rFonts w:cs="Times New Roman"/>
          <w:sz w:val="28"/>
          <w:szCs w:val="28"/>
        </w:rPr>
      </w:pPr>
      <w:r>
        <w:rPr>
          <w:rFonts w:cs="Times New Roman"/>
          <w:sz w:val="28"/>
          <w:szCs w:val="28"/>
        </w:rPr>
        <w:t vyd:_id="vyd:000000000003ja">Таким образом</w:t>
      </w:r>
      <w:r>
        <w:rPr>
          <w:rFonts w:cs="Times New Roman"/>
          <w:sz w:val="28"/>
          <w:szCs w:val="28"/>
        </w:rPr>
        <w:t vyd:_id="vyd:000000000003j9" xml:space="preserve">, заметно влияние и </w:t>
      </w:r>
      <w:r>
        <w:rPr>
          <w:rFonts w:cs="Times New Roman"/>
          <w:sz w:val="28"/>
          <w:szCs w:val="28"/>
        </w:rPr>
        <w:t vyd:_id="vyd:000000000003j8">римско-византийских источников права</w:t>
      </w:r>
      <w:r>
        <w:rPr>
          <w:rFonts w:cs="Times New Roman"/>
          <w:sz w:val="28"/>
          <w:szCs w:val="28"/>
        </w:rPr>
        <w:t vyd:_id="vyd:000000000003j7" xml:space="preserve">, в связи с чем, </w:t>
      </w:r>
      <w:r>
        <w:rPr>
          <w:rFonts w:cs="Times New Roman"/>
          <w:sz w:val="28"/>
          <w:szCs w:val="28"/>
        </w:rPr>
        <w:t vyd:_id="vyd:000000000003j6" xml:space="preserve">в Русской Правде </w:t>
      </w:r>
      <w:r>
        <w:rPr>
          <w:rFonts w:cs="Times New Roman"/>
          <w:sz w:val="28"/>
          <w:szCs w:val="28"/>
        </w:rPr>
        <w:t vyd:_id="vyd:000000000003j5">был</w:t>
      </w:r>
      <w:r>
        <w:rPr>
          <w:rFonts w:cs="Times New Roman"/>
          <w:sz w:val="28"/>
          <w:szCs w:val="28"/>
        </w:rPr>
        <w:t vyd:_id="vyd:000000000003j4">и</w:t>
      </w:r>
      <w:r>
        <w:rPr>
          <w:rFonts w:cs="Times New Roman"/>
          <w:sz w:val="28"/>
          <w:szCs w:val="28"/>
        </w:rPr>
        <w:t vyd:_id="vyd:000000000003j3" xml:space="preserve"> </w:t>
      </w:r>
      <w:r>
        <w:rPr>
          <w:rFonts w:cs="Times New Roman"/>
          <w:sz w:val="28"/>
          <w:szCs w:val="28"/>
        </w:rPr>
        <w:t vyd:_id="vyd:000000000003j2">отчасти реализован</w:t>
      </w:r>
      <w:r>
        <w:rPr>
          <w:rFonts w:cs="Times New Roman"/>
          <w:sz w:val="28"/>
          <w:szCs w:val="28"/>
        </w:rPr>
        <w:t vyd:_id="vyd:000000000003j1" xml:space="preserve">ы </w:t>
      </w:r>
      <w:r>
        <w:rPr>
          <w:rFonts w:cs="Times New Roman"/>
          <w:sz w:val="28"/>
          <w:szCs w:val="28"/>
        </w:rPr>
        <w:t vyd:_id="vyd:000000000003j0">как принцип</w:t>
      </w:r>
      <w:r>
        <w:rPr>
          <w:rFonts w:cs="Times New Roman"/>
          <w:sz w:val="28"/>
          <w:szCs w:val="28"/>
        </w:rPr>
        <w:t vyd:_id="vyd:000000000003iz">ы</w:t>
      </w:r>
      <w:r>
        <w:rPr>
          <w:rFonts w:cs="Times New Roman"/>
          <w:sz w:val="28"/>
          <w:szCs w:val="28"/>
        </w:rPr>
        <w:t vyd:_id="vyd:000000000003iy" xml:space="preserve"> соблюдения церковных канонов, так и </w:t>
      </w:r>
      <w:r>
        <w:rPr>
          <w:rFonts w:cs="Times New Roman"/>
          <w:sz w:val="28"/>
          <w:szCs w:val="28"/>
        </w:rPr>
        <w:t vyd:_id="vyd:000000000003ix" xml:space="preserve">учтены </w:t>
      </w:r>
      <w:r>
        <w:rPr>
          <w:rFonts w:cs="Times New Roman"/>
          <w:sz w:val="28"/>
          <w:szCs w:val="28"/>
        </w:rPr>
        <w:t vyd:_id="vyd:000000000003iw">тенденции зарубежных правовых моделей</w:t>
      </w:r>
      <w:r>
        <w:rPr>
          <w:rFonts w:cs="Times New Roman"/>
          <w:sz w:val="28"/>
          <w:szCs w:val="28"/>
        </w:rPr>
        <w:t vyd:_id="vyd:000000000003iv">.</w:t>
      </w:r>
    </w:p>
    <w:p w14:paraId="0DC00185" w14:textId="2C20DA7F" w:rsidR="00C2674C" w:rsidRPr="00321B78" w:rsidRDefault="00C2674C" w:rsidP="00E12700" vyd:_id="vyd:000000000003ig">
      <w:pPr>
        <w:spacing w:line="360" w:lineRule="auto"/>
        <w:ind w:firstLine="709"/>
        <w:rPr>
          <w:rFonts w:cs="Times New Roman"/>
          <w:sz w:val="28"/>
          <w:szCs w:val="28"/>
        </w:rPr>
      </w:pPr>
      <w:r>
        <w:rPr>
          <w:rFonts w:cs="Times New Roman"/>
          <w:sz w:val="28"/>
          <w:szCs w:val="28"/>
        </w:rPr>
        <w:t vyd:_id="vyd:000000000003it" xml:space="preserve">В то же время, </w:t>
      </w:r>
      <w:r>
        <w:rPr>
          <w:rFonts w:cs="Times New Roman"/>
          <w:sz w:val="28"/>
          <w:szCs w:val="28"/>
        </w:rPr>
        <w:t vyd:_id="vyd:000000000003is" xml:space="preserve">М.Ю. Осипов в своей статье опровергает </w:t>
      </w:r>
      <w:r>
        <w:rPr>
          <w:rFonts w:cs="Times New Roman"/>
          <w:sz w:val="28"/>
          <w:szCs w:val="28"/>
        </w:rPr>
        <w:t vyd:_id="vyd:000000000003ir">родство р</w:t>
      </w:r>
      <w:r>
        <w:rPr>
          <w:rFonts w:cs="Times New Roman"/>
          <w:sz w:val="28"/>
          <w:szCs w:val="28"/>
        </w:rPr>
        <w:t vyd:_id="vyd:000000000003iq" xml:space="preserve">имской правовой модели и русского права, указывая на наличие разной природы </w:t>
      </w:r>
      <w:r>
        <w:rPr>
          <w:rFonts w:cs="Times New Roman"/>
          <w:sz w:val="28"/>
          <w:szCs w:val="28"/>
        </w:rPr>
        <w:t vyd:_id="vyd:000000000003ip" xml:space="preserve">возникновения правовых систем. Так, исследователь полагает, что </w:t>
      </w:r>
      <w:r>
        <w:rPr>
          <w:rFonts w:cs="Times New Roman"/>
          <w:sz w:val="28"/>
          <w:szCs w:val="28"/>
        </w:rPr>
        <w:t vyd:_id="vyd:000000000003io" xml:space="preserve">данные различия базируются на том, что в основе римского права лежит естественное </w:t>
      </w:r>
      <w:r>
        <w:rPr>
          <w:rFonts w:cs="Times New Roman"/>
          <w:sz w:val="28"/>
          <w:szCs w:val="28"/>
        </w:rPr>
        <w:t vyd:_id="vyd:000000000003in">право,</w:t>
      </w:r>
      <w:r>
        <w:rPr>
          <w:rFonts w:cs="Times New Roman"/>
          <w:sz w:val="28"/>
          <w:szCs w:val="28"/>
        </w:rPr>
        <w:t vyd:_id="vyd:000000000003im" xml:space="preserve"> как предписание разума, а в основе </w:t>
      </w:r>
      <w:r>
        <w:rPr>
          <w:rFonts w:cs="Times New Roman"/>
          <w:sz w:val="28"/>
          <w:szCs w:val="28"/>
        </w:rPr>
        <w:t vyd:_id="vyd:000000000003il">русского права лежит воля главы государства [</w:t>
      </w:r>
      <w:r>
        <w:rPr>
          <w:rFonts w:cs="Times New Roman"/>
          <w:sz w:val="28"/>
          <w:szCs w:val="28"/>
        </w:rPr>
        <w:t vyd:_id="vyd:000000000003ij">18</w:t>
      </w:r>
      <w:r>
        <w:fldChar w:fldCharType="end" vyd:_id="vyd:000000000003ik-end"/>
      </w:r>
      <w:r>
        <w:rPr>
          <w:rFonts w:cs="Times New Roman"/>
          <w:sz w:val="28"/>
          <w:szCs w:val="28"/>
        </w:rPr>
        <w:t vyd:_id="vyd:000000000003ii">].</w:t>
      </w:r>
      <w:r>
        <w:rPr>
          <w:rFonts w:cs="Times New Roman"/>
          <w:sz w:val="28"/>
          <w:szCs w:val="28"/>
        </w:rPr>
        <w:t vyd:_id="vyd:000000000003ih" xml:space="preserve"> </w:t>
      </w:r>
    </w:p>
    <w:p w14:paraId="71EA3205" w14:textId="4E665163" w:rsidR="00617A61" w:rsidRPr="00321B78" w:rsidRDefault="005B506F" w:rsidP="00617A61" vyd:_id="vyd:000000000003i1">
      <w:pPr>
        <w:spacing w:line="360" w:lineRule="auto"/>
        <w:ind w:firstLine="709"/>
        <w:rPr>
          <w:rFonts w:cs="Times New Roman"/>
          <w:sz w:val="28"/>
          <w:szCs w:val="28"/>
        </w:rPr>
      </w:pPr>
      <w:r>
        <w:rPr>
          <w:rFonts w:cs="Times New Roman"/>
          <w:sz w:val="28"/>
          <w:szCs w:val="28"/>
        </w:rPr>
        <w:t vyd:_id="vyd:000000000003if" xml:space="preserve">Вместе с тем, </w:t>
      </w:r>
      <w:r>
        <w:rPr>
          <w:rFonts w:cs="Times New Roman"/>
          <w:sz w:val="28"/>
          <w:szCs w:val="28"/>
        </w:rPr>
        <w:t vyd:_id="vyd:000000000003ie" xml:space="preserve">необходимо отметить, что несмотря на </w:t>
      </w:r>
      <w:r>
        <w:rPr>
          <w:rFonts w:cs="Times New Roman"/>
          <w:sz w:val="28"/>
          <w:szCs w:val="28"/>
        </w:rPr>
        <w:t vyd:_id="vyd:000000000003id" xml:space="preserve">представленные точки зрения нельзя </w:t>
      </w:r>
      <w:r>
        <w:rPr>
          <w:rFonts w:cs="Times New Roman"/>
          <w:sz w:val="28"/>
          <w:szCs w:val="28"/>
        </w:rPr>
        <w:t vyd:_id="vyd:000000000003ic" xml:space="preserve">сделать однозначный вывод, </w:t>
      </w:r>
      <w:r>
        <w:rPr>
          <w:rFonts w:cs="Times New Roman"/>
          <w:sz w:val="28"/>
          <w:szCs w:val="28"/>
        </w:rPr>
        <w:t vyd:_id="vyd:000000000003ib" xml:space="preserve">из какой правовой системы попал к нам принцип добросовестности. </w:t>
      </w:r>
      <w:r>
        <w:rPr>
          <w:rFonts w:cs="Times New Roman"/>
          <w:sz w:val="28"/>
          <w:szCs w:val="28"/>
        </w:rPr>
        <w:t vyd:_id="vyd:000000000003ia">Римское право, равно как и церковные каноны</w:t>
      </w:r>
      <w:r>
        <w:rPr>
          <w:rFonts w:cs="Times New Roman"/>
          <w:sz w:val="28"/>
          <w:szCs w:val="28"/>
        </w:rPr>
        <w:t vyd:_id="vyd:000000000003i9">, изначально предполагают добросовестное поведение людей при осуществлении любой их деятельности</w:t>
      </w:r>
      <w:r>
        <w:rPr>
          <w:rFonts w:cs="Times New Roman"/>
          <w:sz w:val="28"/>
          <w:szCs w:val="28"/>
        </w:rPr>
        <w:t vyd:_id="vyd:000000000003i8" xml:space="preserve">. </w:t>
      </w:r>
      <w:r>
        <w:rPr>
          <w:rFonts w:cs="Times New Roman"/>
          <w:sz w:val="28"/>
          <w:szCs w:val="28"/>
        </w:rPr>
        <w:t vyd:_id="vyd:000000000003i7">В связи с тем, что римское право в большей степени повлияло на правовые системы</w:t>
      </w:r>
      <w:r>
        <w:rPr>
          <w:rFonts w:cs="Times New Roman"/>
          <w:sz w:val="28"/>
          <w:szCs w:val="28"/>
        </w:rPr>
        <w:t vyd:_id="vyd:000000000003i6" xml:space="preserve"> других стран</w:t>
      </w:r>
      <w:r>
        <w:rPr>
          <w:rFonts w:cs="Times New Roman"/>
          <w:sz w:val="28"/>
          <w:szCs w:val="28"/>
        </w:rPr>
        <w:t vyd:_id="vyd:000000000003i5">, рассмотрим зарождение принципа добросовест</w:t>
      </w:r>
      <w:r>
        <w:rPr>
          <w:rFonts w:cs="Times New Roman"/>
          <w:sz w:val="28"/>
          <w:szCs w:val="28"/>
        </w:rPr>
        <w:t vyd:_id="vyd:000000000003i4" xml:space="preserve">ности во втором </w:t>
      </w:r>
      <w:r>
        <w:rPr>
          <w:rFonts w:cs="Times New Roman"/>
          <w:sz w:val="28"/>
          <w:szCs w:val="28"/>
        </w:rPr>
        <w:t vyd:_id="vyd:000000000003i2">параграфе первой главы.</w:t>
      </w:r>
    </w:p>
    <w:p w14:paraId="4860BE70" w14:textId="2CB624DA" w:rsidR="002D1FC9" w:rsidRPr="00321B78" w:rsidRDefault="00AE3ED8" w:rsidP="00E12700" vyd:_id="vyd:000000000003hi">
      <w:pPr>
        <w:spacing w:line="360" w:lineRule="auto"/>
        <w:ind w:firstLine="709"/>
        <w:rPr>
          <w:rFonts w:cs="Times New Roman"/>
          <w:sz w:val="28"/>
          <w:szCs w:val="28"/>
        </w:rPr>
      </w:pPr>
      <w:r>
        <w:rPr>
          <w:rFonts w:cs="Times New Roman"/>
          <w:sz w:val="28"/>
          <w:szCs w:val="28"/>
        </w:rPr>
        <w:t vyd:_id="vyd:000000000003i0" xml:space="preserve">Так, </w:t>
      </w:r>
      <w:r>
        <w:rPr>
          <w:rFonts w:cs="Times New Roman"/>
          <w:sz w:val="28"/>
          <w:szCs w:val="28"/>
        </w:rPr>
        <w:t vyd:_id="vyd:000000000003hz">в</w:t>
      </w:r>
      <w:r>
        <w:rPr>
          <w:rFonts w:cs="Times New Roman"/>
          <w:sz w:val="28"/>
          <w:szCs w:val="28"/>
        </w:rPr>
        <w:t vyd:_id="vyd:000000000003hy" xml:space="preserve"> одном из первых кодифицированных</w:t>
      </w:r>
      <w:r>
        <w:rPr>
          <w:rFonts w:cs="Times New Roman"/>
          <w:sz w:val="28"/>
          <w:szCs w:val="28"/>
        </w:rPr>
        <w:t vyd:_id="vyd:000000000003hx" xml:space="preserve"> правовых</w:t>
      </w:r>
      <w:r>
        <w:rPr>
          <w:rFonts w:cs="Times New Roman"/>
          <w:sz w:val="28"/>
          <w:szCs w:val="28"/>
        </w:rPr>
        <w:t vyd:_id="vyd:000000000003hw" xml:space="preserve"> источников</w:t>
      </w:r>
      <w:r>
        <w:rPr>
          <w:rFonts w:cs="Times New Roman"/>
          <w:sz w:val="28"/>
          <w:szCs w:val="28"/>
        </w:rPr>
        <w:t vyd:_id="vyd:000000000003hv" xml:space="preserve"> Русской правде часто добросовестность </w:t>
      </w:r>
      <w:r>
        <w:rPr>
          <w:rFonts w:cs="Times New Roman"/>
          <w:sz w:val="28"/>
          <w:szCs w:val="28"/>
        </w:rPr>
        <w:t vyd:_id="vyd:000000000003hu" xml:space="preserve">выступает в качестве справедливости, открытости действий, </w:t>
      </w:r>
      <w:r>
        <w:rPr>
          <w:rFonts w:cs="Times New Roman"/>
          <w:sz w:val="28"/>
          <w:szCs w:val="28"/>
        </w:rPr>
        <w:t vyd:_id="vyd:000000000003ht">при которых</w:t>
      </w:r>
      <w:r>
        <w:rPr>
          <w:rFonts w:cs="Times New Roman"/>
          <w:sz w:val="28"/>
          <w:szCs w:val="28"/>
        </w:rPr>
        <w:t vyd:_id="vyd:000000000003hs" xml:space="preserve"> </w:t>
      </w:r>
      <w:r>
        <w:rPr>
          <w:rFonts w:cs="Times New Roman"/>
          <w:sz w:val="28"/>
          <w:szCs w:val="28"/>
        </w:rPr>
        <w:t vyd:_id="vyd:000000000003hr">отсутств</w:t>
      </w:r>
      <w:r>
        <w:rPr>
          <w:rFonts w:cs="Times New Roman"/>
          <w:sz w:val="28"/>
          <w:szCs w:val="28"/>
        </w:rPr>
        <w:t vyd:_id="vyd:000000000003hq">ует</w:t>
      </w:r>
      <w:r>
        <w:rPr>
          <w:rFonts w:cs="Times New Roman"/>
          <w:sz w:val="28"/>
          <w:szCs w:val="28"/>
        </w:rPr>
        <w:t vyd:_id="vyd:000000000003hp" xml:space="preserve"> необходимост</w:t>
      </w:r>
      <w:r>
        <w:rPr>
          <w:rFonts w:cs="Times New Roman"/>
          <w:sz w:val="28"/>
          <w:szCs w:val="28"/>
        </w:rPr>
        <w:t vyd:_id="vyd:000000000003ho">ь</w:t>
      </w:r>
      <w:r>
        <w:rPr>
          <w:rFonts w:cs="Times New Roman"/>
          <w:sz w:val="28"/>
          <w:szCs w:val="28"/>
        </w:rPr>
        <w:t vyd:_id="vyd:000000000003hn" xml:space="preserve"> ссылаться на свидетельские показания, либо </w:t>
      </w:r>
      <w:r>
        <w:rPr>
          <w:rFonts w:cs="Times New Roman"/>
          <w:sz w:val="28"/>
          <w:szCs w:val="28"/>
        </w:rPr>
        <w:t vyd:_id="vyd:000000000003hm">на</w:t>
      </w:r>
      <w:r>
        <w:rPr>
          <w:rFonts w:cs="Times New Roman"/>
          <w:sz w:val="28"/>
          <w:szCs w:val="28"/>
        </w:rPr>
        <w:t vyd:_id="vyd:000000000003hl" xml:space="preserve"> обычаи делового оборота. «Если какой-либо купец даст другому купцу денег для местных торговых сделок или для дальней торговли, то купцу не нужно предъявлять деньги перед свидетелями, свидетели ему &lt;на суде&gt; не нужны, но идти ему самому на судебную клятву, если &lt;ответчик&gt; станет запираться</w:t>
      </w:r>
      <w:r>
        <w:rPr>
          <w:rFonts w:cs="Times New Roman"/>
          <w:sz w:val="28"/>
          <w:szCs w:val="28"/>
        </w:rPr>
        <w:t vyd:_id="vyd:000000000003hk">»</w:t>
      </w:r>
      <w:r>
        <w:rPr>
          <w:rFonts w:cs="Times New Roman"/>
          <w:sz w:val="28"/>
          <w:szCs w:val="28"/>
        </w:rPr>
        <w:t vyd:_id="vyd:000000000003hj">.</w:t>
      </w:r>
    </w:p>
    <w:p w14:paraId="22111AC5" w14:textId="3D0CD973" w:rsidR="0093365A" w:rsidRPr="00321B78" w:rsidRDefault="000D70F1" w:rsidP="003D2DFA" vyd:_id="vyd:000000000003ha">
      <w:pPr>
        <w:spacing w:line="360" w:lineRule="auto"/>
        <w:ind w:firstLine="709"/>
        <w:rPr>
          <w:rFonts w:cs="Times New Roman"/>
          <w:sz w:val="28"/>
          <w:szCs w:val="28"/>
        </w:rPr>
      </w:pPr>
      <w:r>
        <w:rPr>
          <w:rFonts w:cs="Times New Roman"/>
          <w:sz w:val="28"/>
          <w:szCs w:val="28"/>
        </w:rPr>
        <w:t vyd:_id="vyd:000000000003hh">«О проценте. Если кто дает деньги под проценты, или мед с возвратом в увеличенном количестве, или зерно с возвратом с надбавкой, то следует ему представить свидетелей: как договаривались, так ему и получить»</w:t>
      </w:r>
      <w:r>
        <w:rPr>
          <w:rFonts w:cs="Times New Roman"/>
          <w:sz w:val="28"/>
          <w:szCs w:val="28"/>
        </w:rPr>
        <w:t vyd:_id="vyd:000000000003hg" xml:space="preserve"> [</w:t>
      </w:r>
      <w:r>
        <w:rPr>
          <w:rFonts w:cs="Times New Roman"/>
          <w:sz w:val="28"/>
          <w:szCs w:val="28"/>
        </w:rPr>
        <w:t vyd:_id="vyd:000000000003he">1</w:t>
      </w:r>
      <w:r>
        <w:fldChar w:fldCharType="end" vyd:_id="vyd:000000000003hf-end"/>
      </w:r>
      <w:r>
        <w:rPr>
          <w:rFonts w:cs="Times New Roman"/>
          <w:sz w:val="28"/>
          <w:szCs w:val="28"/>
        </w:rPr>
        <w:t vyd:_id="vyd:000000000003hd">]</w:t>
      </w:r>
      <w:r>
        <w:rPr>
          <w:rFonts w:cs="Times New Roman"/>
          <w:sz w:val="28"/>
          <w:szCs w:val="28"/>
        </w:rPr>
        <w:t vyd:_id="vyd:000000000003hc">.</w:t>
      </w:r>
      <w:r>
        <w:rPr>
          <w:rFonts w:cs="Times New Roman"/>
          <w:sz w:val="28"/>
          <w:szCs w:val="28"/>
        </w:rPr>
        <w:t vyd:_id="vyd:000000000003hb" xml:space="preserve"> </w:t>
      </w:r>
    </w:p>
    <w:p w14:paraId="7411D5AB" w14:textId="3FF9CFDF" w:rsidR="005625C3" w:rsidRPr="00321B78" w:rsidRDefault="00616639" w:rsidP="00E12700" vyd:_id="vyd:000000000003h5">
      <w:pPr>
        <w:spacing w:line="360" w:lineRule="auto"/>
        <w:ind w:firstLine="709"/>
        <w:rPr>
          <w:rFonts w:cs="Times New Roman"/>
          <w:sz w:val="28"/>
          <w:szCs w:val="28"/>
        </w:rPr>
      </w:pPr>
      <w:r>
        <w:rPr>
          <w:rFonts w:cs="Times New Roman"/>
          <w:sz w:val="28"/>
          <w:szCs w:val="28"/>
        </w:rPr>
        <w:t vyd:_id="vyd:000000000003h9">Признавая правосудие столпом всякого стабильно развивающего государства и правопорядка, Судебник 1550 года призывал всех власть предержащих государственных мужей, в первую очередь судей, всегда руководствоваться своей совестью и честью при вынесении решений. По Судебнику большинство споров и тяжб по гражданским делам, особенно между чужеземцами, решалось по принципу мирового соглашения, а стороны конфликта «предполагались добросовестными и добропорядочными людьми…» [</w:t>
      </w:r>
      <w:r>
        <w:rPr>
          <w:rFonts w:cs="Times New Roman"/>
          <w:sz w:val="28"/>
          <w:szCs w:val="28"/>
        </w:rPr>
        <w:t vyd:_id="vyd:000000000003h7">15</w:t>
      </w:r>
      <w:r>
        <w:fldChar w:fldCharType="end" vyd:_id="vyd:000000000003h8-end"/>
      </w:r>
      <w:r>
        <w:rPr>
          <w:rFonts w:cs="Times New Roman"/>
          <w:sz w:val="28"/>
          <w:szCs w:val="28"/>
        </w:rPr>
        <w:t vyd:_id="vyd:000000000003h6">, с. 99–100].</w:t>
      </w:r>
    </w:p>
    <w:p w14:paraId="35939F68" w14:textId="1CA2B9E4" w:rsidR="00553575" w:rsidRPr="00321B78" w:rsidRDefault="00647641" w:rsidP="00E12700" vyd:_id="vyd:000000000003gs">
      <w:pPr>
        <w:spacing w:line="360" w:lineRule="auto"/>
        <w:ind w:firstLine="709"/>
        <w:rPr>
          <w:rFonts w:cs="Times New Roman"/>
          <w:sz w:val="28"/>
          <w:szCs w:val="28"/>
        </w:rPr>
      </w:pPr>
      <w:r>
        <w:rPr>
          <w:rFonts w:cs="Times New Roman"/>
          <w:sz w:val="28"/>
          <w:szCs w:val="28"/>
        </w:rPr>
        <w:t vyd:_id="vyd:000000000003h4">Более того, в Судебнике содержались подробные указания насчет того, как</w:t>
      </w:r>
      <w:r>
        <w:rPr>
          <w:rFonts w:cs="Times New Roman"/>
          <w:sz w:val="28"/>
          <w:szCs w:val="28"/>
        </w:rPr>
        <w:t vyd:_id="vyd:000000000003h3">ие последствия ждут</w:t>
      </w:r>
      <w:r>
        <w:rPr>
          <w:rFonts w:cs="Times New Roman"/>
          <w:sz w:val="28"/>
          <w:szCs w:val="28"/>
        </w:rPr>
        <w:t vyd:_id="vyd:000000000003h2" xml:space="preserve"> недобросовестных</w:t>
      </w:r>
      <w:r>
        <w:rPr>
          <w:rFonts w:cs="Times New Roman"/>
          <w:sz w:val="28"/>
          <w:szCs w:val="28"/>
        </w:rPr>
        <w:t vyd:_id="vyd:000000000003h1" xml:space="preserve"> судей, не принявших иск, либо не доложивших о неподсудности им такого дела </w:t>
      </w:r>
      <w:r>
        <w:rPr>
          <w:rFonts w:cs="Times New Roman"/>
          <w:sz w:val="28"/>
          <w:szCs w:val="28"/>
        </w:rPr>
        <w:t vyd:_id="vyd:000000000003h0">Великому князю.</w:t>
      </w:r>
      <w:r>
        <w:rPr>
          <w:rFonts w:cs="Times New Roman"/>
          <w:sz w:val="28"/>
          <w:szCs w:val="28"/>
        </w:rPr>
        <w:t vyd:_id="vyd:000000000003gz" xml:space="preserve"> «Боярин, дворецкий, казначей или дьяк обязаны принять всех обратившихся к ним истцов и разобрать дело, если оно не превышает компетенцию данного судьи. Если дело не подсудно указанным судьям, то они должны доложить об этом Великому князю или отослать истца к тому судье, в компетенцию которого входит разбор данного дела. Если же судьи не возьмут у него иск, не доложат Государю, не отошлют его к другому судье и истец доложит об этом Государю, быть этим судьям в опале от Царя</w:t>
      </w:r>
      <w:r>
        <w:rPr>
          <w:rFonts w:cs="Times New Roman"/>
          <w:sz w:val="28"/>
          <w:szCs w:val="28"/>
        </w:rPr>
        <w:t vyd:_id="vyd:000000000003gy">»</w:t>
      </w:r>
      <w:r>
        <w:rPr>
          <w:rFonts w:cs="Times New Roman"/>
          <w:sz w:val="28"/>
          <w:szCs w:val="28"/>
        </w:rPr>
        <w:t vyd:_id="vyd:000000000003gx" xml:space="preserve"> </w:t>
      </w:r>
      <w:r>
        <w:rPr>
          <w:rFonts w:cs="Times New Roman"/>
          <w:sz w:val="28"/>
          <w:szCs w:val="28"/>
        </w:rPr>
        <w:t vyd:_id="vyd:000000000003gw">[</w:t>
      </w:r>
      <w:r>
        <w:rPr>
          <w:rFonts w:cs="Times New Roman"/>
          <w:sz w:val="28"/>
          <w:szCs w:val="28"/>
        </w:rPr>
        <w:t vyd:_id="vyd:000000000003gu">2</w:t>
      </w:r>
      <w:r>
        <w:fldChar w:fldCharType="end" vyd:_id="vyd:000000000003gv-end"/>
      </w:r>
      <w:r>
        <w:rPr>
          <w:rFonts w:cs="Times New Roman"/>
          <w:sz w:val="28"/>
          <w:szCs w:val="28"/>
        </w:rPr>
        <w:t vyd:_id="vyd:000000000003gt">, статья 7].</w:t>
      </w:r>
    </w:p>
    <w:p w14:paraId="7EB000E1" w14:textId="750DE9F7" w:rsidR="00647641" w:rsidRPr="00321B78" w:rsidRDefault="00553575" w:rsidP="00E12700" vyd:_id="vyd:000000000003gq">
      <w:pPr>
        <w:spacing w:line="360" w:lineRule="auto"/>
        <w:ind w:firstLine="709"/>
        <w:rPr>
          <w:rFonts w:cs="Times New Roman"/>
          <w:sz w:val="28"/>
          <w:szCs w:val="28"/>
        </w:rPr>
      </w:pPr>
      <w:r>
        <w:rPr>
          <w:rFonts w:cs="Times New Roman"/>
          <w:sz w:val="28"/>
          <w:szCs w:val="28"/>
        </w:rPr>
        <w:t vyd:_id="vyd:000000000003gr" xml:space="preserve">Это не единственный пример в данной статье проявления добросовестности: так, прямо устанавливается запрет на злоупотребление просителем своими процессуальными правами, за что последний может быть брошен за решетку («А которой жалобник бьет челом не по делу и бояре ему откажут, и тот жалобник учнет бити челом, докучати государю, и того жалобника вкинути в тюрму»). При этом пределы злоупотребления умышленно не устанавливались, рассчитывая на «добрую волю» государя. </w:t>
      </w:r>
    </w:p>
    <w:p w14:paraId="38C0606D" w14:textId="6987BAE1" w:rsidR="00AE018D" w:rsidRPr="00321B78" w:rsidRDefault="002F3327" w:rsidP="00E12700" vyd:_id="vyd:000000000003gj">
      <w:pPr>
        <w:spacing w:line="360" w:lineRule="auto"/>
        <w:ind w:firstLine="709"/>
        <w:rPr>
          <w:rFonts w:cs="Times New Roman"/>
          <w:sz w:val="28"/>
          <w:szCs w:val="28"/>
        </w:rPr>
      </w:pPr>
      <w:r>
        <w:rPr>
          <w:rFonts w:cs="Times New Roman"/>
          <w:sz w:val="28"/>
          <w:szCs w:val="28"/>
        </w:rPr>
        <w:t vyd:_id="vyd:000000000003gp">Таким образом</w:t>
      </w:r>
      <w:r>
        <w:rPr>
          <w:rFonts w:cs="Times New Roman"/>
          <w:sz w:val="28"/>
          <w:szCs w:val="28"/>
        </w:rPr>
        <w:t vyd:_id="vyd:000000000003go" xml:space="preserve"> принцип</w:t>
      </w:r>
      <w:r>
        <w:rPr>
          <w:rFonts w:cs="Times New Roman"/>
          <w:sz w:val="28"/>
          <w:szCs w:val="28"/>
        </w:rPr>
        <w:t vyd:_id="vyd:000000000003gn" xml:space="preserve"> добросовестно</w:t>
      </w:r>
      <w:r>
        <w:rPr>
          <w:rFonts w:cs="Times New Roman"/>
          <w:sz w:val="28"/>
          <w:szCs w:val="28"/>
        </w:rPr>
        <w:t vyd:_id="vyd:000000000003gm" xml:space="preserve">го исполнения обязанностей, </w:t>
      </w:r>
      <w:r>
        <w:rPr>
          <w:rFonts w:cs="Times New Roman"/>
          <w:sz w:val="28"/>
          <w:szCs w:val="28"/>
        </w:rPr>
        <w:t vyd:_id="vyd:000000000003gl" xml:space="preserve">постепенно входил </w:t>
      </w:r>
      <w:r>
        <w:rPr>
          <w:rFonts w:cs="Times New Roman"/>
          <w:sz w:val="28"/>
          <w:szCs w:val="28"/>
        </w:rPr>
        <w:t vyd:_id="vyd:000000000003gk" xml:space="preserve">в нормативные акты, при этом явно не идентифицируясь как таковой. </w:t>
      </w:r>
    </w:p>
    <w:p w14:paraId="1251163E" w14:textId="16993B6E" w:rsidR="00400AF9" w:rsidRPr="00321B78" w:rsidRDefault="000F6B79" w:rsidP="00E12700" vyd:_id="vyd:000000000003fz">
      <w:pPr>
        <w:spacing w:line="360" w:lineRule="auto"/>
        <w:ind w:firstLine="709"/>
        <w:rPr>
          <w:rFonts w:cs="Times New Roman"/>
          <w:sz w:val="28"/>
          <w:szCs w:val="28"/>
        </w:rPr>
      </w:pPr>
      <w:r>
        <w:rPr>
          <w:rFonts w:cs="Times New Roman"/>
          <w:sz w:val="28"/>
          <w:szCs w:val="28"/>
        </w:rPr>
        <w:t vyd:_id="vyd:000000000003gi">Следующим значимым переходным к формированию «чистого» упоминания добросовестности стал</w:t>
      </w:r>
      <w:r>
        <w:rPr>
          <w:rFonts w:cs="Times New Roman"/>
          <w:sz w:val="28"/>
          <w:szCs w:val="28"/>
        </w:rPr>
        <w:t vyd:_id="vyd:000000000003gh">о Соборное уложение царя Алексея Михайловича Романова</w:t>
      </w:r>
      <w:r>
        <w:rPr>
          <w:rFonts w:cs="Times New Roman"/>
          <w:sz w:val="28"/>
          <w:szCs w:val="28"/>
        </w:rPr>
        <w:t vyd:_id="vyd:000000000003gg" xml:space="preserve"> 1649 года</w:t>
      </w:r>
      <w:r>
        <w:rPr>
          <w:rFonts w:cs="Times New Roman"/>
          <w:sz w:val="28"/>
          <w:szCs w:val="28"/>
        </w:rPr>
        <w:t vyd:_id="vyd:000000000003gf" xml:space="preserve"> [</w:t>
      </w:r>
      <w:r>
        <w:rPr>
          <w:rFonts w:cs="Times New Roman"/>
          <w:sz w:val="28"/>
          <w:szCs w:val="28"/>
        </w:rPr>
        <w:t vyd:_id="vyd:000000000003gd">3</w:t>
      </w:r>
      <w:r>
        <w:fldChar w:fldCharType="end" vyd:_id="vyd:000000000003ge-end"/>
      </w:r>
      <w:r>
        <w:rPr>
          <w:rFonts w:cs="Times New Roman"/>
          <w:sz w:val="28"/>
          <w:szCs w:val="28"/>
        </w:rPr>
        <w:t vyd:_id="vyd:000000000003gc">]</w:t>
      </w:r>
      <w:r>
        <w:rPr>
          <w:rFonts w:cs="Times New Roman"/>
          <w:sz w:val="28"/>
          <w:szCs w:val="28"/>
        </w:rPr>
        <w:t vyd:_id="vyd:000000000003gb">.</w:t>
      </w:r>
      <w:r>
        <w:rPr>
          <w:rFonts w:cs="Times New Roman"/>
          <w:sz w:val="28"/>
          <w:szCs w:val="28"/>
        </w:rPr>
        <w:t vyd:_id="vyd:000000000003ga" xml:space="preserve"> В этом</w:t>
      </w:r>
      <w:r>
        <w:rPr>
          <w:rFonts w:cs="Times New Roman"/>
          <w:sz w:val="28"/>
          <w:szCs w:val="28"/>
        </w:rPr>
        <w:t vyd:_id="vyd:000000000003g9">,</w:t>
      </w:r>
      <w:r>
        <w:rPr>
          <w:rFonts w:cs="Times New Roman"/>
          <w:sz w:val="28"/>
          <w:szCs w:val="28"/>
        </w:rPr>
        <w:t vyd:_id="vyd:000000000003g8" xml:space="preserve"> </w:t>
      </w:r>
      <w:r>
        <w:rPr>
          <w:rFonts w:cs="Times New Roman"/>
          <w:sz w:val="28"/>
          <w:szCs w:val="28"/>
        </w:rPr>
        <w:t vyd:_id="vyd:000000000003g7">без сомнения</w:t>
      </w:r>
      <w:r>
        <w:rPr>
          <w:rFonts w:cs="Times New Roman"/>
          <w:sz w:val="28"/>
          <w:szCs w:val="28"/>
        </w:rPr>
        <w:t vyd:_id="vyd:000000000003g6" xml:space="preserve">, </w:t>
      </w:r>
      <w:r>
        <w:rPr>
          <w:rFonts w:cs="Times New Roman"/>
          <w:sz w:val="28"/>
          <w:szCs w:val="28"/>
        </w:rPr>
        <w:t vyd:_id="vyd:000000000003g5" xml:space="preserve">важнейшем источнике права того времени сочетались </w:t>
      </w:r>
      <w:r>
        <w:rPr>
          <w:rFonts w:cs="Times New Roman"/>
          <w:sz w:val="28"/>
          <w:szCs w:val="28"/>
        </w:rPr>
        <w:t vyd:_id="vyd:000000000003g4" xml:space="preserve">одновременно и </w:t>
      </w:r>
      <w:r>
        <w:rPr>
          <w:rFonts w:cs="Times New Roman"/>
          <w:sz w:val="28"/>
          <w:szCs w:val="28"/>
        </w:rPr>
        <w:t vyd:_id="vyd:000000000003g3" xml:space="preserve">церковные </w:t>
      </w:r>
      <w:r>
        <w:rPr>
          <w:rFonts w:cs="Times New Roman"/>
          <w:sz w:val="28"/>
          <w:szCs w:val="28"/>
        </w:rPr>
        <w:t vyd:_id="vyd:000000000003g2">реформы</w:t>
      </w:r>
      <w:r>
        <w:rPr>
          <w:rFonts w:cs="Times New Roman"/>
          <w:sz w:val="28"/>
          <w:szCs w:val="28"/>
        </w:rPr>
        <w:t vyd:_id="vyd:000000000003g1" xml:space="preserve">, и </w:t>
      </w:r>
      <w:r>
        <w:rPr>
          <w:rFonts w:cs="Times New Roman"/>
          <w:sz w:val="28"/>
          <w:szCs w:val="28"/>
        </w:rPr>
        <w:t vyd:_id="vyd:000000000003g0" xml:space="preserve">правовые. </w:t>
      </w:r>
    </w:p>
    <w:p w14:paraId="04BE43FE" w14:textId="31A3716A" w:rsidR="00784CE6" w:rsidRPr="00321B78" w:rsidRDefault="0007506E" w:rsidP="00D323BA" vyd:_id="vyd:000000000003fq">
      <w:pPr>
        <w:spacing w:line="360" w:lineRule="auto"/>
        <w:ind w:firstLine="709"/>
        <w:rPr>
          <w:rFonts w:cs="Times New Roman"/>
          <w:sz w:val="28"/>
          <w:szCs w:val="28"/>
        </w:rPr>
      </w:pPr>
      <w:r>
        <w:rPr>
          <w:rFonts w:cs="Times New Roman"/>
          <w:sz w:val="28"/>
          <w:szCs w:val="28"/>
        </w:rPr>
        <w:t vyd:_id="vyd:000000000003fy">С</w:t>
      </w:r>
      <w:r>
        <w:rPr>
          <w:rFonts w:cs="Times New Roman"/>
          <w:sz w:val="28"/>
          <w:szCs w:val="28"/>
        </w:rPr>
        <w:t vyd:_id="vyd:000000000003fx">обственники</w:t>
      </w:r>
      <w:r>
        <w:rPr>
          <w:rFonts w:cs="Times New Roman"/>
          <w:sz w:val="28"/>
          <w:szCs w:val="28"/>
        </w:rPr>
        <w:t vyd:_id="vyd:000000000003fw" xml:space="preserve"> земель</w:t>
      </w:r>
      <w:r>
        <w:rPr>
          <w:rFonts w:cs="Times New Roman"/>
          <w:sz w:val="28"/>
          <w:szCs w:val="28"/>
        </w:rPr>
        <w:t vyd:_id="vyd:000000000003fv" xml:space="preserve"> </w:t>
      </w:r>
      <w:r>
        <w:rPr>
          <w:rFonts w:cs="Times New Roman"/>
          <w:sz w:val="28"/>
          <w:szCs w:val="28"/>
        </w:rPr>
        <w:t vyd:_id="vyd:000000000003fu">по Соборному уложению должны были добросовестно распоряжаться своей собственностью: «А которые мосты и перевозы за кем в вотчине, или в поместье, по жаловальным грамотам из давных лет и тем людем в тех своих вотчинах по дорогам гати и мосты и плотины починивати собою, и были бы у них те гати и мосты крепки, чтобы на тех мостах и гатех проезжим всяким людем ни за чем простою и задержания и убытков не было» [</w:t>
      </w:r>
      <w:r>
        <w:rPr>
          <w:rFonts w:cs="Times New Roman"/>
          <w:sz w:val="28"/>
          <w:szCs w:val="28"/>
        </w:rPr>
        <w:t vyd:_id="vyd:000000000003fs">3</w:t>
      </w:r>
      <w:r>
        <w:fldChar w:fldCharType="end" vyd:_id="vyd:000000000003ft-end"/>
      </w:r>
      <w:r>
        <w:rPr>
          <w:rFonts w:cs="Times New Roman"/>
          <w:sz w:val="28"/>
          <w:szCs w:val="28"/>
        </w:rPr>
        <w:t vyd:_id="vyd:000000000003fr">, пункт 11 ].</w:t>
      </w:r>
    </w:p>
    <w:p w14:paraId="49E8D3A2" w14:textId="598E0500" w:rsidR="00A36CAD" w:rsidRPr="00321B78" w:rsidRDefault="00A36CAD" w:rsidP="00D323BA" vyd:_id="vyd:000000000003fe">
      <w:pPr>
        <w:spacing w:line="360" w:lineRule="auto"/>
        <w:ind w:firstLine="709"/>
        <w:rPr>
          <w:rFonts w:cs="Times New Roman"/>
          <w:sz w:val="28"/>
          <w:szCs w:val="28"/>
        </w:rPr>
      </w:pPr>
      <w:r>
        <w:rPr>
          <w:rFonts w:cs="Times New Roman"/>
          <w:sz w:val="28"/>
          <w:szCs w:val="28"/>
        </w:rPr>
        <w:t vyd:_id="vyd:000000000003fp">Суровое наказание следовало</w:t>
      </w:r>
      <w:r>
        <w:rPr>
          <w:rFonts w:cs="Times New Roman"/>
          <w:sz w:val="28"/>
          <w:szCs w:val="28"/>
        </w:rPr>
        <w:t vyd:_id="vyd:000000000003fo" xml:space="preserve"> тому, кто возьмется за межевание спорного участка, в том числе и опрашивая старожилов и местных,</w:t>
      </w:r>
      <w:r>
        <w:rPr>
          <w:rFonts w:cs="Times New Roman"/>
          <w:sz w:val="28"/>
          <w:szCs w:val="28"/>
        </w:rPr>
        <w:t vyd:_id="vyd:000000000003fn" xml:space="preserve"> за </w:t>
      </w:r>
      <w:r>
        <w:rPr>
          <w:rFonts w:cs="Times New Roman"/>
          <w:sz w:val="28"/>
          <w:szCs w:val="28"/>
        </w:rPr>
        <w:t vyd:_id="vyd:000000000003fm" xml:space="preserve">недостоверное межевание </w:t>
      </w:r>
      <w:r>
        <w:rPr>
          <w:rFonts w:cs="Times New Roman"/>
          <w:sz w:val="28"/>
          <w:szCs w:val="28"/>
        </w:rPr>
        <w:t vyd:_id="vyd:000000000003fl">«</w:t>
      </w:r>
      <w:r>
        <w:rPr>
          <w:rFonts w:cs="Times New Roman"/>
          <w:sz w:val="28"/>
          <w:szCs w:val="28"/>
        </w:rPr>
        <w:t vyd:_id="vyd:000000000003fk">из корысти»</w:t>
      </w:r>
      <w:r>
        <w:rPr>
          <w:rFonts w:cs="Times New Roman"/>
          <w:sz w:val="28"/>
          <w:szCs w:val="28"/>
        </w:rPr>
        <w:t vyd:_id="vyd:000000000003fj" xml:space="preserve">. </w:t>
      </w:r>
      <w:r>
        <w:rPr>
          <w:rFonts w:cs="Times New Roman"/>
          <w:sz w:val="28"/>
          <w:szCs w:val="28"/>
        </w:rPr>
        <w:t vyd:_id="vyd:000000000003fi" xml:space="preserve">За такую недобросовестную работу </w:t>
      </w:r>
      <w:r>
        <w:rPr>
          <w:rFonts w:cs="Times New Roman"/>
          <w:sz w:val="28"/>
          <w:szCs w:val="28"/>
        </w:rPr>
        <w:t vyd:_id="vyd:000000000003fh" xml:space="preserve">Уложением предусматривалось </w:t>
      </w:r>
      <w:r>
        <w:rPr>
          <w:rFonts w:cs="Times New Roman"/>
          <w:sz w:val="28"/>
          <w:szCs w:val="28"/>
        </w:rPr>
        <w:t vyd:_id="vyd:000000000003fg" xml:space="preserve">бить кнутом мздоимца, </w:t>
      </w:r>
      <w:r>
        <w:rPr>
          <w:rFonts w:cs="Times New Roman"/>
          <w:sz w:val="28"/>
          <w:szCs w:val="28"/>
        </w:rPr>
        <w:t vyd:_id="vyd:000000000003ff">при этом такое нарушение приравнивалось к воровству.</w:t>
      </w:r>
    </w:p>
    <w:p w14:paraId="443900CE" w14:textId="77777777" w:rsidR="00176BF0" w:rsidRPr="00321B78" w:rsidRDefault="009E5330" w:rsidP="00E12700" vyd:_id="vyd:000000000003f8">
      <w:pPr>
        <w:spacing w:line="360" w:lineRule="auto"/>
        <w:ind w:firstLine="709"/>
        <w:rPr>
          <w:rFonts w:cs="Times New Roman"/>
          <w:sz w:val="28"/>
          <w:szCs w:val="28"/>
        </w:rPr>
      </w:pPr>
      <w:r>
        <w:rPr>
          <w:rFonts w:cs="Times New Roman"/>
          <w:sz w:val="28"/>
          <w:szCs w:val="28"/>
        </w:rPr>
        <w:t vyd:_id="vyd:000000000003fd">Данный пример</w:t>
      </w:r>
      <w:r>
        <w:rPr>
          <w:rFonts w:cs="Times New Roman"/>
          <w:sz w:val="28"/>
          <w:szCs w:val="28"/>
        </w:rPr>
        <w:t vyd:_id="vyd:000000000003fc" xml:space="preserve"> заострения внимания на</w:t>
      </w:r>
      <w:r>
        <w:rPr>
          <w:rFonts w:cs="Times New Roman"/>
          <w:sz w:val="28"/>
          <w:szCs w:val="28"/>
        </w:rPr>
        <w:t vyd:_id="vyd:000000000003fb" xml:space="preserve"> </w:t>
      </w:r>
      <w:r>
        <w:rPr>
          <w:rFonts w:cs="Times New Roman"/>
          <w:sz w:val="28"/>
          <w:szCs w:val="28"/>
        </w:rPr>
        <w:t vyd:_id="vyd:000000000003fa" xml:space="preserve">границах участков как основы государственного управления землями является очень важным, так как </w:t>
      </w:r>
      <w:r>
        <w:rPr>
          <w:rFonts w:cs="Times New Roman"/>
          <w:sz w:val="28"/>
          <w:szCs w:val="28"/>
        </w:rPr>
        <w:t vyd:_id="vyd:000000000003f9">это отражает суть и приобретения права собственности на землю.</w:t>
      </w:r>
    </w:p>
    <w:p w14:paraId="32DB91AE" w14:textId="016564A3" w:rsidR="004059B0" w:rsidRPr="00321B78" w:rsidRDefault="00DD7200" w:rsidP="00E12700" vyd:_id="vyd:000000000003dt">
      <w:pPr>
        <w:spacing w:line="360" w:lineRule="auto"/>
        <w:ind w:firstLine="709"/>
        <w:rPr>
          <w:rFonts w:cs="Times New Roman"/>
          <w:sz w:val="28"/>
          <w:szCs w:val="28"/>
        </w:rPr>
      </w:pPr>
      <w:r>
        <w:rPr>
          <w:rFonts w:cs="Times New Roman"/>
          <w:sz w:val="28"/>
          <w:szCs w:val="28"/>
        </w:rPr>
        <w:t vyd:_id="vyd:000000000003f7">Согласно Соборному уложению основани</w:t>
      </w:r>
      <w:r>
        <w:rPr>
          <w:rFonts w:cs="Times New Roman"/>
          <w:sz w:val="28"/>
          <w:szCs w:val="28"/>
        </w:rPr>
        <w:t vyd:_id="vyd:000000000003f6">ями</w:t>
      </w:r>
      <w:r>
        <w:rPr>
          <w:rFonts w:cs="Times New Roman"/>
          <w:sz w:val="28"/>
          <w:szCs w:val="28"/>
        </w:rPr>
        <w:t vyd:_id="vyd:000000000003f5" xml:space="preserve"> приобретения</w:t>
      </w:r>
      <w:r>
        <w:rPr>
          <w:rFonts w:cs="Times New Roman"/>
          <w:sz w:val="28"/>
          <w:szCs w:val="28"/>
        </w:rPr>
        <w:t vyd:_id="vyd:000000000003f4" xml:space="preserve"> и прекращения</w:t>
      </w:r>
      <w:r>
        <w:rPr>
          <w:rFonts w:cs="Times New Roman"/>
          <w:sz w:val="28"/>
          <w:szCs w:val="28"/>
        </w:rPr>
        <w:t vyd:_id="vyd:000000000003f3" xml:space="preserve"> права собственности могл</w:t>
      </w:r>
      <w:r>
        <w:rPr>
          <w:rFonts w:cs="Times New Roman"/>
          <w:sz w:val="28"/>
          <w:szCs w:val="28"/>
        </w:rPr>
        <w:t vyd:_id="vyd:000000000003f2">и</w:t>
      </w:r>
      <w:r>
        <w:rPr>
          <w:rFonts w:cs="Times New Roman"/>
          <w:sz w:val="28"/>
          <w:szCs w:val="28"/>
        </w:rPr>
        <w:t vyd:_id="vyd:000000000003f1" xml:space="preserve"> быть</w:t>
      </w:r>
      <w:r>
        <w:rPr>
          <w:rFonts w:cs="Times New Roman"/>
          <w:sz w:val="28"/>
          <w:szCs w:val="28"/>
        </w:rPr>
        <w:t vyd:_id="vyd:000000000003f0">:</w:t>
      </w:r>
      <w:r>
        <w:rPr>
          <w:rFonts w:cs="Times New Roman"/>
          <w:sz w:val="28"/>
          <w:szCs w:val="28"/>
        </w:rPr>
        <w:t vyd:_id="vyd:000000000003ez" xml:space="preserve"> мена</w:t>
      </w:r>
      <w:r>
        <w:rPr>
          <w:rStyle w:val="a6"/>
          <w:rFonts w:cs="Times New Roman"/>
          <w:sz w:val="28"/>
          <w:szCs w:val="28"/>
        </w:rPr>
        <w:footnoteReference vyd:_id="vyd:000000000003ey" w:id="6"/>
      </w:r>
      <w:r>
        <w:rPr>
          <w:rFonts w:cs="Times New Roman"/>
          <w:sz w:val="28"/>
          <w:szCs w:val="28"/>
        </w:rPr>
        <w:t vyd:_id="vyd:000000000003ex">;</w:t>
      </w:r>
      <w:r>
        <w:rPr>
          <w:rFonts w:cs="Times New Roman"/>
          <w:sz w:val="28"/>
          <w:szCs w:val="28"/>
        </w:rPr>
        <w:t vyd:_id="vyd:000000000003ew" xml:space="preserve"> </w:t>
      </w:r>
      <w:r>
        <w:rPr>
          <w:rFonts w:cs="Times New Roman"/>
          <w:sz w:val="28"/>
          <w:szCs w:val="28"/>
        </w:rPr>
        <w:t vyd:_id="vyd:000000000003ev">изъятие</w:t>
      </w:r>
      <w:r>
        <w:rPr>
          <w:rFonts w:cs="Times New Roman"/>
          <w:sz w:val="28"/>
          <w:szCs w:val="28"/>
        </w:rPr>
        <w:t vyd:_id="vyd:000000000003eu" xml:space="preserve"> </w:t>
      </w:r>
      <w:r>
        <w:rPr>
          <w:rFonts w:cs="Times New Roman"/>
          <w:sz w:val="28"/>
          <w:szCs w:val="28"/>
        </w:rPr>
        <w:t vyd:_id="vyd:000000000003et">недвижимого имущества</w:t>
      </w:r>
      <w:r>
        <w:rPr>
          <w:rFonts w:cs="Times New Roman"/>
          <w:sz w:val="28"/>
          <w:szCs w:val="28"/>
        </w:rPr>
        <w:t vyd:_id="vyd:000000000003es" xml:space="preserve"> в результате недобросовестного поведения стороны, возложившей на себя обязательство </w:t>
      </w:r>
      <w:r>
        <w:rPr>
          <w:rFonts w:cs="Times New Roman"/>
          <w:sz w:val="28"/>
          <w:szCs w:val="28"/>
        </w:rPr>
        <w:t vyd:_id="vyd:000000000003er">содержать родственника или иного лица</w:t>
      </w:r>
      <w:r>
        <w:rPr>
          <w:rFonts w:cs="Times New Roman"/>
          <w:sz w:val="28"/>
          <w:szCs w:val="28"/>
        </w:rPr>
        <w:t vyd:_id="vyd:000000000003eq" xml:space="preserve"> </w:t>
      </w:r>
      <w:r>
        <w:rPr>
          <w:rFonts w:cs="Times New Roman"/>
          <w:sz w:val="28"/>
          <w:szCs w:val="28"/>
        </w:rPr>
        <w:t vyd:_id="vyd:000000000003ep">в пользу потерпевшего</w:t>
      </w:r>
      <w:r>
        <w:rPr>
          <w:rStyle w:val="a6"/>
          <w:rFonts w:cs="Times New Roman"/>
          <w:sz w:val="28"/>
          <w:szCs w:val="28"/>
        </w:rPr>
        <w:footnoteReference vyd:_id="vyd:000000000003eo" w:id="7"/>
      </w:r>
      <w:r>
        <w:rPr>
          <w:rFonts w:cs="Times New Roman"/>
          <w:sz w:val="28"/>
          <w:szCs w:val="28"/>
        </w:rPr>
        <w:t vyd:_id="vyd:000000000003en">;</w:t>
      </w:r>
      <w:r>
        <w:rPr>
          <w:rFonts w:cs="Times New Roman"/>
          <w:sz w:val="28"/>
          <w:szCs w:val="28"/>
        </w:rPr>
        <w:t vyd:_id="vyd:000000000003em" xml:space="preserve"> </w:t>
      </w:r>
      <w:r>
        <w:rPr>
          <w:rFonts w:cs="Times New Roman"/>
          <w:sz w:val="28"/>
          <w:szCs w:val="28"/>
        </w:rPr>
        <w:t vyd:_id="vyd:000000000003el" xml:space="preserve">изымались поместья у чиновников, в случае о таком имуществе </w:t>
      </w:r>
      <w:r>
        <w:rPr>
          <w:rFonts w:cs="Times New Roman"/>
          <w:sz w:val="28"/>
          <w:szCs w:val="28"/>
        </w:rPr>
        <w:t vyd:_id="vyd:000000000003ek">не было сообщено Царю</w:t>
      </w:r>
      <w:r>
        <w:rPr>
          <w:rStyle w:val="a6"/>
          <w:rFonts w:cs="Times New Roman"/>
          <w:sz w:val="28"/>
          <w:szCs w:val="28"/>
        </w:rPr>
        <w:footnoteReference vyd:_id="vyd:000000000003ej" w:id="8"/>
      </w:r>
      <w:r>
        <w:rPr>
          <w:rFonts w:cs="Times New Roman"/>
          <w:sz w:val="28"/>
          <w:szCs w:val="28"/>
        </w:rPr>
        <w:t vyd:_id="vyd:000000000003ei">;</w:t>
      </w:r>
      <w:r>
        <w:rPr>
          <w:rFonts w:cs="Times New Roman"/>
          <w:sz w:val="28"/>
          <w:szCs w:val="28"/>
        </w:rPr>
        <w:t vyd:_id="vyd:000000000003eh" xml:space="preserve"> вымороченное имущество чиновников</w:t>
      </w:r>
      <w:r>
        <w:rPr>
          <w:rFonts w:cs="Times New Roman"/>
          <w:sz w:val="28"/>
          <w:szCs w:val="28"/>
        </w:rPr>
        <w:t vyd:_id="vyd:000000000003eg">, бояр, дворян</w:t>
      </w:r>
      <w:r>
        <w:rPr>
          <w:rFonts w:cs="Times New Roman"/>
          <w:sz w:val="28"/>
          <w:szCs w:val="28"/>
        </w:rPr>
        <w:t vyd:_id="vyd:000000000003ef" xml:space="preserve"> передавалось</w:t>
      </w:r>
      <w:r>
        <w:rPr>
          <w:rFonts w:cs="Times New Roman"/>
          <w:sz w:val="28"/>
          <w:szCs w:val="28"/>
        </w:rPr>
        <w:t vyd:_id="vyd:000000000003ee" xml:space="preserve"> их</w:t>
      </w:r>
      <w:r>
        <w:rPr>
          <w:rFonts w:cs="Times New Roman"/>
          <w:sz w:val="28"/>
          <w:szCs w:val="28"/>
        </w:rPr>
        <w:t vyd:_id="vyd:000000000003ed" xml:space="preserve"> жен</w:t>
      </w:r>
      <w:r>
        <w:rPr>
          <w:rFonts w:cs="Times New Roman"/>
          <w:sz w:val="28"/>
          <w:szCs w:val="28"/>
        </w:rPr>
        <w:t vyd:_id="vyd:000000000003ec">ам</w:t>
      </w:r>
      <w:r>
        <w:rPr>
          <w:rFonts w:cs="Times New Roman"/>
          <w:sz w:val="28"/>
          <w:szCs w:val="28"/>
        </w:rPr>
        <w:t vyd:_id="vyd:000000000003eb" xml:space="preserve"> и дет</w:t>
      </w:r>
      <w:r>
        <w:rPr>
          <w:rFonts w:cs="Times New Roman"/>
          <w:sz w:val="28"/>
          <w:szCs w:val="28"/>
        </w:rPr>
        <w:t vyd:_id="vyd:000000000003ea" xml:space="preserve">ям, в случае если излишек оставался, то он мог быть отдан </w:t>
      </w:r>
      <w:r>
        <w:rPr>
          <w:rFonts w:cs="Times New Roman"/>
          <w:sz w:val="28"/>
          <w:szCs w:val="28"/>
        </w:rPr>
        <w:t vyd:_id="vyd:000000000003e9" xml:space="preserve">их </w:t>
      </w:r>
      <w:r>
        <w:rPr>
          <w:rFonts w:cs="Times New Roman"/>
          <w:sz w:val="28"/>
          <w:szCs w:val="28"/>
        </w:rPr>
        <w:t vyd:_id="vyd:000000000003e8">беспоместным и малопоместным</w:t>
      </w:r>
      <w:r>
        <w:rPr>
          <w:rFonts w:cs="Times New Roman"/>
          <w:sz w:val="28"/>
          <w:szCs w:val="28"/>
        </w:rPr>
        <w:t vyd:_id="vyd:000000000003e7" xml:space="preserve"> родственникам</w:t>
      </w:r>
      <w:r>
        <w:rPr>
          <w:rStyle w:val="a6"/>
          <w:rFonts w:cs="Times New Roman"/>
          <w:sz w:val="28"/>
          <w:szCs w:val="28"/>
        </w:rPr>
        <w:footnoteReference vyd:_id="vyd:000000000003e6" w:id="9"/>
      </w:r>
      <w:r>
        <w:rPr>
          <w:rFonts w:cs="Times New Roman"/>
          <w:sz w:val="28"/>
          <w:szCs w:val="28"/>
        </w:rPr>
        <w:t vyd:_id="vyd:000000000003e5">;</w:t>
      </w:r>
      <w:r>
        <w:rPr>
          <w:rFonts w:cs="Times New Roman"/>
          <w:sz w:val="28"/>
          <w:szCs w:val="28"/>
        </w:rPr>
        <w:t vyd:_id="vyd:000000000003e4" xml:space="preserve"> по наследству; </w:t>
      </w:r>
      <w:r>
        <w:rPr>
          <w:rFonts w:cs="Times New Roman"/>
          <w:sz w:val="28"/>
          <w:szCs w:val="28"/>
        </w:rPr>
        <w:t vyd:_id="vyd:000000000003e3">земли в Московском уезде могли быть отданы по распоряжению Царя беспоместным и малопоместным оброчникам в оклады</w:t>
      </w:r>
      <w:r>
        <w:rPr>
          <w:rStyle w:val="a6"/>
          <w:rFonts w:cs="Times New Roman"/>
          <w:sz w:val="28"/>
          <w:szCs w:val="28"/>
        </w:rPr>
        <w:footnoteReference vyd:_id="vyd:000000000003e2" w:id="10"/>
      </w:r>
      <w:r>
        <w:rPr>
          <w:rFonts w:cs="Times New Roman"/>
          <w:sz w:val="28"/>
          <w:szCs w:val="28"/>
        </w:rPr>
        <w:t vyd:_id="vyd:000000000003e1">;</w:t>
      </w:r>
      <w:r>
        <w:rPr>
          <w:rFonts w:cs="Times New Roman"/>
          <w:sz w:val="28"/>
          <w:szCs w:val="28"/>
        </w:rPr>
        <w:t vyd:_id="vyd:000000000003e0" xml:space="preserve"> договоров;</w:t>
      </w:r>
      <w:r>
        <w:rPr>
          <w:rFonts w:cs="Times New Roman"/>
          <w:sz w:val="28"/>
          <w:szCs w:val="28"/>
        </w:rPr>
        <w:t vyd:_id="vyd:000000000003dz" xml:space="preserve"> </w:t>
      </w:r>
      <w:r>
        <w:rPr>
          <w:rFonts w:cs="Times New Roman"/>
          <w:sz w:val="28"/>
          <w:szCs w:val="28"/>
        </w:rPr>
        <w:t vyd:_id="vyd:000000000003dy">лицо, проживающее на поместных землях на основании государственных грамот</w:t>
      </w:r>
      <w:r>
        <w:rPr>
          <w:rFonts w:cs="Times New Roman"/>
          <w:sz w:val="28"/>
          <w:szCs w:val="28"/>
        </w:rPr>
        <w:t vyd:_id="vyd:000000000003dx">, или без таковых, но на протяжении длительного срока получало землю в собственность</w:t>
      </w:r>
      <w:r>
        <w:rPr>
          <w:rStyle w:val="a6"/>
          <w:rFonts w:cs="Times New Roman"/>
          <w:sz w:val="28"/>
          <w:szCs w:val="28"/>
        </w:rPr>
        <w:footnoteReference vyd:_id="vyd:000000000003dw" w:id="11"/>
      </w:r>
      <w:r>
        <w:rPr>
          <w:rFonts w:cs="Times New Roman"/>
          <w:sz w:val="28"/>
          <w:szCs w:val="28"/>
        </w:rPr>
        <w:t vyd:_id="vyd:000000000003dv">.</w:t>
      </w:r>
      <w:r>
        <w:rPr>
          <w:rFonts w:cs="Times New Roman"/>
          <w:sz w:val="28"/>
          <w:szCs w:val="28"/>
        </w:rPr>
        <w:t vyd:_id="vyd:000000000003du" xml:space="preserve"> </w:t>
      </w:r>
    </w:p>
    <w:p w14:paraId="27FDC066" w14:textId="55F424FB" w:rsidR="00C5425B" w:rsidRPr="00321B78" w:rsidRDefault="004059B0" w:rsidP="00E12700" vyd:_id="vyd:000000000003dr">
      <w:pPr>
        <w:spacing w:line="360" w:lineRule="auto"/>
        <w:ind w:firstLine="709"/>
        <w:rPr>
          <w:rFonts w:cs="Times New Roman"/>
          <w:sz w:val="28"/>
          <w:szCs w:val="28"/>
        </w:rPr>
      </w:pPr>
      <w:r>
        <w:rPr>
          <w:rFonts w:cs="Times New Roman"/>
          <w:sz w:val="28"/>
          <w:szCs w:val="28"/>
        </w:rPr>
        <w:t vyd:_id="vyd:000000000003ds" xml:space="preserve">Последнее основание, de facto, является прообразом современного понимания самозахвата земли. Вместе с тем, если в современном законодательстве для приобретения права собственности требуется доказать добросовестность владения на протяжении 15 лет, а также земля не должна находится в государственной или муниципальной собственности, в 17 веке достаточно было просто на ней проживать «многия годы». </w:t>
      </w:r>
    </w:p>
    <w:p w14:paraId="1C1C37A3" w14:textId="512D02F7" w:rsidR="00C5425B" w:rsidRPr="00321B78" w:rsidRDefault="00C5425B" w:rsidP="00E12700" vyd:_id="vyd:000000000003dm">
      <w:pPr>
        <w:spacing w:line="360" w:lineRule="auto"/>
        <w:ind w:firstLine="709"/>
        <w:rPr>
          <w:rFonts w:cs="Times New Roman"/>
          <w:sz w:val="28"/>
          <w:szCs w:val="28"/>
        </w:rPr>
      </w:pPr>
      <w:r>
        <w:rPr>
          <w:rFonts w:cs="Times New Roman"/>
          <w:sz w:val="28"/>
          <w:szCs w:val="28"/>
        </w:rPr>
        <w:t vyd:_id="vyd:000000000003dq">Важен был принцип соблюдения добросовестности и в случае постройки мельницы или плотины на реке. Если эти сооружения не доставят никому из соседей убытка, то</w:t>
      </w:r>
      <w:r>
        <w:rPr>
          <w:rFonts w:cs="Times New Roman"/>
          <w:sz w:val="28"/>
          <w:szCs w:val="28"/>
        </w:rPr>
        <w:t vyd:_id="vyd:000000000003dp" xml:space="preserve"> тогда можно строить. Если же своими небросовестными действиями, насильно такая постройка будет установлена и соседскому хозяйству будет нанесен ущерб,</w:t>
      </w:r>
      <w:r>
        <w:rPr>
          <w:rFonts w:cs="Times New Roman"/>
          <w:sz w:val="28"/>
          <w:szCs w:val="28"/>
        </w:rPr>
        <w:t vyd:_id="vyd:000000000003do" xml:space="preserve"> в таком случае, он должен будет не только возместить убытки, но и привести </w:t>
      </w:r>
      <w:r>
        <w:rPr>
          <w:rFonts w:cs="Times New Roman"/>
          <w:sz w:val="28"/>
          <w:szCs w:val="28"/>
        </w:rPr>
        <w:t vyd:_id="vyd:000000000003dn">их хозяйство, затопленное водой в результате запруживания реки, в то состояние, котором оно находилось до правонарушения. Данный принцип компенсации экологических правонарушений найдет свое отражение не только в российском современном праве, но и в международных доктринах.</w:t>
      </w:r>
    </w:p>
    <w:p w14:paraId="4968EAD8" w14:textId="2E9453F5" w:rsidR="000664A3" w:rsidRPr="00321B78" w:rsidRDefault="00C254AD" w:rsidP="000664A3" vyd:_id="vyd:000000000003d9">
      <w:pPr>
        <w:spacing w:line="360" w:lineRule="auto"/>
        <w:ind w:firstLine="709"/>
        <w:rPr>
          <w:rFonts w:cs="Times New Roman"/>
          <w:sz w:val="28"/>
          <w:szCs w:val="28"/>
        </w:rPr>
      </w:pPr>
      <w:r>
        <w:rPr>
          <w:rFonts w:cs="Times New Roman"/>
          <w:sz w:val="28"/>
          <w:szCs w:val="28"/>
        </w:rPr>
        <w:t vyd:_id="vyd:000000000003dl" xml:space="preserve">С точки зрения применения добросовестности в процессе судопроизводства, наиболее значимым событием стало учреждение </w:t>
      </w:r>
      <w:r>
        <w:rPr>
          <w:rFonts w:cs="Times New Roman"/>
          <w:sz w:val="28"/>
          <w:szCs w:val="28"/>
        </w:rPr>
        <w:t vyd:_id="vyd:000000000003dk">С</w:t>
      </w:r>
      <w:r>
        <w:rPr>
          <w:rFonts w:cs="Times New Roman"/>
          <w:sz w:val="28"/>
          <w:szCs w:val="28"/>
        </w:rPr>
        <w:t vyd:_id="vyd:000000000003dj">овестн</w:t>
      </w:r>
      <w:r>
        <w:rPr>
          <w:rFonts w:cs="Times New Roman"/>
          <w:sz w:val="28"/>
          <w:szCs w:val="28"/>
        </w:rPr>
        <w:t vyd:_id="vyd:000000000003di">ых</w:t>
      </w:r>
      <w:r>
        <w:rPr>
          <w:rFonts w:cs="Times New Roman"/>
          <w:sz w:val="28"/>
          <w:szCs w:val="28"/>
        </w:rPr>
        <w:t vyd:_id="vyd:000000000003dh" xml:space="preserve"> суд</w:t>
      </w:r>
      <w:r>
        <w:rPr>
          <w:rFonts w:cs="Times New Roman"/>
          <w:sz w:val="28"/>
          <w:szCs w:val="28"/>
        </w:rPr>
        <w:t vyd:_id="vyd:000000000003dg">ов</w:t>
      </w:r>
      <w:r>
        <w:rPr>
          <w:rFonts w:cs="Times New Roman"/>
          <w:sz w:val="28"/>
          <w:szCs w:val="28"/>
        </w:rPr>
        <w:t vyd:_id="vyd:000000000003df" xml:space="preserve"> в 1775 году</w:t>
      </w:r>
      <w:r>
        <w:rPr>
          <w:rFonts w:cs="Times New Roman"/>
          <w:sz w:val="28"/>
          <w:szCs w:val="28"/>
        </w:rPr>
        <w:t vyd:_id="vyd:000000000003de" xml:space="preserve">. Данный орган отвечал за рассмотрение дел с моральной точки зрения, не привязываясь к </w:t>
      </w:r>
      <w:r>
        <w:rPr>
          <w:rFonts w:cs="Times New Roman"/>
          <w:sz w:val="28"/>
          <w:szCs w:val="28"/>
        </w:rPr>
        <w:t vyd:_id="vyd:000000000003dd" xml:space="preserve">установленной подсудности. </w:t>
      </w:r>
      <w:r>
        <w:rPr>
          <w:rFonts w:cs="Times New Roman"/>
          <w:sz w:val="28"/>
          <w:szCs w:val="28"/>
        </w:rPr>
        <w:t vyd:_id="vyd:000000000003dc">Совестный суд должен был приниматься за любые дела, где применение закона могло бы привести к несправедливости</w:t>
      </w:r>
      <w:r>
        <w:rPr>
          <w:rStyle w:val="a6"/>
          <w:rFonts w:cs="Times New Roman"/>
          <w:sz w:val="28"/>
          <w:szCs w:val="28"/>
        </w:rPr>
        <w:footnoteReference vyd:_id="vyd:000000000003db" w:id="12"/>
      </w:r>
      <w:r>
        <w:rPr>
          <w:rFonts w:cs="Times New Roman"/>
          <w:sz w:val="28"/>
          <w:szCs w:val="28"/>
        </w:rPr>
        <w:t vyd:_id="vyd:000000000003da">. При вынесении решений судьи руководствовались не только нормами закона, но и принимали во внимание:</w:t>
      </w:r>
    </w:p>
    <w:p w14:paraId="59063C54" w14:textId="77777777" w:rsidR="000664A3" w:rsidRPr="00321B78" w:rsidRDefault="000664A3" w:rsidP="000664A3" vyd:_id="vyd:000000000003d7">
      <w:pPr>
        <w:spacing w:line="360" w:lineRule="auto"/>
        <w:ind w:firstLine="709"/>
        <w:rPr>
          <w:rFonts w:cs="Times New Roman"/>
          <w:sz w:val="28"/>
          <w:szCs w:val="28"/>
        </w:rPr>
      </w:pPr>
      <w:r>
        <w:rPr>
          <w:rFonts w:cs="Times New Roman"/>
          <w:sz w:val="28"/>
          <w:szCs w:val="28"/>
        </w:rPr>
        <w:t vyd:_id="vyd:000000000003d8">«1. человеколюбие вообще;</w:t>
      </w:r>
    </w:p>
    <w:p w14:paraId="5F4556E1" w14:textId="77777777" w:rsidR="000664A3" w:rsidRPr="00321B78" w:rsidRDefault="000664A3" w:rsidP="000664A3" vyd:_id="vyd:000000000003d5">
      <w:pPr>
        <w:spacing w:line="360" w:lineRule="auto"/>
        <w:ind w:firstLine="709"/>
        <w:rPr>
          <w:rFonts w:cs="Times New Roman"/>
          <w:sz w:val="28"/>
          <w:szCs w:val="28"/>
        </w:rPr>
      </w:pPr>
      <w:r>
        <w:rPr>
          <w:rFonts w:cs="Times New Roman"/>
          <w:sz w:val="28"/>
          <w:szCs w:val="28"/>
        </w:rPr>
        <w:t vyd:_id="vyd:000000000003d6">2. почтение к особе ближняго, яко человеку;</w:t>
      </w:r>
    </w:p>
    <w:p w14:paraId="0222D2F4" w14:textId="2B2A8D65" w:rsidR="000664A3" w:rsidRPr="00321B78" w:rsidRDefault="000664A3" w:rsidP="000664A3" vyd:_id="vyd:000000000003d0">
      <w:pPr>
        <w:spacing w:line="360" w:lineRule="auto"/>
        <w:ind w:firstLine="709"/>
        <w:rPr>
          <w:rFonts w:cs="Times New Roman"/>
          <w:sz w:val="28"/>
          <w:szCs w:val="28"/>
        </w:rPr>
      </w:pPr>
      <w:r>
        <w:rPr>
          <w:rFonts w:cs="Times New Roman"/>
          <w:sz w:val="28"/>
          <w:szCs w:val="28"/>
        </w:rPr>
        <w:t vyd:_id="vyd:000000000003d4">3. отвращение от угнетения или притеснения человечества, и для того совестный суд никогда судьбы ничьей да не отяготит, но вверяется оному совестный разбор и осторожное и милосердное окончание дел, ему порученных» [</w:t>
      </w:r>
      <w:r>
        <w:rPr>
          <w:rFonts w:cs="Times New Roman"/>
          <w:sz w:val="28"/>
          <w:szCs w:val="28"/>
        </w:rPr>
        <w:t vyd:_id="vyd:000000000003d2">10</w:t>
      </w:r>
      <w:r>
        <w:fldChar w:fldCharType="end" vyd:_id="vyd:000000000003d3-end"/>
      </w:r>
      <w:r>
        <w:rPr>
          <w:rFonts w:cs="Times New Roman"/>
          <w:sz w:val="28"/>
          <w:szCs w:val="28"/>
        </w:rPr>
        <w:t vyd:_id="vyd:000000000003d1">, с. 397].</w:t>
      </w:r>
    </w:p>
    <w:p w14:paraId="43BC7D59" w14:textId="2A7A2E7D" w:rsidR="003E4A27" w:rsidRPr="00321B78" w:rsidRDefault="000D46CA" w:rsidP="00E12700" vyd:_id="vyd:000000000003cq">
      <w:pPr>
        <w:spacing w:line="360" w:lineRule="auto"/>
        <w:ind w:firstLine="709"/>
        <w:rPr>
          <w:rFonts w:cs="Times New Roman"/>
          <w:sz w:val="28"/>
          <w:szCs w:val="28"/>
        </w:rPr>
      </w:pPr>
      <w:r>
        <w:rPr>
          <w:rFonts w:cs="Times New Roman"/>
          <w:sz w:val="28"/>
          <w:szCs w:val="28"/>
        </w:rPr>
        <w:t vyd:_id="vyd:000000000003cz">Прецедент создания такого рода судов породил массу споров в научном сообществе</w:t>
      </w:r>
      <w:r>
        <w:rPr>
          <w:rFonts w:cs="Times New Roman"/>
          <w:sz w:val="28"/>
          <w:szCs w:val="28"/>
        </w:rPr>
        <w:t vyd:_id="vyd:000000000003cy" xml:space="preserve"> в части обсуждения целесообразности внедрения в судебную систему </w:t>
      </w:r>
      <w:r>
        <w:rPr>
          <w:rFonts w:cs="Times New Roman"/>
          <w:sz w:val="28"/>
          <w:szCs w:val="28"/>
        </w:rPr>
        <w:t vyd:_id="vyd:000000000003cx" xml:space="preserve">суда без фактической направленности дел. </w:t>
      </w:r>
      <w:r>
        <w:rPr>
          <w:rFonts w:cs="Times New Roman"/>
          <w:sz w:val="28"/>
          <w:szCs w:val="28"/>
        </w:rPr>
        <w:t vyd:_id="vyd:000000000003cw" xml:space="preserve">Стоит отметить, что данных о деятельности этого </w:t>
      </w:r>
      <w:r>
        <w:rPr>
          <w:rFonts w:cs="Times New Roman"/>
          <w:sz w:val="28"/>
          <w:szCs w:val="28"/>
        </w:rPr>
        <w:t vyd:_id="vyd:000000000003cv">органа не сохранилось, так как согласно В.О. Ключевскому</w:t>
      </w:r>
      <w:r>
        <w:rPr>
          <w:rFonts w:cs="Times New Roman"/>
          <w:sz w:val="28"/>
          <w:szCs w:val="28"/>
        </w:rPr>
        <w:t vyd:_id="vyd:000000000003cu">,</w:t>
      </w:r>
      <w:r>
        <w:rPr>
          <w:rFonts w:cs="Times New Roman"/>
          <w:sz w:val="28"/>
          <w:szCs w:val="28"/>
        </w:rPr>
        <w:t vyd:_id="vyd:000000000003ct" xml:space="preserve"> за все царствование Екатерины не набралось и десятка дел</w:t>
      </w:r>
      <w:r>
        <w:rPr>
          <w:rStyle w:val="a6"/>
          <w:rFonts w:cs="Times New Roman"/>
          <w:sz w:val="28"/>
          <w:szCs w:val="28"/>
        </w:rPr>
        <w:footnoteReference vyd:_id="vyd:000000000003cs" w:id="13"/>
      </w:r>
      <w:r>
        <w:rPr>
          <w:rFonts w:cs="Times New Roman"/>
          <w:sz w:val="28"/>
          <w:szCs w:val="28"/>
        </w:rPr>
        <w:t vyd:_id="vyd:000000000003cr" xml:space="preserve">. </w:t>
      </w:r>
    </w:p>
    <w:p w14:paraId="06D04E5E" w14:textId="6273E20F" w:rsidR="00784CE6" w:rsidRPr="00321B78" w:rsidRDefault="003E4A27" w:rsidP="00E12700" vyd:_id="vyd:000000000003cb">
      <w:pPr>
        <w:spacing w:line="360" w:lineRule="auto"/>
        <w:ind w:firstLine="709"/>
        <w:rPr>
          <w:rFonts w:cs="Times New Roman"/>
          <w:sz w:val="28"/>
          <w:szCs w:val="28"/>
        </w:rPr>
      </w:pPr>
      <w:r>
        <w:rPr>
          <w:rFonts w:cs="Times New Roman"/>
          <w:sz w:val="28"/>
          <w:szCs w:val="28"/>
        </w:rPr>
        <w:t vyd:_id="vyd:000000000003cp">Несомненно одно, что потребность в совестных судах была, однако на уровне руко</w:t>
      </w:r>
      <w:r>
        <w:rPr>
          <w:rFonts w:cs="Times New Roman"/>
          <w:sz w:val="28"/>
          <w:szCs w:val="28"/>
        </w:rPr>
        <w:t vyd:_id="vyd:000000000003co">водства страны не было приложено достаточно усилий для того, чтобы эта концепция</w:t>
      </w:r>
      <w:r>
        <w:rPr>
          <w:rFonts w:cs="Times New Roman"/>
          <w:sz w:val="28"/>
          <w:szCs w:val="28"/>
        </w:rPr>
        <w:t vyd:_id="vyd:000000000003cn" xml:space="preserve"> </w:t>
      </w:r>
      <w:r>
        <w:rPr>
          <w:rFonts w:cs="Times New Roman"/>
          <w:sz w:val="28"/>
          <w:szCs w:val="28"/>
        </w:rPr>
        <w:t vyd:_id="vyd:000000000003cm" xml:space="preserve">начала полноценно работать. В частности, в российском законодательстве не были </w:t>
      </w:r>
      <w:r>
        <w:rPr>
          <w:rFonts w:cs="Times New Roman"/>
          <w:sz w:val="28"/>
          <w:szCs w:val="28"/>
        </w:rPr>
        <w:t vyd:_id="vyd:000000000003cl" xml:space="preserve">и не могли быть </w:t>
      </w:r>
      <w:r>
        <w:rPr>
          <w:rFonts w:cs="Times New Roman"/>
          <w:sz w:val="28"/>
          <w:szCs w:val="28"/>
        </w:rPr>
        <w:t vyd:_id="vyd:000000000003ck">закреплены основные принципы</w:t>
      </w:r>
      <w:r>
        <w:rPr>
          <w:rFonts w:cs="Times New Roman"/>
          <w:sz w:val="28"/>
          <w:szCs w:val="28"/>
        </w:rPr>
        <w:t vyd:_id="vyd:000000000003cj" xml:space="preserve"> защиты</w:t>
      </w:r>
      <w:r>
        <w:rPr>
          <w:rFonts w:cs="Times New Roman"/>
          <w:sz w:val="28"/>
          <w:szCs w:val="28"/>
        </w:rPr>
        <w:t vyd:_id="vyd:000000000003ci" xml:space="preserve"> прав </w:t>
      </w:r>
      <w:r>
        <w:rPr>
          <w:rFonts w:cs="Times New Roman"/>
          <w:sz w:val="28"/>
          <w:szCs w:val="28"/>
        </w:rPr>
        <w:t vyd:_id="vyd:000000000003ch">граждан, так как в стране до тех пор действовала система сословий</w:t>
      </w:r>
      <w:r>
        <w:rPr>
          <w:rFonts w:cs="Times New Roman"/>
          <w:sz w:val="28"/>
          <w:szCs w:val="28"/>
        </w:rPr>
        <w:t vyd:_id="vyd:000000000003cg">:</w:t>
      </w:r>
      <w:r>
        <w:rPr>
          <w:rFonts w:cs="Times New Roman"/>
          <w:sz w:val="28"/>
          <w:szCs w:val="28"/>
        </w:rPr>
        <w:t vyd:_id="vyd:000000000003cf" xml:space="preserve"> </w:t>
      </w:r>
      <w:r>
        <w:rPr>
          <w:rFonts w:cs="Times New Roman"/>
          <w:sz w:val="28"/>
          <w:szCs w:val="28"/>
        </w:rPr>
        <w:t vyd:_id="vyd:000000000003ce">к</w:t>
      </w:r>
      <w:r>
        <w:rPr>
          <w:rFonts w:cs="Times New Roman"/>
          <w:sz w:val="28"/>
          <w:szCs w:val="28"/>
        </w:rPr>
        <w:t vyd:_id="vyd:000000000003cd">рестьянин не мог подать в суд на боярина или дворянина, поступившим с ним несправедливо</w:t>
      </w:r>
      <w:r>
        <w:rPr>
          <w:rFonts w:cs="Times New Roman"/>
          <w:sz w:val="28"/>
          <w:szCs w:val="28"/>
        </w:rPr>
        <w:t vyd:_id="vyd:000000000003cc" xml:space="preserve">, так как для разных сословий были предусмотрены свои суды. </w:t>
      </w:r>
    </w:p>
    <w:p w14:paraId="34A6DB0A" w14:textId="544130E6" w:rsidR="006717C7" w:rsidRPr="00321B78" w:rsidRDefault="006717C7" w:rsidP="00E12700" vyd:_id="vyd:000000000003c2">
      <w:pPr>
        <w:spacing w:line="360" w:lineRule="auto"/>
        <w:ind w:firstLine="709"/>
        <w:rPr>
          <w:rFonts w:cs="Times New Roman"/>
          <w:sz w:val="28"/>
          <w:szCs w:val="28"/>
        </w:rPr>
      </w:pPr>
      <w:r>
        <w:rPr>
          <w:rFonts w:cs="Times New Roman"/>
          <w:sz w:val="28"/>
          <w:szCs w:val="28"/>
        </w:rPr>
        <w:t vyd:_id="vyd:000000000003ca">Эти и другие обстоятельства</w:t>
      </w:r>
      <w:r>
        <w:rPr>
          <w:rFonts w:cs="Times New Roman"/>
          <w:sz w:val="28"/>
          <w:szCs w:val="28"/>
        </w:rPr>
        <w:t vyd:_id="vyd:000000000003c9" xml:space="preserve"> (в частности, отсутствие законодательного определения принципа добросовестности)</w:t>
      </w:r>
      <w:r>
        <w:rPr>
          <w:rFonts w:cs="Times New Roman"/>
          <w:sz w:val="28"/>
          <w:szCs w:val="28"/>
        </w:rPr>
        <w:t vyd:_id="vyd:000000000003c8" xml:space="preserve"> привели к тому, что Совестные суды сначала </w:t>
      </w:r>
      <w:r>
        <w:rPr>
          <w:rFonts w:cs="Times New Roman"/>
          <w:sz w:val="28"/>
          <w:szCs w:val="28"/>
        </w:rPr>
        <w:t vyd:_id="vyd:000000000003c7" xml:space="preserve">приостановили свою деятельность во время правления Павла </w:t>
      </w:r>
      <w:r>
        <w:rPr>
          <w:rFonts w:cs="Times New Roman"/>
          <w:sz w:val="28"/>
          <w:lang w:val="en-US"/>
          <w:szCs w:val="28"/>
        </w:rPr>
        <w:t vyd:_id="vyd:000000000003c6">I</w:t>
      </w:r>
      <w:r>
        <w:rPr>
          <w:rFonts w:cs="Times New Roman"/>
          <w:sz w:val="28"/>
          <w:szCs w:val="28"/>
        </w:rPr>
        <w:t vyd:_id="vyd:000000000003c5">, а затем и вовсе были упразднены указом Сената от 25 ноября 1866 года</w:t>
      </w:r>
      <w:r>
        <w:rPr>
          <w:rStyle w:val="a6"/>
          <w:rFonts w:cs="Times New Roman"/>
          <w:sz w:val="28"/>
          <w:szCs w:val="28"/>
        </w:rPr>
        <w:footnoteReference vyd:_id="vyd:000000000003c4" w:id="14"/>
      </w:r>
      <w:r>
        <w:rPr>
          <w:rFonts w:cs="Times New Roman"/>
          <w:sz w:val="28"/>
          <w:szCs w:val="28"/>
        </w:rPr>
        <w:t vyd:_id="vyd:000000000003c3">.</w:t>
      </w:r>
    </w:p>
    <w:p w14:paraId="176FE977" w14:textId="77777777" w:rsidR="00734B00" w:rsidRPr="00321B78" w:rsidRDefault="00201C73" w:rsidP="00E12700" vyd:_id="vyd:000000000003bl">
      <w:pPr>
        <w:spacing w:line="360" w:lineRule="auto"/>
        <w:ind w:firstLine="709"/>
        <w:rPr>
          <w:rFonts w:cs="Times New Roman"/>
          <w:sz w:val="28"/>
          <w:szCs w:val="28"/>
        </w:rPr>
      </w:pPr>
      <w:r>
        <w:rPr>
          <w:rFonts w:cs="Times New Roman"/>
          <w:sz w:val="28"/>
          <w:szCs w:val="28"/>
        </w:rPr>
        <w:t vyd:_id="vyd:000000000003c1">Вместе с тем, в</w:t>
      </w:r>
      <w:r>
        <w:rPr>
          <w:rFonts w:cs="Times New Roman"/>
          <w:sz w:val="28"/>
          <w:szCs w:val="28"/>
        </w:rPr>
        <w:t vyd:_id="vyd:000000000003c0">опрос</w:t>
      </w:r>
      <w:r>
        <w:rPr>
          <w:rFonts w:cs="Times New Roman"/>
          <w:sz w:val="28"/>
          <w:szCs w:val="28"/>
        </w:rPr>
        <w:t vyd:_id="vyd:000000000003bz" xml:space="preserve"> открытых</w:t>
      </w:r>
      <w:r>
        <w:rPr>
          <w:rFonts w:cs="Times New Roman"/>
          <w:sz w:val="28"/>
          <w:szCs w:val="28"/>
        </w:rPr>
        <w:t vyd:_id="vyd:000000000003by" xml:space="preserve"> заимствований в российском праве норм и конструкций из других правовых семей начал</w:t>
      </w:r>
      <w:r>
        <w:rPr>
          <w:rFonts w:cs="Times New Roman"/>
          <w:sz w:val="28"/>
          <w:szCs w:val="28"/>
        </w:rPr>
        <w:t vyd:_id="vyd:000000000003bx" xml:space="preserve">ся примерно как раз с издания </w:t>
      </w:r>
      <w:r>
        <w:rPr>
          <w:rFonts w:cs="Times New Roman"/>
          <w:sz w:val="28"/>
          <w:szCs w:val="28"/>
        </w:rPr>
        <w:t vyd:_id="vyd:000000000003bw" xml:space="preserve">в 1775 году Указа Екатерины </w:t>
      </w:r>
      <w:r>
        <w:rPr>
          <w:rFonts w:cs="Times New Roman"/>
          <w:sz w:val="28"/>
          <w:lang w:val="en-US"/>
          <w:szCs w:val="28"/>
        </w:rPr>
        <w:t vyd:_id="vyd:000000000003bv">II</w:t>
      </w:r>
      <w:r>
        <w:rPr>
          <w:rFonts w:cs="Times New Roman"/>
          <w:sz w:val="28"/>
          <w:szCs w:val="28"/>
        </w:rPr>
        <w:t vyd:_id="vyd:000000000003bu" xml:space="preserve"> о создании Совестных судов. Данная концепция была </w:t>
      </w:r>
      <w:r>
        <w:rPr>
          <w:rFonts w:cs="Times New Roman"/>
          <w:sz w:val="28"/>
          <w:szCs w:val="28"/>
        </w:rPr>
        <w:t vyd:_id="vyd:000000000003bt" xml:space="preserve">взята с судов справедливости, которые возникли в Англии в результате системного кризиса </w:t>
      </w:r>
      <w:r>
        <w:rPr>
          <w:rFonts w:cs="Times New Roman"/>
          <w:sz w:val="28"/>
          <w:lang w:val="en-US"/>
          <w:szCs w:val="28"/>
        </w:rPr>
        <w:t vyd:_id="vyd:000000000003bs">XIV</w:t>
      </w:r>
      <w:r>
        <w:rPr>
          <w:rFonts w:cs="Times New Roman"/>
          <w:sz w:val="28"/>
          <w:szCs w:val="28"/>
        </w:rPr>
        <w:t vyd:_id="vyd:000000000003br" xml:space="preserve"> в.</w:t>
      </w:r>
      <w:r>
        <w:rPr>
          <w:rFonts w:cs="Times New Roman"/>
          <w:sz w:val="28"/>
          <w:szCs w:val="28"/>
        </w:rPr>
        <w:t vyd:_id="vyd:000000000003bq" xml:space="preserve"> Она была основана на римских правовых принципах неформального судопроизводства, применение котор</w:t>
      </w:r>
      <w:r>
        <w:rPr>
          <w:rFonts w:cs="Times New Roman"/>
          <w:sz w:val="28"/>
          <w:szCs w:val="28"/>
        </w:rPr>
        <w:t vyd:_id="vyd:000000000003bp">ых</w:t>
      </w:r>
      <w:r>
        <w:rPr>
          <w:rFonts w:cs="Times New Roman"/>
          <w:sz w:val="28"/>
          <w:szCs w:val="28"/>
        </w:rPr>
        <w:t vyd:_id="vyd:000000000003bo" xml:space="preserve"> ограничивалось </w:t>
      </w:r>
      <w:r>
        <w:rPr>
          <w:rFonts w:cs="Times New Roman"/>
          <w:sz w:val="28"/>
          <w:szCs w:val="28"/>
        </w:rPr>
        <w:t vyd:_id="vyd:000000000003bn">особыми правовыми казусами по гражданским делам</w:t>
      </w:r>
      <w:r>
        <w:rPr>
          <w:rFonts w:cs="Times New Roman"/>
          <w:sz w:val="28"/>
          <w:szCs w:val="28"/>
        </w:rPr>
        <w:t vyd:_id="vyd:000000000003bm">.</w:t>
      </w:r>
    </w:p>
    <w:p w14:paraId="444EBDFC" w14:textId="562804C3" w:rsidR="00784CE6" w:rsidRPr="00321B78" w:rsidRDefault="00734B00" w:rsidP="00E12700" vyd:_id="vyd:000000000003bh">
      <w:pPr>
        <w:spacing w:line="360" w:lineRule="auto"/>
        <w:ind w:firstLine="709"/>
        <w:rPr>
          <w:rFonts w:cs="Times New Roman"/>
          <w:sz w:val="28"/>
          <w:szCs w:val="28"/>
        </w:rPr>
      </w:pPr>
      <w:r>
        <w:rPr>
          <w:rFonts w:cs="Times New Roman"/>
          <w:sz w:val="28"/>
          <w:szCs w:val="28"/>
        </w:rPr>
        <w:t vyd:_id="vyd:000000000003bk">Основой судопроизводства там был положен принцип безусловного равенства сторон вне зависимости от их социального, этнического и конфессионального положения</w:t>
      </w:r>
      <w:r>
        <w:rPr>
          <w:rStyle w:val="a6"/>
          <w:rFonts w:cs="Times New Roman"/>
          <w:sz w:val="28"/>
          <w:szCs w:val="28"/>
        </w:rPr>
        <w:footnoteReference vyd:_id="vyd:000000000003bj" w:id="15"/>
      </w:r>
      <w:r>
        <w:rPr>
          <w:rFonts w:cs="Times New Roman"/>
          <w:sz w:val="28"/>
          <w:szCs w:val="28"/>
        </w:rPr>
        <w:t vyd:_id="vyd:000000000003bi">.</w:t>
      </w:r>
    </w:p>
    <w:p w14:paraId="464AA279" w14:textId="24ACF3F5" w:rsidR="00784CE6" w:rsidRPr="00321B78" w:rsidRDefault="00226E3A" w:rsidP="00E12700" vyd:_id="vyd:000000000003b9">
      <w:pPr>
        <w:spacing w:line="360" w:lineRule="auto"/>
        <w:ind w:firstLine="709"/>
        <w:rPr>
          <w:rFonts w:cs="Times New Roman"/>
          <w:sz w:val="28"/>
          <w:szCs w:val="28"/>
        </w:rPr>
      </w:pPr>
      <w:r>
        <w:rPr>
          <w:rFonts w:cs="Times New Roman"/>
          <w:sz w:val="28"/>
          <w:szCs w:val="28"/>
        </w:rPr>
        <w:t vyd:_id="vyd:000000000003bg">Благодаря подходу использования «разумной справедливости», а также расширяющ</w:t>
      </w:r>
      <w:r>
        <w:rPr>
          <w:rFonts w:cs="Times New Roman"/>
          <w:sz w:val="28"/>
          <w:szCs w:val="28"/>
        </w:rPr>
        <w:t vyd:_id="vyd:000000000003bf" xml:space="preserve">ейся географией </w:t>
      </w:r>
      <w:r>
        <w:rPr>
          <w:rFonts w:cs="Times New Roman"/>
          <w:sz w:val="28"/>
          <w:szCs w:val="28"/>
        </w:rPr>
        <w:t vyd:_id="vyd:000000000003be">иностранных торговых отношений, которым требовалось разрешить дела на территории Англии</w:t>
      </w:r>
      <w:r>
        <w:rPr>
          <w:rFonts w:cs="Times New Roman"/>
          <w:sz w:val="28"/>
          <w:szCs w:val="28"/>
        </w:rPr>
        <w:t vyd:_id="vyd:000000000003bd">, полагаясь на добросовестность судьи. При этом такие дела решались «по экстерриториальному» признаку, то есть</w:t>
      </w:r>
      <w:r>
        <w:rPr>
          <w:rFonts w:cs="Times New Roman"/>
          <w:sz w:val="28"/>
          <w:szCs w:val="28"/>
        </w:rPr>
        <w:t vyd:_id="vyd:000000000003bc" xml:space="preserve"> на основании скорее обычаев, нежели какой-либо правовой модели. </w:t>
      </w:r>
      <w:r>
        <w:rPr>
          <w:rFonts w:cs="Times New Roman"/>
          <w:sz w:val="28"/>
          <w:szCs w:val="28"/>
        </w:rPr>
        <w:t vyd:_id="vyd:000000000003bb" xml:space="preserve">Такой подход позволил </w:t>
      </w:r>
      <w:r>
        <w:rPr>
          <w:rFonts w:cs="Times New Roman"/>
          <w:sz w:val="28"/>
          <w:szCs w:val="28"/>
        </w:rPr>
        <w:t vyd:_id="vyd:000000000003ba">укрепить на несколько веков принцип добросовестности и справедливости как основ судопроизводства.</w:t>
      </w:r>
    </w:p>
    <w:p w14:paraId="346F20FA" w14:textId="384D0216" w:rsidR="00784CE6" w:rsidRPr="00321B78" w:rsidRDefault="0004425A" w:rsidP="00E12700" vyd:_id="vyd:000000000003ao">
      <w:pPr>
        <w:spacing w:line="360" w:lineRule="auto"/>
        <w:ind w:firstLine="709"/>
        <w:rPr>
          <w:rFonts w:cs="Times New Roman"/>
          <w:sz w:val="28"/>
          <w:szCs w:val="28"/>
        </w:rPr>
      </w:pPr>
      <w:r>
        <w:rPr>
          <w:rFonts w:cs="Times New Roman"/>
          <w:sz w:val="28"/>
          <w:szCs w:val="28"/>
        </w:rPr>
        <w:t vyd:_id="vyd:000000000003b8">Дальнейшее развитие российской правовой системы</w:t>
      </w:r>
      <w:r>
        <w:rPr>
          <w:rFonts w:cs="Times New Roman"/>
          <w:sz w:val="28"/>
          <w:szCs w:val="28"/>
        </w:rPr>
        <w:t vyd:_id="vyd:000000000003b7" xml:space="preserve"> во многом определилось по итогам активной политики расширения границ Империи. </w:t>
      </w:r>
      <w:r>
        <w:rPr>
          <w:rFonts w:cs="Times New Roman"/>
          <w:sz w:val="28"/>
          <w:szCs w:val="28"/>
        </w:rPr>
        <w:t vyd:_id="vyd:000000000003b6" xml:space="preserve">Естественный процесс ассимилирования </w:t>
      </w:r>
      <w:r>
        <w:rPr>
          <w:rFonts w:cs="Times New Roman"/>
          <w:sz w:val="28"/>
          <w:szCs w:val="28"/>
        </w:rPr>
        <w:t vyd:_id="vyd:000000000003b5" xml:space="preserve">законодательства </w:t>
      </w:r>
      <w:r>
        <w:rPr>
          <w:rFonts w:cs="Times New Roman"/>
          <w:sz w:val="28"/>
          <w:szCs w:val="28"/>
        </w:rPr>
        <w:t vyd:_id="vyd:000000000003b4" xml:space="preserve">новых территорий (Финляндии, </w:t>
      </w:r>
      <w:r>
        <w:rPr>
          <w:rFonts w:cs="Times New Roman"/>
          <w:sz w:val="28"/>
          <w:szCs w:val="28"/>
        </w:rPr>
        <w:t vyd:_id="vyd:000000000003b3">Литвы, Латвии, Эстонии)</w:t>
      </w:r>
      <w:r>
        <w:rPr>
          <w:rFonts w:cs="Times New Roman"/>
          <w:sz w:val="28"/>
          <w:szCs w:val="28"/>
        </w:rPr>
        <w:t vyd:_id="vyd:000000000003b2" xml:space="preserve"> привел не к насаждению российского права для иностранных подданных, а наоборот, ввел нормы территорий в российское право.</w:t>
      </w:r>
      <w:r>
        <w:rPr>
          <w:rFonts w:cs="Times New Roman"/>
          <w:sz w:val="28"/>
          <w:szCs w:val="28"/>
        </w:rPr>
        <w:t vyd:_id="vyd:000000000003b1" xml:space="preserve"> Так, Свод гражданских узаконений губерний Прибалтийских </w:t>
      </w:r>
      <w:r>
        <w:rPr>
          <w:rFonts w:cs="Times New Roman"/>
          <w:sz w:val="28"/>
          <w:szCs w:val="28"/>
        </w:rPr>
        <w:t vyd:_id="vyd:000000000003b0" xml:space="preserve">был по своей сути рецепцией римских правовых норм, </w:t>
      </w:r>
      <w:r>
        <w:rPr>
          <w:rFonts w:cs="Times New Roman"/>
          <w:sz w:val="28"/>
          <w:szCs w:val="28"/>
        </w:rPr>
        <w:t vyd:_id="vyd:000000000003az" xml:space="preserve">которые </w:t>
      </w:r>
      <w:r>
        <w:rPr>
          <w:rFonts w:cs="Times New Roman"/>
          <w:sz w:val="28"/>
          <w:szCs w:val="28"/>
        </w:rPr>
        <w:t vyd:_id="vyd:000000000003ay" xml:space="preserve">при этом </w:t>
      </w:r>
      <w:r>
        <w:rPr>
          <w:rFonts w:cs="Times New Roman"/>
          <w:sz w:val="28"/>
          <w:szCs w:val="28"/>
        </w:rPr>
        <w:t vyd:_id="vyd:000000000003ax" xml:space="preserve">существенно различались для разных областей. </w:t>
      </w:r>
      <w:r>
        <w:rPr>
          <w:rFonts w:cs="Times New Roman"/>
          <w:sz w:val="28"/>
          <w:szCs w:val="28"/>
        </w:rPr>
        <w:t vyd:_id="vyd:000000000003aw">П</w:t>
      </w:r>
      <w:r>
        <w:rPr>
          <w:rFonts w:cs="Times New Roman"/>
          <w:sz w:val="28"/>
          <w:szCs w:val="28"/>
        </w:rPr>
        <w:t vyd:_id="vyd:000000000003av">равовой основой для Курляндии стало римское право, а для Эстляндии и Лифляндии с</w:t>
      </w:r>
      <w:r>
        <w:rPr>
          <w:rFonts w:cs="Times New Roman"/>
          <w:sz w:val="28"/>
          <w:szCs w:val="28"/>
        </w:rPr>
        <w:t vyd:_id="vyd:000000000003au" xml:space="preserve">охранились англо-саксонские правовые начала. </w:t>
      </w:r>
      <w:r>
        <w:rPr>
          <w:rFonts w:cs="Times New Roman"/>
          <w:sz w:val="28"/>
          <w:szCs w:val="28"/>
        </w:rPr>
        <w:t vyd:_id="vyd:000000000003at" xml:space="preserve">Принципы права, заложенные </w:t>
      </w:r>
      <w:r>
        <w:rPr>
          <w:rFonts w:cs="Times New Roman"/>
          <w:sz w:val="28"/>
          <w:szCs w:val="28"/>
        </w:rPr>
        <w:t vyd:_id="vyd:000000000003as">в этих правовых системах,</w:t>
      </w:r>
      <w:r>
        <w:rPr>
          <w:rFonts w:cs="Times New Roman"/>
          <w:sz w:val="28"/>
          <w:szCs w:val="28"/>
        </w:rPr>
        <w:t vyd:_id="vyd:000000000003ar" xml:space="preserve"> постепенно частично вошли и в основное российское законодательство</w:t>
      </w:r>
      <w:r>
        <w:rPr>
          <w:rStyle w:val="a6"/>
          <w:rFonts w:cs="Times New Roman"/>
          <w:sz w:val="28"/>
          <w:szCs w:val="28"/>
        </w:rPr>
        <w:footnoteReference vyd:_id="vyd:000000000003aq" w:id="16"/>
      </w:r>
      <w:r>
        <w:rPr>
          <w:rFonts w:cs="Times New Roman"/>
          <w:sz w:val="28"/>
          <w:szCs w:val="28"/>
        </w:rPr>
        <w:t vyd:_id="vyd:000000000003ap">.</w:t>
      </w:r>
    </w:p>
    <w:p w14:paraId="1359F60E" w14:textId="5BD0B257" w:rsidR="0004425A" w:rsidRPr="00321B78" w:rsidRDefault="008F0D5E" w:rsidP="00E12700" vyd:_id="vyd:000000000003ac">
      <w:pPr>
        <w:spacing w:line="360" w:lineRule="auto"/>
        <w:ind w:firstLine="709"/>
        <w:rPr>
          <w:rFonts w:cs="Times New Roman"/>
          <w:sz w:val="28"/>
          <w:szCs w:val="28"/>
        </w:rPr>
      </w:pPr>
      <w:r>
        <w:rPr>
          <w:rFonts w:cs="Times New Roman"/>
          <w:sz w:val="28"/>
          <w:szCs w:val="28"/>
        </w:rPr>
        <w:t vyd:_id="vyd:000000000003an" xml:space="preserve">Указанные тенденции </w:t>
      </w:r>
      <w:r>
        <w:rPr>
          <w:rFonts w:cs="Times New Roman"/>
          <w:sz w:val="28"/>
          <w:szCs w:val="28"/>
        </w:rPr>
        <w:t vyd:_id="vyd:000000000003am">интеграции</w:t>
      </w:r>
      <w:r>
        <w:rPr>
          <w:rFonts w:cs="Times New Roman"/>
          <w:sz w:val="28"/>
          <w:szCs w:val="28"/>
        </w:rPr>
        <w:t vyd:_id="vyd:000000000003al">, иногда не совсем удачно</w:t>
      </w:r>
      <w:r>
        <w:rPr>
          <w:rFonts w:cs="Times New Roman"/>
          <w:sz w:val="28"/>
          <w:szCs w:val="28"/>
        </w:rPr>
        <w:t vyd:_id="vyd:000000000003ak">й</w:t>
      </w:r>
      <w:r>
        <w:rPr>
          <w:rFonts w:cs="Times New Roman"/>
          <w:sz w:val="28"/>
          <w:szCs w:val="28"/>
        </w:rPr>
        <w:t vyd:_id="vyd:000000000003aj" xml:space="preserve">, </w:t>
      </w:r>
      <w:r>
        <w:rPr>
          <w:rFonts w:cs="Times New Roman"/>
          <w:sz w:val="28"/>
          <w:szCs w:val="28"/>
        </w:rPr>
        <w:t vyd:_id="vyd:000000000003ai">правовых институтов в российскую систему приводил</w:t>
      </w:r>
      <w:r>
        <w:rPr>
          <w:rFonts w:cs="Times New Roman"/>
          <w:sz w:val="28"/>
          <w:szCs w:val="28"/>
        </w:rPr>
        <w:t vyd:_id="vyd:000000000003ah">и</w:t>
      </w:r>
      <w:r>
        <w:rPr>
          <w:rFonts w:cs="Times New Roman"/>
          <w:sz w:val="28"/>
          <w:szCs w:val="28"/>
        </w:rPr>
        <w:t vyd:_id="vyd:000000000003ag" xml:space="preserve"> к запутанности и сложности </w:t>
      </w:r>
      <w:r>
        <w:rPr>
          <w:rFonts w:cs="Times New Roman"/>
          <w:sz w:val="28"/>
          <w:szCs w:val="28"/>
        </w:rPr>
        <w:t vyd:_id="vyd:000000000003af" xml:space="preserve">их </w:t>
      </w:r>
      <w:r>
        <w:rPr>
          <w:rFonts w:cs="Times New Roman"/>
          <w:sz w:val="28"/>
          <w:szCs w:val="28"/>
        </w:rPr>
        <w:t vyd:_id="vyd:000000000003ae">реализации</w:t>
      </w:r>
      <w:r>
        <w:rPr>
          <w:rFonts w:cs="Times New Roman"/>
          <w:sz w:val="28"/>
          <w:szCs w:val="28"/>
        </w:rPr>
        <w:t vyd:_id="vyd:000000000003ad" xml:space="preserve">. </w:t>
      </w:r>
    </w:p>
    <w:p w14:paraId="7056A4E5" w14:textId="0167447E" w:rsidR="00EC11AF" w:rsidRPr="00321B78" w:rsidRDefault="00EC11AF" w:rsidP="00E12700" vyd:_id="vyd:000000000003a7">
      <w:pPr>
        <w:spacing w:line="360" w:lineRule="auto"/>
        <w:ind w:firstLine="709"/>
        <w:rPr>
          <w:rFonts w:cs="Times New Roman"/>
          <w:sz w:val="28"/>
          <w:szCs w:val="28"/>
        </w:rPr>
      </w:pPr>
      <w:r>
        <w:rPr>
          <w:rFonts w:cs="Times New Roman"/>
          <w:sz w:val="28"/>
          <w:szCs w:val="28"/>
        </w:rPr>
        <w:t vyd:_id="vyd:000000000003ab" xml:space="preserve">Вместе с тем, заимствования из разных правовых систем, соответствующих </w:t>
      </w:r>
      <w:r>
        <w:rPr>
          <w:rFonts w:cs="Times New Roman"/>
          <w:sz w:val="28"/>
          <w:szCs w:val="28"/>
        </w:rPr>
        <w:t vyd:_id="vyd:000000000003aa">духу времени,</w:t>
      </w:r>
      <w:r>
        <w:rPr>
          <w:rFonts w:cs="Times New Roman"/>
          <w:sz w:val="28"/>
          <w:szCs w:val="28"/>
        </w:rPr>
        <w:t vyd:_id="vyd:000000000003a9" xml:space="preserve"> были и проявлением добросовестности законодателей, следивших за современными веяниями </w:t>
      </w:r>
      <w:r>
        <w:rPr>
          <w:rFonts w:cs="Times New Roman"/>
          <w:sz w:val="28"/>
          <w:szCs w:val="28"/>
        </w:rPr>
        <w:t vyd:_id="vyd:000000000003a8" xml:space="preserve">законодательных изменений. </w:t>
      </w:r>
    </w:p>
    <w:p w14:paraId="473D743C" w14:textId="699F6045" w:rsidR="00C63526" w:rsidRPr="00321B78" w:rsidRDefault="00674FB8" w:rsidP="00C63526" vyd:_id="vyd:0000000000039z">
      <w:pPr>
        <w:spacing w:line="360" w:lineRule="auto"/>
        <w:ind w:firstLine="709"/>
        <w:rPr>
          <w:rFonts w:cs="Times New Roman"/>
          <w:sz w:val="28"/>
          <w:szCs w:val="28"/>
        </w:rPr>
      </w:pPr>
      <w:r>
        <w:rPr>
          <w:rFonts w:cs="Times New Roman"/>
          <w:sz w:val="28"/>
          <w:szCs w:val="28"/>
        </w:rPr>
        <w:t vyd:_id="vyd:000000000003a6" xml:space="preserve">В данной связи примечательны слова К. Маркса, который опирается на доктрину добросовестности </w:t>
      </w:r>
      <w:r>
        <w:rPr>
          <w:rFonts w:cs="Times New Roman"/>
          <w:sz w:val="28"/>
          <w:szCs w:val="28"/>
        </w:rPr>
        <w:t vyd:_id="vyd:000000000003a5" xml:space="preserve">создания кодифицированных актов как отражения </w:t>
      </w:r>
      <w:r>
        <w:rPr>
          <w:rFonts w:cs="Times New Roman"/>
          <w:sz w:val="28"/>
          <w:szCs w:val="28"/>
        </w:rPr>
        <w:t vyd:_id="vyd:000000000003a4" xml:space="preserve">основных </w:t>
      </w:r>
      <w:r>
        <w:rPr>
          <w:rFonts w:cs="Times New Roman"/>
          <w:sz w:val="28"/>
          <w:szCs w:val="28"/>
        </w:rPr>
        <w:t vyd:_id="vyd:000000000003a3">принципов законотворчества. «Общество основывается не на законе. Это — фантазия юристов. Наоборот, закон должен основываться на обществе, он должен быть выражением его общих вытекающих из данного материального способа производства интересов и потребностей, в противоположность произволу отдельного индивидуума. Вот этот Code Napoleon, который я держу в руке, не создал современного буржуазного общества. Напротив, буржуазное общество, возникшее в XVIII веке и продолжавшее развиваться в XIX веке, находит в этом Кодексе свое юридическое выражение. Как только он перестанет соответствовать общественным отношениям, он превратится просто в пачку бумаги. Вы не можете сделать старые законы основой нового общественного развития, точно так же, как и эти старые законы не могли создать новых общественных отношений»</w:t>
      </w:r>
      <w:r>
        <w:rPr>
          <w:rStyle w:val="a6"/>
          <w:rFonts w:cs="Times New Roman"/>
          <w:sz w:val="28"/>
          <w:szCs w:val="28"/>
        </w:rPr>
        <w:footnoteReference vyd:_id="vyd:000000000003a2" w:id="17"/>
      </w:r>
      <w:r>
        <w:rPr>
          <w:rFonts w:cs="Times New Roman"/>
          <w:sz w:val="28"/>
          <w:szCs w:val="28"/>
        </w:rPr>
        <w:t vyd:_id="vyd:000000000003a1">.</w:t>
      </w:r>
      <w:r>
        <w:rPr>
          <w:rFonts w:cs="Times New Roman"/>
          <w:sz w:val="28"/>
          <w:szCs w:val="28"/>
        </w:rPr>
        <w:t vyd:_id="vyd:000000000003a0" xml:space="preserve"> </w:t>
      </w:r>
    </w:p>
    <w:p w14:paraId="292EDB7D" w14:textId="193EC1BC" w:rsidR="00674FB8" w:rsidRPr="00321B78" w:rsidRDefault="00B748B4" w:rsidP="00E12700" vyd:_id="vyd:0000000000039o">
      <w:pPr>
        <w:spacing w:line="360" w:lineRule="auto"/>
        <w:ind w:firstLine="709"/>
        <w:rPr>
          <w:rFonts w:cs="Times New Roman"/>
          <w:sz w:val="28"/>
          <w:szCs w:val="28"/>
        </w:rPr>
      </w:pPr>
      <w:r>
        <w:rPr>
          <w:rFonts w:cs="Times New Roman"/>
          <w:sz w:val="28"/>
          <w:szCs w:val="28"/>
        </w:rPr>
        <w:t vyd:_id="vyd:0000000000039y" xml:space="preserve">Данная преамбула к следующему значимому документу говорит о </w:t>
      </w:r>
      <w:r>
        <w:rPr>
          <w:rFonts w:cs="Times New Roman"/>
          <w:sz w:val="28"/>
          <w:szCs w:val="28"/>
        </w:rPr>
        <w:t vyd:_id="vyd:0000000000039x">тенденциях гуманизации законодательной деятельности, подстройки ее к потребностям общества</w:t>
      </w:r>
      <w:r>
        <w:rPr>
          <w:rFonts w:cs="Times New Roman"/>
          <w:sz w:val="28"/>
          <w:szCs w:val="28"/>
        </w:rPr>
        <w:t vyd:_id="vyd:0000000000039w" xml:space="preserve">. Свод Законов Российской Империи представляет собой </w:t>
      </w:r>
      <w:r>
        <w:rPr>
          <w:rFonts w:cs="Times New Roman"/>
          <w:sz w:val="28"/>
          <w:szCs w:val="28"/>
        </w:rPr>
        <w:t vyd:_id="vyd:0000000000039v" xml:space="preserve">уникальное </w:t>
      </w:r>
      <w:r>
        <w:rPr>
          <w:rFonts w:cs="Times New Roman"/>
          <w:sz w:val="28"/>
          <w:szCs w:val="28"/>
        </w:rPr>
        <w:t vyd:_id="vyd:0000000000039u" xml:space="preserve">объединение </w:t>
      </w:r>
      <w:r>
        <w:rPr>
          <w:rFonts w:cs="Times New Roman"/>
          <w:sz w:val="28"/>
          <w:szCs w:val="28"/>
        </w:rPr>
        <w:t vyd:_id="vyd:0000000000039t">всевозможных узаконений, которых, при подсчете исследователей, на тот момент действовало свыше 30 тысяч!</w:t>
      </w:r>
      <w:r>
        <w:rPr>
          <w:rFonts w:cs="Times New Roman"/>
          <w:sz w:val="28"/>
          <w:szCs w:val="28"/>
        </w:rPr>
        <w:t vyd:_id="vyd:0000000000039s" xml:space="preserve"> [</w:t>
      </w:r>
      <w:r>
        <w:rPr>
          <w:rFonts w:cs="Times New Roman"/>
          <w:sz w:val="28"/>
          <w:szCs w:val="28"/>
        </w:rPr>
        <w:t vyd:_id="vyd:0000000000039q">11</w:t>
      </w:r>
      <w:r>
        <w:fldChar w:fldCharType="end" vyd:_id="vyd:0000000000039r-end"/>
      </w:r>
      <w:r>
        <w:rPr>
          <w:rFonts w:cs="Times New Roman"/>
          <w:sz w:val="28"/>
          <w:szCs w:val="28"/>
        </w:rPr>
        <w:t vyd:_id="vyd:0000000000039p">, с. 179]</w:t>
      </w:r>
    </w:p>
    <w:p w14:paraId="736DCC49" w14:textId="2F58EFAE" w:rsidR="001B1A21" w:rsidRPr="00321B78" w:rsidRDefault="001B1A21" w:rsidP="0043063A" vyd:_id="vyd:0000000000039c">
      <w:pPr>
        <w:spacing w:line="360" w:lineRule="auto"/>
        <w:ind w:firstLine="709"/>
        <w:rPr>
          <w:rFonts w:cs="Times New Roman"/>
          <w:sz w:val="28"/>
          <w:szCs w:val="28"/>
        </w:rPr>
      </w:pPr>
      <w:r>
        <w:rPr>
          <w:rFonts w:cs="Times New Roman"/>
          <w:sz w:val="28"/>
          <w:szCs w:val="28"/>
        </w:rPr>
        <w:t vyd:_id="vyd:0000000000039n" xml:space="preserve">Данный Свод был построен по модели </w:t>
      </w:r>
      <w:r>
        <w:rPr>
          <w:rFonts w:cs="Times New Roman"/>
          <w:sz w:val="28"/>
          <w:szCs w:val="28"/>
        </w:rPr>
        <w:t vyd:_id="vyd:0000000000039m" xml:space="preserve">развитых западно-европейских правовых систем, в результате чего стал одним из </w:t>
      </w:r>
      <w:r>
        <w:rPr>
          <w:rFonts w:cs="Times New Roman"/>
          <w:sz w:val="28"/>
          <w:szCs w:val="28"/>
        </w:rPr>
        <w:t vyd:_id="vyd:0000000000039l" xml:space="preserve">самых продуманных кодификаций прошлого. Инициатором выступил М.М. Сперанский, </w:t>
      </w:r>
      <w:r>
        <w:rPr>
          <w:rFonts w:cs="Times New Roman"/>
          <w:sz w:val="28"/>
          <w:szCs w:val="28"/>
        </w:rPr>
        <w:t vyd:_id="vyd:0000000000039k">который подчеркивал, что «все почти государства, при самом вступлении их на чреду настоящего образования, получили богатое наследство: римские законы» и «действие сих законов на западе Европы никогда не пресекалось», а «законодательство стояло уже несколько столетий на твердом и обширном основании свода Юстинианова и на сем-то основании строили новое здание... Таким образом, преж</w:t>
      </w:r>
      <w:r>
        <w:rPr>
          <w:rFonts w:cs="Times New Roman"/>
          <w:sz w:val="28"/>
          <w:szCs w:val="28"/>
        </w:rPr>
        <w:t vyd:_id="vyd:0000000000039j">д</w:t>
      </w:r>
      <w:r>
        <w:rPr>
          <w:rFonts w:cs="Times New Roman"/>
          <w:sz w:val="28"/>
          <w:szCs w:val="28"/>
        </w:rPr>
        <w:t vyd:_id="vyd:0000000000039i">е нежели родились нужды и случаи, законы к разрешению их были уже готовы, и законы, вы</w:t>
      </w:r>
      <w:r>
        <w:rPr>
          <w:rFonts w:cs="Times New Roman"/>
          <w:sz w:val="28"/>
          <w:szCs w:val="28"/>
        </w:rPr>
        <w:t vyd:_id="vyd:0000000000039h">соким знанием придуманные, долголетним опытом испытанные и веками утвержденные. Оставалось только их познать и черпать по мере нужд и случаев из глубокого, неиссякаемого их источника».</w:t>
      </w:r>
      <w:r>
        <w:rPr>
          <w:rFonts w:cs="Times New Roman"/>
          <w:sz w:val="28"/>
          <w:szCs w:val="28"/>
        </w:rPr>
        <w:t vyd:_id="vyd:0000000000039g">[</w:t>
      </w:r>
      <w:r>
        <w:rPr>
          <w:rFonts w:cs="Times New Roman"/>
          <w:sz w:val="28"/>
          <w:szCs w:val="28"/>
        </w:rPr>
        <w:t vyd:_id="vyd:0000000000039e">13</w:t>
      </w:r>
      <w:r>
        <w:fldChar w:fldCharType="end" vyd:_id="vyd:0000000000039f-end"/>
      </w:r>
      <w:r>
        <w:rPr>
          <w:rFonts w:cs="Times New Roman"/>
          <w:sz w:val="28"/>
          <w:szCs w:val="28"/>
        </w:rPr>
        <w:t vyd:_id="vyd:0000000000039d">]</w:t>
      </w:r>
    </w:p>
    <w:p w14:paraId="3F98AA31" w14:textId="4D0DA988" w:rsidR="00322E25" w:rsidRPr="00321B78" w:rsidRDefault="00363BA8" w:rsidP="0043063A" vyd:_id="vyd:0000000000038p">
      <w:pPr>
        <w:spacing w:line="360" w:lineRule="auto"/>
        <w:ind w:firstLine="709"/>
        <w:rPr>
          <w:rFonts w:cs="Times New Roman"/>
          <w:sz w:val="28"/>
          <w:szCs w:val="28"/>
        </w:rPr>
      </w:pPr>
      <w:r>
        <w:rPr>
          <w:rFonts w:cs="Times New Roman"/>
          <w:sz w:val="28"/>
          <w:szCs w:val="28"/>
        </w:rPr>
        <w:t vyd:_id="vyd:0000000000039b">В Своде были объединены как общегосуда</w:t>
      </w:r>
      <w:r>
        <w:rPr>
          <w:rFonts w:cs="Times New Roman"/>
          <w:sz w:val="28"/>
          <w:szCs w:val="28"/>
        </w:rPr>
        <w:t vyd:_id="vyd:0000000000039a">р</w:t>
      </w:r>
      <w:r>
        <w:rPr>
          <w:rFonts w:cs="Times New Roman"/>
          <w:sz w:val="28"/>
          <w:szCs w:val="28"/>
        </w:rPr>
        <w:t vyd:_id="vyd:00000000000399">ственные законы (</w:t>
      </w:r>
      <w:r>
        <w:rPr>
          <w:rFonts w:cs="Times New Roman"/>
          <w:sz w:val="28"/>
          <w:lang w:val="en-US"/>
          <w:szCs w:val="28"/>
        </w:rPr>
        <w:t vyd:_id="vyd:00000000000398">ius</w:t>
      </w:r>
      <w:r>
        <w:rPr>
          <w:rFonts w:cs="Times New Roman"/>
          <w:sz w:val="28"/>
          <w:szCs w:val="28"/>
        </w:rPr>
        <w:t vyd:_id="vyd:00000000000397" xml:space="preserve"> </w:t>
      </w:r>
      <w:r>
        <w:rPr>
          <w:rFonts w:cs="Times New Roman"/>
          <w:sz w:val="28"/>
          <w:lang w:val="en-US"/>
          <w:szCs w:val="28"/>
        </w:rPr>
        <w:t vyd:_id="vyd:00000000000396">universale</w:t>
      </w:r>
      <w:r>
        <w:rPr>
          <w:rFonts w:cs="Times New Roman"/>
          <w:sz w:val="28"/>
          <w:szCs w:val="28"/>
        </w:rPr>
        <w:t vyd:_id="vyd:00000000000395">), так законы отдельных регионов, поименованных выше (</w:t>
      </w:r>
      <w:r>
        <w:rPr>
          <w:rFonts w:cs="Times New Roman"/>
          <w:sz w:val="28"/>
          <w:lang w:val="en-US"/>
          <w:szCs w:val="28"/>
        </w:rPr>
        <w:t vyd:_id="vyd:00000000000394">ius</w:t>
      </w:r>
      <w:r>
        <w:rPr>
          <w:rFonts w:cs="Times New Roman"/>
          <w:sz w:val="28"/>
          <w:szCs w:val="28"/>
        </w:rPr>
        <w:t vyd:_id="vyd:00000000000393" xml:space="preserve"> </w:t>
      </w:r>
      <w:r>
        <w:rPr>
          <w:rFonts w:cs="Times New Roman"/>
          <w:sz w:val="28"/>
          <w:lang w:val="en-US"/>
          <w:szCs w:val="28"/>
        </w:rPr>
        <w:t vyd:_id="vyd:00000000000392">particulare</w:t>
      </w:r>
      <w:r>
        <w:rPr>
          <w:rFonts w:cs="Times New Roman"/>
          <w:sz w:val="28"/>
          <w:szCs w:val="28"/>
        </w:rPr>
        <w:t vyd:_id="vyd:00000000000391">)</w:t>
      </w:r>
      <w:r>
        <w:rPr>
          <w:rFonts w:cs="Times New Roman"/>
          <w:sz w:val="28"/>
          <w:szCs w:val="28"/>
        </w:rPr>
        <w:t vyd:_id="vyd:00000000000390" xml:space="preserve">. </w:t>
      </w:r>
      <w:r>
        <w:rPr>
          <w:rFonts w:cs="Times New Roman"/>
          <w:sz w:val="28"/>
          <w:szCs w:val="28"/>
        </w:rPr>
        <w:t vyd:_id="vyd:0000000000038z" xml:space="preserve">Классификация законов на государственные и </w:t>
      </w:r>
      <w:r>
        <w:rPr>
          <w:rFonts w:cs="Times New Roman"/>
          <w:sz w:val="28"/>
          <w:szCs w:val="28"/>
        </w:rPr>
        <w:t vyd:_id="vyd:0000000000038y">частноправовые</w:t>
      </w:r>
      <w:r>
        <w:rPr>
          <w:rFonts w:cs="Times New Roman"/>
          <w:sz w:val="28"/>
          <w:szCs w:val="28"/>
        </w:rPr>
        <w:t vyd:_id="vyd:0000000000038x" xml:space="preserve">, </w:t>
      </w:r>
      <w:r>
        <w:rPr>
          <w:rFonts w:cs="Times New Roman"/>
          <w:sz w:val="28"/>
          <w:szCs w:val="28"/>
        </w:rPr>
        <w:t vyd:_id="vyd:0000000000038w">разложенные по группам уже сама по себе являет добросовестный подход законотворцев, чуждый многим нынешним правовым актам. В отдельную категории попали межевое судопроизводство</w:t>
      </w:r>
      <w:r>
        <w:rPr>
          <w:rStyle w:val="a6"/>
          <w:rFonts w:cs="Times New Roman"/>
          <w:sz w:val="28"/>
          <w:szCs w:val="28"/>
        </w:rPr>
        <w:footnoteReference vyd:_id="vyd:0000000000038v" w:id="18"/>
      </w:r>
      <w:r>
        <w:rPr>
          <w:rFonts w:cs="Times New Roman"/>
          <w:sz w:val="28"/>
          <w:szCs w:val="28"/>
        </w:rPr>
        <w:t vyd:_id="vyd:0000000000038u">, «О Императорском Человеколюбивом Обществе»</w:t>
      </w:r>
      <w:r>
        <w:rPr>
          <w:rStyle w:val="a6"/>
          <w:rFonts w:cs="Times New Roman"/>
          <w:sz w:val="28"/>
          <w:szCs w:val="28"/>
        </w:rPr>
        <w:footnoteReference vyd:_id="vyd:0000000000038t" w:id="19"/>
      </w:r>
      <w:r>
        <w:rPr>
          <w:rFonts w:cs="Times New Roman"/>
          <w:sz w:val="28"/>
          <w:szCs w:val="28"/>
        </w:rPr>
        <w:t vyd:_id="vyd:0000000000038s" xml:space="preserve"> и «О призрении бедных разных ведомств»</w:t>
      </w:r>
      <w:r>
        <w:rPr>
          <w:rStyle w:val="a6"/>
          <w:rFonts w:cs="Times New Roman"/>
          <w:sz w:val="28"/>
          <w:szCs w:val="28"/>
        </w:rPr>
        <w:footnoteReference vyd:_id="vyd:0000000000038r" w:id="20"/>
      </w:r>
      <w:r>
        <w:rPr>
          <w:rFonts w:cs="Times New Roman"/>
          <w:sz w:val="28"/>
          <w:szCs w:val="28"/>
        </w:rPr>
        <w:t vyd:_id="vyd:0000000000038q">.</w:t>
      </w:r>
    </w:p>
    <w:p w14:paraId="5E1B8544" w14:textId="7853866C" w:rsidR="009E3971" w:rsidRPr="00321B78" w:rsidRDefault="002A43A4" w:rsidP="00E12700" vyd:_id="vyd:0000000000038b">
      <w:pPr>
        <w:spacing w:line="360" w:lineRule="auto"/>
        <w:ind w:firstLine="709"/>
        <w:rPr>
          <w:rFonts w:cs="Times New Roman"/>
          <w:sz w:val="28"/>
          <w:szCs w:val="28"/>
        </w:rPr>
      </w:pPr>
      <w:r>
        <w:rPr>
          <w:rFonts w:cs="Times New Roman"/>
          <w:sz w:val="28"/>
          <w:szCs w:val="28"/>
        </w:rPr>
        <w:t vyd:_id="vyd:0000000000038o">Сводом устанавливалось понятие «благоприобретенное имущество»</w:t>
      </w:r>
      <w:r>
        <w:rPr>
          <w:rFonts w:cs="Times New Roman"/>
          <w:sz w:val="28"/>
          <w:szCs w:val="28"/>
        </w:rPr>
        <w:t vyd:_id="vyd:0000000000038n">, т.е владение таким имуществом признавалось добросовестным</w:t>
      </w:r>
      <w:r>
        <w:rPr>
          <w:rFonts w:cs="Times New Roman"/>
          <w:sz w:val="28"/>
          <w:szCs w:val="28"/>
        </w:rPr>
        <w:t vyd:_id="vyd:0000000000038m" xml:space="preserve">. Согласно статье 397 Тома Х признавалось: </w:t>
      </w:r>
      <w:r>
        <w:rPr>
          <w:rFonts w:cs="Times New Roman"/>
          <w:sz w:val="28"/>
          <w:szCs w:val="28"/>
        </w:rPr>
        <w:t vyd:_id="vyd:0000000000038l" xml:space="preserve">1) выслуженное или Всемилостивейше пожалованное; 2) доставшееся покупкою, дарственной записью или другим каким-либо укреплением </w:t>
      </w:r>
      <w:r>
        <w:rPr>
          <w:rFonts w:cs="Times New Roman"/>
          <w:sz w:val="28"/>
          <w:szCs w:val="28"/>
        </w:rPr>
        <w:t vyd:_id="vyd:0000000000038k" xml:space="preserve">из чужого рода; 3) купленное отцом у сына, которому оно досталось от матери; 4) имущество хотя и родовое, но которое владельцем было продано чужеродцу и после от чужеродца обратно </w:t>
      </w:r>
      <w:r>
        <w:rPr>
          <w:rFonts w:cs="Times New Roman"/>
          <w:sz w:val="28"/>
          <w:szCs w:val="28"/>
        </w:rPr>
        <w:t vyd:_id="vyd:0000000000038j">куплено; 5) имущество, купленное от родственника, у которого оно было</w:t>
      </w:r>
      <w:r>
        <w:rPr>
          <w:rFonts w:cs="Times New Roman"/>
          <w:sz w:val="28"/>
          <w:szCs w:val="28"/>
        </w:rPr>
        <w:t vyd:_id="vyd:0000000000038i" xml:space="preserve"> благоприобретенным; 6) имущество, полученное на указанную часть одним из супругов по смерти другого; 7) имущество, собственным трудом </w:t>
      </w:r>
      <w:r>
        <w:rPr>
          <w:rFonts w:cs="Times New Roman"/>
          <w:sz w:val="28"/>
          <w:szCs w:val="28"/>
        </w:rPr>
        <w:t vyd:_id="vyd:0000000000038h" xml:space="preserve">и промыслом нажитое. Следующая статья </w:t>
      </w:r>
      <w:r>
        <w:rPr>
          <w:rFonts w:cs="Times New Roman"/>
          <w:sz w:val="28"/>
          <w:szCs w:val="28"/>
        </w:rPr>
        <w:t vyd:_id="vyd:0000000000038g" xml:space="preserve">устанавливала </w:t>
      </w:r>
      <w:r>
        <w:rPr>
          <w:rFonts w:cs="Times New Roman"/>
          <w:sz w:val="28"/>
          <w:szCs w:val="28"/>
        </w:rPr>
        <w:t vyd:_id="vyd:0000000000038f" xml:space="preserve">основания приобретения </w:t>
      </w:r>
      <w:r>
        <w:rPr>
          <w:rFonts w:cs="Times New Roman"/>
          <w:sz w:val="28"/>
          <w:szCs w:val="28"/>
        </w:rPr>
        <w:t vyd:_id="vyd:0000000000038e" xml:space="preserve">иного имущества </w:t>
      </w:r>
      <w:r>
        <w:rPr>
          <w:rFonts w:cs="Times New Roman"/>
          <w:sz w:val="28"/>
          <w:szCs w:val="28"/>
        </w:rPr>
        <w:t vyd:_id="vyd:0000000000038d">«все движимое имущество и денежные капиталы</w:t>
      </w:r>
      <w:r>
        <w:rPr>
          <w:rFonts w:cs="Times New Roman"/>
          <w:sz w:val="28"/>
          <w:szCs w:val="28"/>
        </w:rPr>
        <w:t vyd:_id="vyd:0000000000038c" xml:space="preserve"> почитаются благоприобретенными, и о родовом происхождении оных никакой спор не приемлится».</w:t>
      </w:r>
    </w:p>
    <w:p w14:paraId="16BEAA2A" w14:textId="683EA1A9" w:rsidR="00A951CA" w:rsidRPr="00321B78" w:rsidRDefault="00710D97" w:rsidP="00E12700" vyd:_id="vyd:00000000000383">
      <w:pPr>
        <w:spacing w:line="360" w:lineRule="auto"/>
        <w:ind w:firstLine="709"/>
        <w:rPr>
          <w:rFonts w:cs="Times New Roman"/>
          <w:sz w:val="28"/>
          <w:szCs w:val="28"/>
        </w:rPr>
      </w:pPr>
      <w:r>
        <w:rPr>
          <w:rFonts w:cs="Times New Roman"/>
          <w:sz w:val="28"/>
          <w:szCs w:val="28"/>
        </w:rPr>
        <w:t vyd:_id="vyd:0000000000038a">Впервые в законе официально устанавливается разделение владения на добросовестное и недобросовестное. Статьей 530 установлено, что «владение</w:t>
      </w:r>
      <w:r>
        <w:rPr>
          <w:rFonts w:cs="Times New Roman"/>
          <w:sz w:val="28"/>
          <w:szCs w:val="28"/>
        </w:rPr>
        <w:t vyd:_id="vyd:00000000000389" xml:space="preserve"> признается</w:t>
      </w:r>
      <w:r>
        <w:rPr>
          <w:rFonts w:cs="Times New Roman"/>
          <w:sz w:val="28"/>
          <w:szCs w:val="28"/>
        </w:rPr>
        <w:t vyd:_id="vyd:00000000000388" xml:space="preserve"> добросовестн</w:t>
      </w:r>
      <w:r>
        <w:rPr>
          <w:rFonts w:cs="Times New Roman"/>
          <w:sz w:val="28"/>
          <w:szCs w:val="28"/>
        </w:rPr>
        <w:t vyd:_id="vyd:00000000000387" xml:space="preserve">ым дотоле, пока не будет доказано, что владельцу достоверна известна неправость его владения. Одно сомнение в законности владения не есть еще основание к признанию владельца </w:t>
      </w:r>
      <w:r>
        <w:rPr>
          <w:rFonts w:cs="Times New Roman"/>
          <w:sz w:val="28"/>
          <w:szCs w:val="28"/>
        </w:rPr>
        <w:t vyd:_id="vyd:00000000000386" xml:space="preserve">недобросовестным. Однакожь, со дня формального ему через судебное место объявления о возникшем против его владения споре и о требовании возвращения имения он хотя и продолжает пользоваться </w:t>
      </w:r>
      <w:r>
        <w:rPr>
          <w:rFonts w:cs="Times New Roman"/>
          <w:sz w:val="28"/>
          <w:szCs w:val="28"/>
        </w:rPr>
        <w:t vyd:_id="vyd:00000000000385">правами добросовестного в том имении владельца, но обязан ответственностью в сохранении как имения, так и доходов оного пред тем, кому оно будет присуждено окончательно</w:t>
      </w:r>
      <w:r>
        <w:rPr>
          <w:rFonts w:cs="Times New Roman"/>
          <w:sz w:val="28"/>
          <w:szCs w:val="28"/>
        </w:rPr>
        <w:t vyd:_id="vyd:00000000000384" xml:space="preserve"> решением суда. Истец может во всяком случае доказывать, что неправомерность владения была с достоверностью известна ответчику и прежде начатия спора».</w:t>
      </w:r>
    </w:p>
    <w:p w14:paraId="477DCE52" w14:textId="65DE21EF" w:rsidR="0004425A" w:rsidRPr="00321B78" w:rsidRDefault="00020D63" w:rsidP="00E12700" vyd:_id="vyd:0000000000037t">
      <w:pPr>
        <w:spacing w:line="360" w:lineRule="auto"/>
        <w:ind w:firstLine="709"/>
        <w:rPr>
          <w:rFonts w:cs="Times New Roman"/>
          <w:sz w:val="28"/>
          <w:szCs w:val="28"/>
        </w:rPr>
      </w:pPr>
      <w:r>
        <w:rPr>
          <w:rFonts w:cs="Times New Roman"/>
          <w:sz w:val="28"/>
          <w:szCs w:val="28"/>
        </w:rPr>
        <w:t vyd:_id="vyd:00000000000382">Также законом установлено, что «</w:t>
      </w:r>
      <w:bookmarkStart w:id="8" w:name="_Hlk66995952" vyd:_id="vyd:00000000000381"/>
      <w:bookmarkEnd w:id="8"/>
      <w:r>
        <w:rPr>
          <w:rFonts w:cs="Times New Roman"/>
          <w:sz w:val="28"/>
          <w:szCs w:val="28"/>
        </w:rPr>
        <w:t vyd:_id="vyd:00000000000380" xml:space="preserve">спокойное, </w:t>
      </w:r>
      <w:r>
        <w:rPr>
          <w:rFonts w:cs="Times New Roman"/>
          <w:sz w:val="28"/>
          <w:szCs w:val="28"/>
        </w:rPr>
        <w:t vyd:_id="vyd:0000000000037z">бесспорное и непрерывное владение</w:t>
      </w:r>
      <w:r>
        <w:rPr>
          <w:rFonts w:cs="Times New Roman"/>
          <w:sz w:val="28"/>
          <w:szCs w:val="28"/>
        </w:rPr>
        <w:t vyd:_id="vyd:0000000000037y" xml:space="preserve"> в виде собственности превращается в право собственности, когда оно продолжится в течение</w:t>
      </w:r>
      <w:r>
        <w:rPr>
          <w:rFonts w:cs="Times New Roman"/>
          <w:sz w:val="28"/>
          <w:szCs w:val="28"/>
        </w:rPr>
        <w:t vyd:_id="vyd:0000000000037x" xml:space="preserve"> установленной законом давности». Давность владения устанавливалась в пределах 10 лет. [</w:t>
      </w:r>
      <w:r>
        <w:rPr>
          <w:rFonts w:cs="Times New Roman"/>
          <w:sz w:val="28"/>
          <w:szCs w:val="28"/>
        </w:rPr>
        <w:t vyd:_id="vyd:0000000000037v">12</w:t>
      </w:r>
      <w:r>
        <w:fldChar w:fldCharType="end" vyd:_id="vyd:0000000000037w-end"/>
      </w:r>
      <w:r>
        <w:rPr>
          <w:rFonts w:cs="Times New Roman"/>
          <w:sz w:val="28"/>
          <w:szCs w:val="28"/>
        </w:rPr>
        <w:t vyd:_id="vyd:0000000000037u">]</w:t>
      </w:r>
    </w:p>
    <w:p w14:paraId="0CAD9737" w14:textId="2D3840B2" w:rsidR="00CF558C" w:rsidRPr="00321B78" w:rsidRDefault="000D1FE7" w:rsidP="00CF558C" vyd:_id="vyd:00000000000375">
      <w:pPr>
        <w:spacing w:line="360" w:lineRule="auto"/>
        <w:ind w:firstLine="709"/>
        <w:rPr>
          <w:rFonts w:cs="Times New Roman"/>
          <w:sz w:val="28"/>
          <w:szCs w:val="28"/>
        </w:rPr>
      </w:pPr>
      <w:r>
        <w:rPr>
          <w:rFonts w:cs="Times New Roman"/>
          <w:sz w:val="28"/>
          <w:szCs w:val="28"/>
        </w:rPr>
        <w:t vyd:_id="vyd:0000000000037s" xml:space="preserve">По мнению современников, такая давность была недостаточной для признания права собственности </w:t>
      </w:r>
      <w:r>
        <w:rPr>
          <w:rFonts w:cs="Times New Roman"/>
          <w:sz w:val="28"/>
          <w:szCs w:val="28"/>
        </w:rPr>
        <w:t vyd:_id="vyd:0000000000037r">при</w:t>
      </w:r>
      <w:r>
        <w:rPr>
          <w:rFonts w:cs="Times New Roman"/>
          <w:sz w:val="28"/>
          <w:szCs w:val="28"/>
        </w:rPr>
        <w:t vyd:_id="vyd:0000000000037q" xml:space="preserve"> «</w:t>
      </w:r>
      <w:r>
        <w:rPr>
          <w:rFonts w:cs="Times New Roman"/>
          <w:sz w:val="28"/>
          <w:szCs w:val="28"/>
        </w:rPr>
        <w:t vyd:_id="vyd:0000000000037p">спокойном, бесспорном и непрерывном владении</w:t>
      </w:r>
      <w:r>
        <w:rPr>
          <w:rFonts w:cs="Times New Roman"/>
          <w:sz w:val="28"/>
          <w:szCs w:val="28"/>
        </w:rPr>
        <w:t vyd:_id="vyd:0000000000037o">»</w:t>
      </w:r>
      <w:r>
        <w:rPr>
          <w:rFonts w:cs="Times New Roman"/>
          <w:sz w:val="28"/>
          <w:szCs w:val="28"/>
        </w:rPr>
        <w:t vyd:_id="vyd:0000000000037n">.</w:t>
      </w:r>
      <w:r>
        <w:rPr>
          <w:rFonts w:cs="Times New Roman"/>
          <w:sz w:val="28"/>
          <w:szCs w:val="28"/>
        </w:rPr>
        <w:t vyd:_id="vyd:0000000000037m" xml:space="preserve"> </w:t>
      </w:r>
      <w:r>
        <w:rPr>
          <w:rFonts w:cs="Times New Roman"/>
          <w:sz w:val="28"/>
          <w:szCs w:val="28"/>
        </w:rPr>
        <w:t vyd:_id="vyd:0000000000037l">В частности,</w:t>
      </w:r>
      <w:r>
        <w:rPr>
          <w:rFonts w:cs="Times New Roman"/>
          <w:sz w:val="28"/>
          <w:szCs w:val="28"/>
        </w:rPr>
        <w:t vyd:_id="vyd:0000000000037k" xml:space="preserve"> А.Л. Боровиковск</w:t>
      </w:r>
      <w:r>
        <w:rPr>
          <w:rFonts w:cs="Times New Roman"/>
          <w:sz w:val="28"/>
          <w:szCs w:val="28"/>
        </w:rPr>
        <w:t vyd:_id="vyd:0000000000037j" xml:space="preserve">ий указывал, что </w:t>
      </w:r>
      <w:r>
        <w:rPr>
          <w:rFonts w:cs="Times New Roman"/>
          <w:sz w:val="28"/>
          <w:szCs w:val="28"/>
        </w:rPr>
        <w:t vyd:_id="vyd:0000000000037i">«десятилетняя отлучка из местонахождения недвижимого имущества слишком обычна, чтобы с нею справедливо было связывать столь тягостные последствия. Десять лет — это менее чем срок учения дитяти; это менее чем 1/3 срока государственной службы; в десять лет дерево еще не дает тени. Крупное землевладение задавнивается весьма редко: о нем хозяин заботится и издалека как об источнике дохода; задавниваются разве лишь мелкие кусочки благодаря отсутствию «хозяйского</w:t>
      </w:r>
      <w:r>
        <w:rPr>
          <w:rFonts w:cs="Times New Roman"/>
          <w:sz w:val="28"/>
          <w:szCs w:val="28"/>
        </w:rPr>
        <w:t vyd:_id="vyd:0000000000037h" xml:space="preserve"> </w:t>
      </w:r>
      <w:r>
        <w:rPr>
          <w:rFonts w:cs="Times New Roman"/>
          <w:sz w:val="28"/>
          <w:szCs w:val="28"/>
        </w:rPr>
        <w:t vyd:_id="vyd:0000000000037g">глаза». Бедствие давности обыкновенно постигает мелкое землевладение: отцовская хата, клочок земли драгоценны для хозяина; но для отсутствующего заботы о таком имуществе непосильны; по делам вижу, что нередко, отлучась, хозяин кое-как сдает свое именьице на руки родичу или соседу, а воротившись застает у себя «давностного владельца» и вынужден «посвятить свою старость тяжбе» [</w:t>
      </w:r>
      <w:r>
        <w:rPr>
          <w:rFonts w:cs="Times New Roman"/>
          <w:sz w:val="28"/>
          <w:szCs w:val="28"/>
        </w:rPr>
        <w:t vyd:_id="vyd:0000000000037e">19</w:t>
      </w:r>
      <w:r>
        <w:fldChar w:fldCharType="end" vyd:_id="vyd:0000000000037f-end"/>
      </w:r>
      <w:r>
        <w:rPr>
          <w:rFonts w:cs="Times New Roman"/>
          <w:sz w:val="28"/>
          <w:szCs w:val="28"/>
        </w:rPr>
        <w:t vyd:_id="vyd:0000000000037d" xml:space="preserve">. C. 21–22]. </w:t>
      </w:r>
      <w:r>
        <w:rPr>
          <w:rFonts w:cs="Times New Roman"/>
          <w:sz w:val="28"/>
          <w:szCs w:val="28"/>
        </w:rPr>
        <w:t vyd:_id="vyd:0000000000037c">Аналогичного</w:t>
      </w:r>
      <w:r>
        <w:rPr>
          <w:rFonts w:cs="Times New Roman"/>
          <w:sz w:val="28"/>
          <w:szCs w:val="28"/>
        </w:rPr>
        <w:t vyd:_id="vyd:0000000000037b" xml:space="preserve"> мнения придерживался Е.В. Васьковский, что «приобретательная давность в том виде, как она существует у нас, заключает в себе вредный, нецелесообразный и даже безнравственный элемент»</w:t>
      </w:r>
      <w:r>
        <w:rPr>
          <w:rFonts w:cs="Times New Roman"/>
          <w:sz w:val="28"/>
          <w:szCs w:val="28"/>
        </w:rPr>
        <w:t vyd:_id="vyd:0000000000037a" xml:space="preserve"> </w:t>
      </w:r>
      <w:r>
        <w:rPr>
          <w:rFonts w:cs="Times New Roman"/>
          <w:sz w:val="28"/>
          <w:szCs w:val="28"/>
        </w:rPr>
        <w:t vyd:_id="vyd:00000000000379">[</w:t>
      </w:r>
      <w:r>
        <w:rPr>
          <w:rFonts w:cs="Times New Roman"/>
          <w:sz w:val="28"/>
          <w:szCs w:val="28"/>
        </w:rPr>
        <w:t vyd:_id="vyd:00000000000377">20</w:t>
      </w:r>
      <w:r>
        <w:fldChar w:fldCharType="end" vyd:_id="vyd:00000000000378-end"/>
      </w:r>
      <w:r>
        <w:rPr>
          <w:rFonts w:cs="Times New Roman"/>
          <w:sz w:val="28"/>
          <w:szCs w:val="28"/>
        </w:rPr>
        <w:t vyd:_id="vyd:00000000000376">. C. 143].</w:t>
      </w:r>
    </w:p>
    <w:p w14:paraId="06C37C63" w14:textId="75F16428" w:rsidR="00784CE6" w:rsidRPr="00321B78" w:rsidRDefault="0040107A" w:rsidP="00E12700" vyd:_id="vyd:0000000000036x">
      <w:pPr>
        <w:spacing w:line="360" w:lineRule="auto"/>
        <w:ind w:firstLine="709"/>
        <w:rPr>
          <w:rFonts w:cs="Times New Roman"/>
          <w:sz w:val="28"/>
          <w:szCs w:val="28"/>
        </w:rPr>
      </w:pPr>
      <w:r>
        <w:rPr>
          <w:rFonts w:cs="Times New Roman"/>
          <w:sz w:val="28"/>
          <w:szCs w:val="28"/>
        </w:rPr>
        <w:t vyd:_id="vyd:00000000000374">Вместе с тем</w:t>
      </w:r>
      <w:r>
        <w:rPr>
          <w:rFonts w:cs="Times New Roman"/>
          <w:sz w:val="28"/>
          <w:szCs w:val="28"/>
        </w:rPr>
        <w:t vyd:_id="vyd:00000000000373" xml:space="preserve"> установление критериев добросовестности для российского права было </w:t>
      </w:r>
      <w:r>
        <w:rPr>
          <w:rFonts w:cs="Times New Roman"/>
          <w:sz w:val="28"/>
          <w:szCs w:val="28"/>
        </w:rPr>
        <w:t vyd:_id="vyd:00000000000372" xml:space="preserve">признаком глубокой проработки и юридического подхода к формированию законодательного акта. </w:t>
      </w:r>
      <w:r>
        <w:rPr>
          <w:rFonts w:cs="Times New Roman"/>
          <w:sz w:val="28"/>
          <w:szCs w:val="28"/>
        </w:rPr>
        <w:t vyd:_id="vyd:00000000000371">В то же время</w:t>
      </w:r>
      <w:r>
        <w:rPr>
          <w:rFonts w:cs="Times New Roman"/>
          <w:sz w:val="28"/>
          <w:szCs w:val="28"/>
        </w:rPr>
        <w:t vyd:_id="vyd:00000000000370" xml:space="preserve"> налицо явное обращение к общеправовым конструкциям, заимствованным из римского права </w:t>
      </w:r>
      <w:r>
        <w:rPr>
          <w:rFonts w:cs="Times New Roman"/>
          <w:sz w:val="28"/>
          <w:szCs w:val="28"/>
        </w:rPr>
        <w:br vyd:_id="vyd:0000000000036z"/>
      </w:r>
      <w:r>
        <w:rPr>
          <w:rFonts w:cs="Times New Roman"/>
          <w:sz w:val="28"/>
          <w:szCs w:val="28"/>
        </w:rPr>
        <w:t vyd:_id="vyd:0000000000036y">М.М. Сперанским.</w:t>
      </w:r>
    </w:p>
    <w:p w14:paraId="70682DAB" w14:textId="3D33688B" w:rsidR="0040107A" w:rsidRPr="00321B78" w:rsidRDefault="00196573" w:rsidP="0040107A" vyd:_id="vyd:0000000000036o">
      <w:pPr>
        <w:spacing w:line="360" w:lineRule="auto"/>
        <w:ind w:firstLine="709"/>
        <w:rPr>
          <w:rFonts w:cs="Times New Roman"/>
          <w:sz w:val="28"/>
          <w:szCs w:val="28"/>
        </w:rPr>
      </w:pPr>
      <w:r>
        <w:rPr>
          <w:rFonts w:cs="Times New Roman"/>
          <w:sz w:val="28"/>
          <w:szCs w:val="28"/>
        </w:rPr>
        <w:t vyd:_id="vyd:0000000000036w">Статья 1539</w:t>
      </w:r>
      <w:r>
        <w:rPr>
          <w:rFonts w:cs="Times New Roman"/>
          <w:sz w:val="28"/>
          <w:szCs w:val="28"/>
        </w:rPr>
        <w:t vyd:_id="vyd:0000000000036v" xml:space="preserve"> также устанавливает принцип толкования положений договоров исходя из «доброй совести», то есть двусмысленность должна быть истолкована таким образом, чтобы отражать существо сделки;</w:t>
      </w:r>
      <w:r>
        <w:rPr>
          <w:rFonts w:cs="Times New Roman"/>
          <w:sz w:val="28"/>
          <w:szCs w:val="28"/>
        </w:rPr>
        <w:t vyd:_id="vyd:0000000000036u" xml:space="preserve"> если</w:t>
      </w:r>
      <w:r>
        <w:rPr>
          <w:rFonts w:cs="Times New Roman"/>
          <w:sz w:val="28"/>
          <w:szCs w:val="28"/>
        </w:rPr>
        <w:t vyd:_id="vyd:0000000000036t" xml:space="preserve"> слова,</w:t>
      </w:r>
      <w:r>
        <w:rPr>
          <w:rFonts w:cs="Times New Roman"/>
          <w:sz w:val="28"/>
          <w:szCs w:val="28"/>
        </w:rPr>
        <w:t vyd:_id="vyd:0000000000036s" xml:space="preserve"> обычно употребляемые в договоре были пропущены</w:t>
      </w:r>
      <w:r>
        <w:rPr>
          <w:rFonts w:cs="Times New Roman"/>
          <w:sz w:val="28"/>
          <w:szCs w:val="28"/>
        </w:rPr>
        <w:t vyd:_id="vyd:0000000000036r" xml:space="preserve"> по недоразумению</w:t>
      </w:r>
      <w:r>
        <w:rPr>
          <w:rFonts w:cs="Times New Roman"/>
          <w:sz w:val="28"/>
          <w:szCs w:val="28"/>
        </w:rPr>
        <w:t vyd:_id="vyd:0000000000036q" xml:space="preserve">, это не вменялось в вину стороне, а руководствовались в таком случае обычаями делового оборота для подобных сделок; </w:t>
      </w:r>
      <w:r>
        <w:rPr>
          <w:rFonts w:cs="Times New Roman"/>
          <w:sz w:val="28"/>
          <w:szCs w:val="28"/>
        </w:rPr>
        <w:t vyd:_id="vyd:0000000000036p">когда договор, по неясности словесного смысла, изъясняется по намерению его и по доброй совести, тогда неясные статьи объясняются по тем, которые не вызывают сомнений, и вообще по разуму всего договора; если все вышеизложенные правила не привели к однозначному трактованию положений договора обеими сторонами, такая двусмысленность трактуется в пользу лица, обязавшегося что-либо отдать или исполнить в связи с тем, что другая сторона должна была определить предмет обязательства с большей точностью.</w:t>
      </w:r>
    </w:p>
    <w:p w14:paraId="783E7129" w14:textId="4532F82B" w:rsidR="0099379B" w:rsidRPr="00321B78" w:rsidRDefault="0099379B" w:rsidP="0040107A" vyd:_id="vyd:0000000000036j">
      <w:pPr>
        <w:spacing w:line="360" w:lineRule="auto"/>
        <w:ind w:firstLine="709"/>
        <w:rPr>
          <w:rFonts w:cs="Times New Roman"/>
          <w:sz w:val="28"/>
          <w:szCs w:val="28"/>
        </w:rPr>
      </w:pPr>
      <w:r>
        <w:rPr>
          <w:rFonts w:cs="Times New Roman"/>
          <w:sz w:val="28"/>
          <w:szCs w:val="28"/>
        </w:rPr>
        <w:t vyd:_id="vyd:0000000000036n" xml:space="preserve">Как видим, данный подход имеет множество правовых изъянов, так как даже оперируя всеми предложенными способами добросовестной трактовки положений договора стороны могут не прийти к единому мнению относительно предмета договора. Это важное обстоятельство указывает на невозможность регулирования договорных отношений с точки зрения доброй совести стороны, так как товарно-денежные отношения построены на принципе получения выгоды за счет другой стороны. Более того, неоднозначность трактовок в самом законе порождает путаницу и не определяет четких критериев действий сторон. Бесспорно, последняя часть статьи выступает на стороне </w:t>
      </w:r>
      <w:r>
        <w:rPr>
          <w:rFonts w:cs="Times New Roman"/>
          <w:sz w:val="28"/>
          <w:szCs w:val="28"/>
        </w:rPr>
        <w:t vyd:_id="vyd:0000000000036m">правообладателя</w:t>
      </w:r>
      <w:r>
        <w:rPr>
          <w:rFonts w:cs="Times New Roman"/>
          <w:sz w:val="28"/>
          <w:szCs w:val="28"/>
        </w:rPr>
        <w:t vyd:_id="vyd:0000000000036l" xml:space="preserve"> имущества или </w:t>
      </w:r>
      <w:r>
        <w:rPr>
          <w:rFonts w:cs="Times New Roman"/>
          <w:sz w:val="28"/>
          <w:szCs w:val="28"/>
        </w:rPr>
        <w:t vyd:_id="vyd:0000000000036k">исполнителя, так как они, по сути, являются более уязвимой стороной в договоре, так как они могут лишиться своего имущества или их труд может быть не оплачен впоследствии.</w:t>
      </w:r>
    </w:p>
    <w:p w14:paraId="3D3F6C85" w14:textId="323EC5FB" w:rsidR="00110255" w:rsidRPr="00321B78" w:rsidRDefault="00110255" w:rsidP="0040107A" vyd:_id="vyd:0000000000036f">
      <w:pPr>
        <w:spacing w:line="360" w:lineRule="auto"/>
        <w:ind w:firstLine="709"/>
        <w:rPr>
          <w:rFonts w:cs="Times New Roman"/>
          <w:sz w:val="28"/>
          <w:szCs w:val="28"/>
        </w:rPr>
      </w:pPr>
      <w:r>
        <w:rPr>
          <w:rFonts w:cs="Times New Roman"/>
          <w:sz w:val="28"/>
          <w:szCs w:val="28"/>
        </w:rPr>
        <w:t vyd:_id="vyd:0000000000036i">Несмотря на то обстоятельство, что переговорный процесс о заключении соглашения всегда должен подразумевать добросовестное поведение сторон, в российском гражданском законодательстве данный принцип нашел свое отражение лишь в 2015 году</w:t>
      </w:r>
      <w:r>
        <w:rPr>
          <w:rStyle w:val="a6"/>
          <w:rFonts w:cs="Times New Roman"/>
          <w:sz w:val="28"/>
          <w:szCs w:val="28"/>
        </w:rPr>
        <w:footnoteReference vyd:_id="vyd:0000000000036h" w:id="21"/>
      </w:r>
      <w:r>
        <w:rPr>
          <w:rFonts w:cs="Times New Roman"/>
          <w:sz w:val="28"/>
          <w:szCs w:val="28"/>
        </w:rPr>
        <w:t vyd:_id="vyd:0000000000036g">.</w:t>
      </w:r>
    </w:p>
    <w:p w14:paraId="6CB457AC" w14:textId="026E895D" w:rsidR="00F05FC6" w:rsidRPr="00321B78" w:rsidRDefault="00C4295C" w:rsidP="00E12700" vyd:_id="vyd:00000000000362">
      <w:pPr>
        <w:spacing w:line="360" w:lineRule="auto"/>
        <w:ind w:firstLine="709"/>
        <w:rPr>
          <w:rFonts w:cs="Times New Roman"/>
          <w:sz w:val="28"/>
          <w:szCs w:val="28"/>
        </w:rPr>
      </w:pPr>
      <w:r>
        <w:rPr>
          <w:rFonts w:cs="Times New Roman"/>
          <w:sz w:val="28"/>
          <w:szCs w:val="28"/>
        </w:rPr>
        <w:t vyd:_id="vyd:0000000000036e" xml:space="preserve">Многие авторы указывают на </w:t>
      </w:r>
      <w:r>
        <w:rPr>
          <w:rFonts w:cs="Times New Roman"/>
          <w:sz w:val="28"/>
          <w:szCs w:val="28"/>
        </w:rPr>
        <w:t vyd:_id="vyd:0000000000036d" xml:space="preserve">значение рассматриваемого принципа в </w:t>
      </w:r>
      <w:r>
        <w:rPr>
          <w:rFonts w:cs="Times New Roman"/>
          <w:sz w:val="28"/>
          <w:szCs w:val="28"/>
        </w:rPr>
        <w:t vyd:_id="vyd:0000000000036c" xml:space="preserve">Проекте Гражданского уложения. </w:t>
      </w:r>
      <w:r>
        <w:rPr>
          <w:rFonts w:cs="Times New Roman"/>
          <w:sz w:val="28"/>
          <w:szCs w:val="28"/>
        </w:rPr>
        <w:t vyd:_id="vyd:0000000000036b">Вместе с тем,</w:t>
      </w:r>
      <w:r>
        <w:rPr>
          <w:rFonts w:cs="Times New Roman"/>
          <w:sz w:val="28"/>
          <w:szCs w:val="28"/>
        </w:rPr>
        <w:t vyd:_id="vyd:0000000000036a" xml:space="preserve"> так как данный </w:t>
      </w:r>
      <w:r>
        <w:rPr>
          <w:rFonts w:cs="Times New Roman"/>
          <w:sz w:val="28"/>
          <w:szCs w:val="28"/>
        </w:rPr>
        <w:t vyd:_id="vyd:00000000000369">проект,</w:t>
      </w:r>
      <w:r>
        <w:rPr>
          <w:rFonts w:cs="Times New Roman"/>
          <w:sz w:val="28"/>
          <w:szCs w:val="28"/>
        </w:rPr>
        <w:t vyd:_id="vyd:00000000000368" xml:space="preserve"> так и не был официально принят,</w:t>
      </w:r>
      <w:r>
        <w:rPr>
          <w:rFonts w:cs="Times New Roman"/>
          <w:sz w:val="28"/>
          <w:szCs w:val="28"/>
        </w:rPr>
        <w:t vyd:_id="vyd:00000000000367" xml:space="preserve"> </w:t>
      </w:r>
      <w:r>
        <w:rPr>
          <w:rFonts w:cs="Times New Roman"/>
          <w:sz w:val="28"/>
          <w:szCs w:val="28"/>
        </w:rPr>
        <w:t vyd:_id="vyd:00000000000366" xml:space="preserve">а </w:t>
      </w:r>
      <w:r>
        <w:rPr>
          <w:rFonts w:cs="Times New Roman"/>
          <w:sz w:val="28"/>
          <w:szCs w:val="28"/>
        </w:rPr>
        <w:t vyd:_id="vyd:00000000000365">рассмотрение актов, не имевших юридическую силу</w:t>
      </w:r>
      <w:r>
        <w:rPr>
          <w:rFonts w:cs="Times New Roman"/>
          <w:sz w:val="28"/>
          <w:szCs w:val="28"/>
        </w:rPr>
        <w:t vyd:_id="vyd:00000000000364">,</w:t>
      </w:r>
      <w:r>
        <w:rPr>
          <w:rFonts w:cs="Times New Roman"/>
          <w:sz w:val="28"/>
          <w:szCs w:val="28"/>
        </w:rPr>
        <w:t vyd:_id="vyd:00000000000363" xml:space="preserve"> не способствует раскрытию данного понятия, так как в окончательном виде положения закона могли быть изменены. </w:t>
      </w:r>
    </w:p>
    <w:p w14:paraId="497569E7" w14:textId="1F6B0D4C" w:rsidR="00784CE6" w:rsidRPr="00321B78" w:rsidRDefault="00BE67A7" w:rsidP="00E12700" vyd:_id="vyd:0000000000035l">
      <w:pPr>
        <w:spacing w:line="360" w:lineRule="auto"/>
        <w:ind w:firstLine="709"/>
        <w:rPr>
          <w:rFonts w:cs="Times New Roman"/>
          <w:sz w:val="28"/>
          <w:szCs w:val="28"/>
        </w:rPr>
      </w:pPr>
      <w:r>
        <w:rPr>
          <w:rFonts w:cs="Times New Roman"/>
          <w:sz w:val="28"/>
          <w:szCs w:val="28"/>
        </w:rPr>
        <w:t vyd:_id="vyd:00000000000361">Однако рассматривая дальнейшие источники права</w:t>
      </w:r>
      <w:r>
        <w:rPr>
          <w:rFonts w:cs="Times New Roman"/>
          <w:sz w:val="28"/>
          <w:szCs w:val="28"/>
        </w:rPr>
        <w:t vyd:_id="vyd:00000000000360" xml:space="preserve"> </w:t>
      </w:r>
      <w:r>
        <w:rPr>
          <w:rFonts w:cs="Times New Roman"/>
          <w:sz w:val="28"/>
          <w:szCs w:val="28"/>
        </w:rPr>
        <w:t vyd:_id="vyd:0000000000035z" xml:space="preserve">следует отметить точку зрения исследователей добросовестности в гражданском праве. Так, авторы </w:t>
      </w:r>
      <w:bookmarkStart w:id="9" w:name="_Hlk67344862" vyd:_id="vyd:0000000000035y"/>
      <w:bookmarkEnd w:id="9"/>
      <w:r>
        <w:rPr>
          <w:rFonts w:cs="Times New Roman"/>
          <w:sz w:val="28"/>
          <w:szCs w:val="28"/>
        </w:rPr>
        <w:t vyd:_id="vyd:0000000000035x">А.С.</w:t>
      </w:r>
      <w:r>
        <w:rPr>
          <w:rFonts w:cs="Times New Roman"/>
          <w:sz w:val="28"/>
          <w:szCs w:val="28"/>
        </w:rPr>
        <w:t vyd:_id="vyd:0000000000035w" xml:space="preserve"> </w:t>
      </w:r>
      <w:r>
        <w:rPr>
          <w:rFonts w:cs="Times New Roman"/>
          <w:sz w:val="28"/>
          <w:szCs w:val="28"/>
        </w:rPr>
        <w:t vyd:_id="vyd:0000000000035v" xml:space="preserve">Варвенко, С.С. Желонкин и </w:t>
      </w:r>
      <w:r>
        <w:rPr>
          <w:rFonts w:cs="Times New Roman"/>
          <w:sz w:val="28"/>
          <w:szCs w:val="28"/>
        </w:rPr>
        <w:t vyd:_id="vyd:0000000000035u">В.В. Жукавин</w:t>
      </w:r>
      <w:r>
        <w:rPr>
          <w:rFonts w:cs="Times New Roman"/>
          <w:sz w:val="28"/>
          <w:szCs w:val="28"/>
        </w:rPr>
        <w:t vyd:_id="vyd:0000000000035t" xml:space="preserve"> отмечают, что </w:t>
      </w:r>
      <w:r>
        <w:rPr>
          <w:rFonts w:cs="Times New Roman"/>
          <w:sz w:val="28"/>
          <w:szCs w:val="28"/>
        </w:rPr>
        <w:t vyd:_id="vyd:0000000000035s">«</w:t>
      </w:r>
      <w:r>
        <w:rPr>
          <w:rFonts w:cs="Times New Roman"/>
          <w:sz w:val="28"/>
          <w:szCs w:val="28"/>
        </w:rPr>
        <w:t vyd:_id="vyd:0000000000035r" xml:space="preserve">в дореволюционном праве принцип доброй воли означал необходимость учитывать </w:t>
      </w:r>
      <w:r>
        <w:rPr>
          <w:rFonts w:cs="Times New Roman"/>
          <w:sz w:val="28"/>
          <w:szCs w:val="28"/>
        </w:rPr>
        <w:t vyd:_id="vyd:0000000000035q">права и интересы другого лица, то в советское время первоочередное значение стали иметь интересы государства» [</w:t>
      </w:r>
      <w:r>
        <w:rPr>
          <w:rFonts w:cs="Times New Roman"/>
          <w:sz w:val="28"/>
          <w:szCs w:val="28"/>
        </w:rPr>
        <w:t vyd:_id="vyd:0000000000035o">24</w:t>
      </w:r>
      <w:r>
        <w:fldChar w:fldCharType="end" vyd:_id="vyd:0000000000035p-end"/>
      </w:r>
      <w:r>
        <w:rPr>
          <w:rFonts w:cs="Times New Roman"/>
          <w:sz w:val="28"/>
          <w:szCs w:val="28"/>
        </w:rPr>
        <w:t vyd:_id="vyd:0000000000035n" xml:space="preserve">, </w:t>
      </w:r>
      <w:r>
        <w:rPr>
          <w:rFonts w:cs="Times New Roman"/>
          <w:sz w:val="28"/>
          <w:szCs w:val="28"/>
        </w:rPr>
        <w:t vyd:_id="vyd:0000000000035m">С.109].</w:t>
      </w:r>
    </w:p>
    <w:p w14:paraId="45FB36F7" w14:textId="5863DC8D" w:rsidR="00A10D6B" w:rsidRPr="00321B78" w:rsidRDefault="00A3366C" w:rsidP="00E12700" vyd:_id="vyd:0000000000035h">
      <w:pPr>
        <w:spacing w:line="360" w:lineRule="auto"/>
        <w:ind w:firstLine="709"/>
        <w:rPr>
          <w:rFonts w:cs="Times New Roman"/>
          <w:sz w:val="28"/>
          <w:szCs w:val="28"/>
        </w:rPr>
      </w:pPr>
      <w:r>
        <w:rPr>
          <w:rFonts w:cs="Times New Roman"/>
          <w:sz w:val="28"/>
          <w:szCs w:val="28"/>
        </w:rPr>
        <w:t vyd:_id="vyd:0000000000035k" xml:space="preserve">Вместе с тем, </w:t>
      </w:r>
      <w:r>
        <w:rPr>
          <w:rFonts w:cs="Times New Roman"/>
          <w:sz w:val="28"/>
          <w:szCs w:val="28"/>
        </w:rPr>
        <w:t vyd:_id="vyd:0000000000035j">с данным утверждением нельзя согласиться</w:t>
      </w:r>
      <w:r>
        <w:rPr>
          <w:rFonts w:cs="Times New Roman"/>
          <w:sz w:val="28"/>
          <w:szCs w:val="28"/>
        </w:rPr>
        <w:t vyd:_id="vyd:0000000000035i">.</w:t>
      </w:r>
    </w:p>
    <w:p w14:paraId="069C7F65" w14:textId="66677380" w:rsidR="003103B8" w:rsidRPr="00321B78" w:rsidRDefault="00A10D6B" w:rsidP="00E12700" vyd:_id="vyd:0000000000034v">
      <w:pPr>
        <w:spacing w:line="360" w:lineRule="auto"/>
        <w:ind w:firstLine="709"/>
        <w:rPr>
          <w:rFonts w:cs="Times New Roman"/>
          <w:sz w:val="28"/>
          <w:szCs w:val="28"/>
        </w:rPr>
      </w:pPr>
      <w:r>
        <w:rPr>
          <w:rFonts w:cs="Times New Roman"/>
          <w:sz w:val="28"/>
          <w:szCs w:val="28"/>
        </w:rPr>
        <w:t vyd:_id="vyd:0000000000035g">Во-первых, в</w:t>
      </w:r>
      <w:r>
        <w:rPr>
          <w:rFonts w:cs="Times New Roman"/>
          <w:sz w:val="28"/>
          <w:szCs w:val="28"/>
        </w:rPr>
        <w:t vyd:_id="vyd:0000000000035f" xml:space="preserve"> дореволюционном и в советском праве </w:t>
      </w:r>
      <w:r>
        <w:rPr>
          <w:rFonts w:cs="Times New Roman"/>
          <w:sz w:val="28"/>
          <w:szCs w:val="28"/>
        </w:rPr>
        <w:t vyd:_id="vyd:0000000000035e">добросовестность по отношению к сделкам имела совершенно разн</w:t>
      </w:r>
      <w:r>
        <w:rPr>
          <w:rFonts w:cs="Times New Roman"/>
          <w:sz w:val="28"/>
          <w:szCs w:val="28"/>
        </w:rPr>
        <w:t vyd:_id="vyd:0000000000035d">ую природу</w:t>
      </w:r>
      <w:r>
        <w:rPr>
          <w:rFonts w:cs="Times New Roman"/>
          <w:sz w:val="28"/>
          <w:szCs w:val="28"/>
        </w:rPr>
        <w:t vyd:_id="vyd:0000000000035c" xml:space="preserve"> не только в связи с тем, в адрес кого данные отношения направлены – государств</w:t>
      </w:r>
      <w:r>
        <w:rPr>
          <w:rFonts w:cs="Times New Roman"/>
          <w:sz w:val="28"/>
          <w:szCs w:val="28"/>
        </w:rPr>
        <w:t vyd:_id="vyd:0000000000035b">а</w:t>
      </w:r>
      <w:r>
        <w:rPr>
          <w:rFonts w:cs="Times New Roman"/>
          <w:sz w:val="28"/>
          <w:szCs w:val="28"/>
        </w:rPr>
        <w:t vyd:_id="vyd:0000000000035a" xml:space="preserve"> или личност</w:t>
      </w:r>
      <w:r>
        <w:rPr>
          <w:rFonts w:cs="Times New Roman"/>
          <w:sz w:val="28"/>
          <w:szCs w:val="28"/>
        </w:rPr>
        <w:t vyd:_id="vyd:00000000000359">и,</w:t>
      </w:r>
      <w:r>
        <w:rPr>
          <w:rFonts w:cs="Times New Roman"/>
          <w:sz w:val="28"/>
          <w:szCs w:val="28"/>
        </w:rPr>
        <w:t vyd:_id="vyd:00000000000358" xml:space="preserve"> </w:t>
      </w:r>
      <w:r>
        <w:rPr>
          <w:rFonts w:cs="Times New Roman"/>
          <w:sz w:val="28"/>
          <w:szCs w:val="28"/>
        </w:rPr>
        <w:t vyd:_id="vyd:00000000000357">п</w:t>
      </w:r>
      <w:r>
        <w:rPr>
          <w:rFonts w:cs="Times New Roman"/>
          <w:sz w:val="28"/>
          <w:szCs w:val="28"/>
        </w:rPr>
        <w:t vyd:_id="vyd:00000000000356" xml:space="preserve">ричина кроется в количестве самих участников взаимоотношений. </w:t>
      </w:r>
      <w:r>
        <w:rPr>
          <w:rFonts w:cs="Times New Roman"/>
          <w:sz w:val="28"/>
          <w:szCs w:val="28"/>
        </w:rPr>
        <w:t vyd:_id="vyd:00000000000355" xml:space="preserve">Упоминая количество нужно понимать, что речь идет не количестве людей в отдельно взятой стране, а </w:t>
      </w:r>
      <w:r>
        <w:rPr>
          <w:rFonts w:cs="Times New Roman"/>
          <w:sz w:val="28"/>
          <w:szCs w:val="28"/>
        </w:rPr>
        <w:t vyd:_id="vyd:00000000000354">имеется в виду</w:t>
      </w:r>
      <w:r>
        <w:rPr>
          <w:rFonts w:cs="Times New Roman"/>
          <w:sz w:val="28"/>
          <w:szCs w:val="28"/>
        </w:rPr>
        <w:t vyd:_id="vyd:00000000000353" xml:space="preserve"> </w:t>
      </w:r>
      <w:r>
        <w:rPr>
          <w:rFonts w:cs="Times New Roman"/>
          <w:sz w:val="28"/>
          <w:szCs w:val="28"/>
        </w:rPr>
        <w:t vyd:_id="vyd:00000000000352" xml:space="preserve">количество правоспособных граждан, которые могут полноценно распоряжаться своими правами, иметь в собственности движимое или недвижимое имущество, </w:t>
      </w:r>
      <w:r>
        <w:rPr>
          <w:rFonts w:cs="Times New Roman"/>
          <w:sz w:val="28"/>
          <w:szCs w:val="28"/>
        </w:rPr>
        <w:t vyd:_id="vyd:00000000000351">либо же</w:t>
      </w:r>
      <w:r>
        <w:rPr>
          <w:rFonts w:cs="Times New Roman"/>
          <w:sz w:val="28"/>
          <w:szCs w:val="28"/>
        </w:rPr>
        <w:t vyd:_id="vyd:00000000000350" xml:space="preserve"> обладать необходимыми знаниями</w:t>
      </w:r>
      <w:r>
        <w:rPr>
          <w:rFonts w:cs="Times New Roman"/>
          <w:sz w:val="28"/>
          <w:szCs w:val="28"/>
        </w:rPr>
        <w:t vyd:_id="vyd:0000000000034z" xml:space="preserve"> и умениями</w:t>
      </w:r>
      <w:r>
        <w:rPr>
          <w:rFonts w:cs="Times New Roman"/>
          <w:sz w:val="28"/>
          <w:szCs w:val="28"/>
        </w:rPr>
        <w:t vyd:_id="vyd:0000000000034y" xml:space="preserve"> для их обмена на </w:t>
      </w:r>
      <w:r>
        <w:rPr>
          <w:rFonts w:cs="Times New Roman"/>
          <w:sz w:val="28"/>
          <w:szCs w:val="28"/>
        </w:rPr>
        <w:t vyd:_id="vyd:0000000000034x">материальные ценности</w:t>
      </w:r>
      <w:r>
        <w:rPr>
          <w:rFonts w:cs="Times New Roman"/>
          <w:sz w:val="28"/>
          <w:szCs w:val="28"/>
        </w:rPr>
        <w:t vyd:_id="vyd:0000000000034w">.</w:t>
      </w:r>
    </w:p>
    <w:p w14:paraId="22201D52" w14:textId="622871C0" w:rsidR="00994B0D" w:rsidRPr="00321B78" w:rsidRDefault="00281016" w:rsidP="00E12700" vyd:_id="vyd:0000000000034r">
      <w:pPr>
        <w:spacing w:line="360" w:lineRule="auto"/>
        <w:ind w:firstLine="709"/>
        <w:rPr>
          <w:rFonts w:cs="Times New Roman"/>
          <w:sz w:val="28"/>
          <w:szCs w:val="28"/>
        </w:rPr>
      </w:pPr>
      <w:r>
        <w:rPr>
          <w:rFonts w:cs="Times New Roman"/>
          <w:sz w:val="28"/>
          <w:szCs w:val="28"/>
        </w:rPr>
        <w:t vyd:_id="vyd:0000000000034u">В целом, н</w:t>
      </w:r>
      <w:r>
        <w:rPr>
          <w:rFonts w:cs="Times New Roman"/>
          <w:sz w:val="28"/>
          <w:szCs w:val="28"/>
        </w:rPr>
        <w:t vyd:_id="vyd:0000000000034t" xml:space="preserve">еобходимо отметить, что в основу Свода законов Российской Империи было положено сословное неравенство, которое значительно ограничивало круг </w:t>
      </w:r>
      <w:r>
        <w:rPr>
          <w:rFonts w:cs="Times New Roman"/>
          <w:sz w:val="28"/>
          <w:szCs w:val="28"/>
        </w:rPr>
        <w:t vyd:_id="vyd:0000000000034s" xml:space="preserve">лиц. </w:t>
      </w:r>
    </w:p>
    <w:p w14:paraId="45A08A50" w14:textId="6CB86F79" w:rsidR="004104A5" w:rsidRPr="00321B78" w:rsidRDefault="00994B0D" w:rsidP="00E12700" vyd:_id="vyd:0000000000034b">
      <w:pPr>
        <w:spacing w:line="360" w:lineRule="auto"/>
        <w:ind w:firstLine="709"/>
        <w:rPr>
          <w:rFonts w:cs="Times New Roman"/>
          <w:sz w:val="28"/>
          <w:szCs w:val="28"/>
        </w:rPr>
      </w:pPr>
      <w:r>
        <w:rPr>
          <w:rFonts w:cs="Times New Roman"/>
          <w:sz w:val="28"/>
          <w:szCs w:val="28"/>
        </w:rPr>
        <w:t vyd:_id="vyd:0000000000034q">Во-вторых, в</w:t>
      </w:r>
      <w:r>
        <w:rPr>
          <w:rFonts w:cs="Times New Roman"/>
          <w:sz w:val="28"/>
          <w:szCs w:val="28"/>
        </w:rPr>
        <w:t vyd:_id="vyd:0000000000034p" xml:space="preserve"> </w:t>
      </w:r>
      <w:r>
        <w:rPr>
          <w:rFonts w:cs="Times New Roman"/>
          <w:sz w:val="28"/>
          <w:szCs w:val="28"/>
        </w:rPr>
        <w:t vyd:_id="vyd:0000000000034o" xml:space="preserve">Гражданском кодексе РСФСР 1922 года указывалось, что </w:t>
      </w:r>
      <w:r>
        <w:rPr>
          <w:rFonts w:cs="Times New Roman"/>
          <w:sz w:val="28"/>
          <w:szCs w:val="28"/>
        </w:rPr>
        <w:t vyd:_id="vyd:0000000000034n">«</w:t>
      </w:r>
      <w:r>
        <w:rPr>
          <w:rFonts w:cs="Times New Roman"/>
          <w:sz w:val="28"/>
          <w:szCs w:val="28"/>
        </w:rPr>
        <w:t vyd:_id="vyd:0000000000034m">земля, недра, леса воды…могут быть исключительно собственностью государства</w:t>
      </w:r>
      <w:r>
        <w:rPr>
          <w:rFonts w:cs="Times New Roman"/>
          <w:sz w:val="28"/>
          <w:szCs w:val="28"/>
        </w:rPr>
        <w:t vyd:_id="vyd:0000000000034l">»</w:t>
      </w:r>
      <w:r>
        <w:rPr>
          <w:rFonts w:cs="Times New Roman"/>
          <w:sz w:val="28"/>
          <w:szCs w:val="28"/>
        </w:rPr>
        <w:t vyd:_id="vyd:0000000000034k" xml:space="preserve"> [</w:t>
      </w:r>
      <w:r>
        <w:rPr>
          <w:rFonts w:cs="Times New Roman"/>
          <w:sz w:val="28"/>
          <w:szCs w:val="28"/>
        </w:rPr>
        <w:t vyd:_id="vyd:0000000000034i">4</w:t>
      </w:r>
      <w:r>
        <w:fldChar w:fldCharType="end" vyd:_id="vyd:0000000000034j-end"/>
      </w:r>
      <w:r>
        <w:rPr>
          <w:rFonts w:cs="Times New Roman"/>
          <w:sz w:val="28"/>
          <w:szCs w:val="28"/>
        </w:rPr>
        <w:t vyd:_id="vyd:0000000000034h">, Ст.</w:t>
      </w:r>
      <w:r>
        <w:rPr>
          <w:rFonts w:cs="Times New Roman"/>
          <w:sz w:val="28"/>
          <w:szCs w:val="28"/>
        </w:rPr>
        <w:t vyd:_id="vyd:0000000000034g">53</w:t>
      </w:r>
      <w:r>
        <w:rPr>
          <w:rFonts w:cs="Times New Roman"/>
          <w:sz w:val="28"/>
          <w:szCs w:val="28"/>
        </w:rPr>
        <w:t vyd:_id="vyd:0000000000034f">]</w:t>
      </w:r>
      <w:r>
        <w:rPr>
          <w:rFonts w:cs="Times New Roman"/>
          <w:sz w:val="28"/>
          <w:szCs w:val="28"/>
        </w:rPr>
        <w:t vyd:_id="vyd:0000000000034e">.</w:t>
      </w:r>
      <w:r>
        <w:rPr>
          <w:rFonts w:cs="Times New Roman"/>
          <w:sz w:val="28"/>
          <w:szCs w:val="28"/>
        </w:rPr>
        <w:t vyd:_id="vyd:0000000000034d" xml:space="preserve"> Вместе с тем, статьей 52 собственность разделялась на государственную, кооперативную и частную.</w:t>
      </w:r>
      <w:r>
        <w:rPr>
          <w:rFonts w:cs="Times New Roman"/>
          <w:sz w:val="28"/>
          <w:szCs w:val="28"/>
        </w:rPr>
        <w:t vyd:_id="vyd:0000000000034c" xml:space="preserve"> </w:t>
      </w:r>
    </w:p>
    <w:p w14:paraId="68141FE9" w14:textId="3AD434CC" w:rsidR="007F3DC3" w:rsidRPr="00321B78" w:rsidRDefault="00D0577C" w:rsidP="00E12700" vyd:_id="vyd:00000000000349">
      <w:pPr>
        <w:spacing w:line="360" w:lineRule="auto"/>
        <w:ind w:firstLine="709"/>
        <w:rPr>
          <w:rFonts w:cs="Times New Roman"/>
          <w:sz w:val="28"/>
          <w:szCs w:val="28"/>
        </w:rPr>
      </w:pPr>
      <w:r>
        <w:rPr>
          <w:rFonts w:cs="Times New Roman"/>
          <w:sz w:val="28"/>
          <w:szCs w:val="28"/>
        </w:rPr>
        <w:t vyd:_id="vyd:0000000000034a">Согласно статье 54 Гражданского кодекса РСФСР предметом частной собственности могут быть: немуниципализированные строения, предприятия торговые, предприятия промышленные, имеющие наемных рабочих в количестве, не превышающем предусмотренного особыми законами; орудия и средства производства, деньги, ценные бумаги и прочие ценности, в том числе золотая и серебряная монета и иностранная валюта, предметы домашнего обихода, хозяйства и личного потребления, товары, продажа коих не воспрещается законом, и всякое имущество, не изъятое из частного оборота.</w:t>
      </w:r>
    </w:p>
    <w:p w14:paraId="5E3F770B" w14:textId="0DFFD735" w:rsidR="00D0577C" w:rsidRPr="00321B78" w:rsidRDefault="00A10D6B" w:rsidP="00E12700" vyd:_id="vyd:00000000000343">
      <w:pPr>
        <w:spacing w:line="360" w:lineRule="auto"/>
        <w:ind w:firstLine="709"/>
        <w:rPr>
          <w:rFonts w:cs="Times New Roman"/>
          <w:sz w:val="28"/>
          <w:szCs w:val="28"/>
        </w:rPr>
      </w:pPr>
      <w:r>
        <w:rPr>
          <w:rFonts w:cs="Times New Roman"/>
          <w:sz w:val="28"/>
          <w:szCs w:val="28"/>
        </w:rPr>
        <w:t vyd:_id="vyd:00000000000348">Таким образом, учитывая</w:t>
      </w:r>
      <w:r>
        <w:rPr>
          <w:rFonts w:cs="Times New Roman"/>
          <w:sz w:val="28"/>
          <w:szCs w:val="28"/>
        </w:rPr>
        <w:t vyd:_id="vyd:00000000000347" xml:space="preserve"> такой широкий перечень имущества граждан, </w:t>
      </w:r>
      <w:r>
        <w:rPr>
          <w:rFonts w:cs="Times New Roman"/>
          <w:sz w:val="28"/>
          <w:szCs w:val="28"/>
        </w:rPr>
        <w:t vyd:_id="vyd:00000000000346">нет оснований</w:t>
      </w:r>
      <w:r>
        <w:rPr>
          <w:rFonts w:cs="Times New Roman"/>
          <w:sz w:val="28"/>
          <w:szCs w:val="28"/>
        </w:rPr>
        <w:t vyd:_id="vyd:00000000000345" xml:space="preserve"> предполагать, что они не будут пользоваться своими правами на продажу или натуральный обмен тех же средств производства на деньги</w:t>
      </w:r>
      <w:r>
        <w:rPr>
          <w:rFonts w:cs="Times New Roman"/>
          <w:sz w:val="28"/>
          <w:szCs w:val="28"/>
        </w:rPr>
        <w:t vyd:_id="vyd:00000000000344">. Более того, в Гражданском кодексе 1922 года была целая глава, посвященная сделкам.</w:t>
      </w:r>
    </w:p>
    <w:p w14:paraId="28E96A2C" w14:textId="598443E6" w:rsidR="00EB140A" w:rsidRPr="00321B78" w:rsidRDefault="008E0688" w:rsidP="002D2443" vyd:_id="vyd:0000000000033t">
      <w:pPr>
        <w:spacing w:line="360" w:lineRule="auto"/>
        <w:ind w:firstLine="709"/>
        <w:rPr>
          <w:rFonts w:cs="Times New Roman"/>
          <w:sz w:val="28"/>
          <w:szCs w:val="28"/>
        </w:rPr>
      </w:pPr>
      <w:r>
        <w:rPr>
          <w:rFonts w:cs="Times New Roman"/>
          <w:sz w:val="28"/>
          <w:szCs w:val="28"/>
        </w:rPr>
        <w:t vyd:_id="vyd:00000000000342" xml:space="preserve">Предположение, что при совершении частной сделки следует учитывать интересы государства, лишено всяких оснований. Добросовестность здесь предполагается </w:t>
      </w:r>
      <w:r>
        <w:rPr>
          <w:rFonts w:cs="Times New Roman"/>
          <w:sz w:val="28"/>
          <w:szCs w:val="28"/>
        </w:rPr>
        <w:t vyd:_id="vyd:00000000000341" xml:space="preserve">именно в </w:t>
      </w:r>
      <w:r>
        <w:rPr>
          <w:rFonts w:cs="Times New Roman"/>
          <w:sz w:val="28"/>
          <w:szCs w:val="28"/>
        </w:rPr>
        <w:t vyd:_id="vyd:00000000000340">части</w:t>
      </w:r>
      <w:r>
        <w:rPr>
          <w:rFonts w:cs="Times New Roman"/>
          <w:sz w:val="28"/>
          <w:szCs w:val="28"/>
        </w:rPr>
        <w:t vyd:_id="vyd:0000000000033z" xml:space="preserve"> тех </w:t>
      </w:r>
      <w:r>
        <w:rPr>
          <w:rFonts w:cs="Times New Roman"/>
          <w:sz w:val="28"/>
          <w:szCs w:val="28"/>
        </w:rPr>
        <w:t vyd:_id="vyd:0000000000033y">действий</w:t>
      </w:r>
      <w:r>
        <w:rPr>
          <w:rFonts w:cs="Times New Roman"/>
          <w:sz w:val="28"/>
          <w:szCs w:val="28"/>
        </w:rPr>
        <w:t vyd:_id="vyd:0000000000033x">, которые сопровождают волю сторон на установление, изменение или прекращение гражданских правоотношений</w:t>
      </w:r>
      <w:r>
        <w:rPr>
          <w:rFonts w:cs="Times New Roman"/>
          <w:sz w:val="28"/>
          <w:szCs w:val="28"/>
        </w:rPr>
        <w:t vyd:_id="vyd:0000000000033w">, не включая сюда интерес</w:t>
      </w:r>
      <w:r>
        <w:rPr>
          <w:rFonts w:cs="Times New Roman"/>
          <w:sz w:val="28"/>
          <w:szCs w:val="28"/>
        </w:rPr>
        <w:t vyd:_id="vyd:0000000000033v" xml:space="preserve">ы </w:t>
      </w:r>
      <w:r>
        <w:rPr>
          <w:rFonts w:cs="Times New Roman"/>
          <w:sz w:val="28"/>
          <w:szCs w:val="28"/>
        </w:rPr>
        <w:t vyd:_id="vyd:0000000000033u">государства.</w:t>
      </w:r>
    </w:p>
    <w:p w14:paraId="422DA3AC" w14:textId="76B876CE" w:rsidR="005B6699" w:rsidRPr="00321B78" w:rsidRDefault="005803AD" w:rsidP="002D2443" vyd:_id="vyd:0000000000033k">
      <w:pPr>
        <w:spacing w:line="360" w:lineRule="auto"/>
        <w:ind w:firstLine="709"/>
        <w:rPr>
          <w:rFonts w:cs="Times New Roman"/>
          <w:sz w:val="28"/>
          <w:szCs w:val="28"/>
        </w:rPr>
      </w:pPr>
      <w:r>
        <w:rPr>
          <w:rFonts w:cs="Times New Roman"/>
          <w:sz w:val="28"/>
          <w:szCs w:val="28"/>
        </w:rPr>
        <w:t vyd:_id="vyd:0000000000033s" xml:space="preserve">Необходимо отметить, что в Гражданском кодексе РСФСР принцип добросовестности </w:t>
      </w:r>
      <w:r>
        <w:rPr>
          <w:rFonts w:cs="Times New Roman"/>
          <w:sz w:val="28"/>
          <w:szCs w:val="28"/>
        </w:rPr>
        <w:t vyd:_id="vyd:0000000000033r" xml:space="preserve">связан либо с владением </w:t>
      </w:r>
      <w:r>
        <w:rPr>
          <w:rFonts w:cs="Times New Roman"/>
          <w:sz w:val="28"/>
          <w:szCs w:val="28"/>
        </w:rPr>
        <w:t vyd:_id="vyd:0000000000033q">имуществом</w:t>
      </w:r>
      <w:r>
        <w:rPr>
          <w:rFonts w:cs="Times New Roman"/>
          <w:sz w:val="28"/>
          <w:szCs w:val="28"/>
        </w:rPr>
        <w:t vyd:_id="vyd:0000000000033p">, либо используется при продаже скота.</w:t>
      </w:r>
      <w:r>
        <w:rPr>
          <w:rFonts w:cs="Times New Roman"/>
          <w:sz w:val="28"/>
          <w:szCs w:val="28"/>
        </w:rPr>
        <w:t vyd:_id="vyd:0000000000033o" xml:space="preserve"> </w:t>
      </w:r>
      <w:r>
        <w:rPr>
          <w:rFonts w:cs="Times New Roman"/>
          <w:sz w:val="28"/>
          <w:szCs w:val="28"/>
        </w:rPr>
        <w:t vyd:_id="vyd:0000000000033n">Так, владелец, отыскавший свое имущество вправе требовать его возвращения от не</w:t>
      </w:r>
      <w:r>
        <w:rPr>
          <w:rFonts w:cs="Times New Roman"/>
          <w:sz w:val="28"/>
          <w:szCs w:val="28"/>
        </w:rPr>
        <w:t vyd:_id="vyd:0000000000033m">добросовестного владельца. При этом от добросовестного он вправе требовать упущенную выгоду</w:t>
      </w:r>
      <w:r>
        <w:rPr>
          <w:rFonts w:cs="Times New Roman"/>
          <w:sz w:val="28"/>
          <w:szCs w:val="28"/>
        </w:rPr>
        <w:t vyd:_id="vyd:0000000000033l" xml:space="preserve"> со времени, когда он узнал или должен был узнать о неправомерности своих действий.</w:t>
      </w:r>
    </w:p>
    <w:p w14:paraId="5B74C3BD" w14:textId="13B907E2" w:rsidR="00EB140A" w:rsidRPr="00321B78" w:rsidRDefault="007D0100" w:rsidP="00E12700" vyd:_id="vyd:0000000000033h">
      <w:pPr>
        <w:spacing w:line="360" w:lineRule="auto"/>
        <w:ind w:firstLine="709"/>
        <w:rPr>
          <w:rFonts w:cs="Times New Roman"/>
          <w:sz w:val="28"/>
          <w:szCs w:val="28"/>
        </w:rPr>
      </w:pPr>
      <w:r>
        <w:rPr>
          <w:rFonts w:cs="Times New Roman"/>
          <w:sz w:val="28"/>
          <w:szCs w:val="28"/>
        </w:rPr>
        <w:t vyd:_id="vyd:0000000000033j">При этом права собственника вещи, приобретшего ее не у собственника вправе рассчитывать на защиту своих прав в</w:t>
      </w:r>
      <w:r>
        <w:rPr>
          <w:rFonts w:cs="Times New Roman"/>
          <w:sz w:val="28"/>
          <w:szCs w:val="28"/>
        </w:rPr>
        <w:t vyd:_id="vyd:0000000000033i" xml:space="preserve"> тех случаях, когда ее титулярный собственник не сможет доказать, что такое имущество у него украдено или было утеряно.</w:t>
      </w:r>
    </w:p>
    <w:p w14:paraId="3C703455" w14:textId="12869A32" w:rsidR="0098305F" w:rsidRPr="00321B78" w:rsidRDefault="0098305F" w:rsidP="00E12700" vyd:_id="vyd:0000000000033d">
      <w:pPr>
        <w:spacing w:line="360" w:lineRule="auto"/>
        <w:ind w:firstLine="709"/>
        <w:rPr>
          <w:rFonts w:cs="Times New Roman"/>
          <w:sz w:val="28"/>
          <w:szCs w:val="28"/>
        </w:rPr>
      </w:pPr>
      <w:r>
        <w:rPr>
          <w:rFonts w:cs="Times New Roman"/>
          <w:sz w:val="28"/>
          <w:szCs w:val="28"/>
        </w:rPr>
        <w:t vyd:_id="vyd:0000000000033g">Постепенно изменяясь</w:t>
      </w:r>
      <w:r>
        <w:rPr>
          <w:rFonts w:cs="Times New Roman"/>
          <w:sz w:val="28"/>
          <w:szCs w:val="28"/>
        </w:rPr>
        <w:t vyd:_id="vyd:0000000000033f" xml:space="preserve">, принцип добросовестности </w:t>
      </w:r>
      <w:r>
        <w:rPr>
          <w:rFonts w:cs="Times New Roman"/>
          <w:sz w:val="28"/>
          <w:szCs w:val="28"/>
        </w:rPr>
        <w:t vyd:_id="vyd:0000000000033e" xml:space="preserve">приобрел свое современное значение, закрепившись в положениях Гражданского кодекса Российской Федерации. </w:t>
      </w:r>
    </w:p>
    <w:p w14:paraId="16FBC342" w14:textId="7D255DF1" w:rsidR="00EB140A" w:rsidRPr="00321B78" w:rsidRDefault="006015E8" w:rsidP="00E12700" vyd:_id="vyd:0000000000032x">
      <w:pPr>
        <w:spacing w:line="360" w:lineRule="auto"/>
        <w:ind w:firstLine="709"/>
        <w:rPr>
          <w:rFonts w:cs="Times New Roman"/>
          <w:sz w:val="28"/>
          <w:szCs w:val="28"/>
        </w:rPr>
      </w:pPr>
      <w:r>
        <w:rPr>
          <w:rFonts w:cs="Times New Roman"/>
          <w:sz w:val="28"/>
          <w:szCs w:val="28"/>
        </w:rPr>
        <w:t vyd:_id="vyd:0000000000033c" xml:space="preserve">В современном </w:t>
      </w:r>
      <w:r>
        <w:rPr>
          <w:rFonts w:cs="Times New Roman"/>
          <w:sz w:val="28"/>
          <w:szCs w:val="28"/>
        </w:rPr>
        <w:t vyd:_id="vyd:0000000000033b" xml:space="preserve">законодательстве принцип добросовестности употребляется в значении, установленном </w:t>
      </w:r>
      <w:r>
        <w:rPr>
          <w:rFonts w:cs="Times New Roman"/>
          <w:sz w:val="28"/>
          <w:szCs w:val="28"/>
        </w:rPr>
        <w:t vyd:_id="vyd:0000000000033a">Верховным Судом</w:t>
      </w:r>
      <w:r>
        <w:rPr>
          <w:rFonts w:cs="Times New Roman"/>
          <w:sz w:val="28"/>
          <w:szCs w:val="28"/>
        </w:rPr>
        <w:t vyd:_id="vyd:00000000000339" xml:space="preserve"> Российской Федерации. То есть, добросовестное поведение лица должно быть оценено через призму практического </w:t>
      </w:r>
      <w:r>
        <w:rPr>
          <w:rFonts w:cs="Times New Roman"/>
          <w:sz w:val="28"/>
          <w:szCs w:val="28"/>
        </w:rPr>
        <w:t vyd:_id="vyd:00000000000338" xml:space="preserve">судебного </w:t>
      </w:r>
      <w:r>
        <w:rPr>
          <w:rFonts w:cs="Times New Roman"/>
          <w:sz w:val="28"/>
          <w:szCs w:val="28"/>
        </w:rPr>
        <w:t vyd:_id="vyd:00000000000337">разбора</w:t>
      </w:r>
      <w:r>
        <w:rPr>
          <w:rFonts w:cs="Times New Roman"/>
          <w:sz w:val="28"/>
          <w:szCs w:val="28"/>
        </w:rPr>
        <w:t vyd:_id="vyd:00000000000336" xml:space="preserve">. Таким образом, добросовестность загоняется в определенное русло, которое </w:t>
      </w:r>
      <w:r>
        <w:rPr>
          <w:rFonts w:cs="Times New Roman"/>
          <w:sz w:val="28"/>
          <w:szCs w:val="28"/>
        </w:rPr>
        <w:t vyd:_id="vyd:00000000000335" xml:space="preserve">строилось многолетней практикой. </w:t>
      </w:r>
      <w:r>
        <w:rPr>
          <w:rFonts w:cs="Times New Roman"/>
          <w:sz w:val="28"/>
          <w:szCs w:val="28"/>
        </w:rPr>
        <w:t vyd:_id="vyd:00000000000334" xml:space="preserve">Вместо определения критериев добросовестного поведения участников </w:t>
      </w:r>
      <w:r>
        <w:rPr>
          <w:rFonts w:cs="Times New Roman"/>
          <w:sz w:val="28"/>
          <w:szCs w:val="28"/>
        </w:rPr>
        <w:t vyd:_id="vyd:00000000000333" xml:space="preserve">Постановлением Пленума </w:t>
      </w:r>
      <w:r>
        <w:rPr>
          <w:rFonts w:cs="Times New Roman"/>
          <w:sz w:val="28"/>
          <w:szCs w:val="28"/>
        </w:rPr>
        <w:t vyd:_id="vyd:00000000000332">Верховного Суда Российской Федерации</w:t>
      </w:r>
      <w:r>
        <w:rPr>
          <w:rStyle w:val="a6"/>
          <w:rFonts w:cs="Times New Roman"/>
          <w:sz w:val="28"/>
          <w:szCs w:val="28"/>
        </w:rPr>
        <w:footnoteReference vyd:_id="vyd:00000000000331" w:id="22"/>
      </w:r>
      <w:r>
        <w:rPr>
          <w:rFonts w:cs="Times New Roman"/>
          <w:sz w:val="28"/>
          <w:szCs w:val="28"/>
        </w:rPr>
        <w:t vyd:_id="vyd:00000000000330" xml:space="preserve"> добросовестно</w:t>
      </w:r>
      <w:r>
        <w:rPr>
          <w:rFonts w:cs="Times New Roman"/>
          <w:sz w:val="28"/>
          <w:szCs w:val="28"/>
        </w:rPr>
        <w:t vyd:_id="vyd:0000000000032z" xml:space="preserve">е поведение раскрывается через совокупность обстоятельств, которые </w:t>
      </w:r>
      <w:r>
        <w:rPr>
          <w:rFonts w:cs="Times New Roman"/>
          <w:sz w:val="28"/>
          <w:szCs w:val="28"/>
        </w:rPr>
        <w:t vyd:_id="vyd:0000000000032y" xml:space="preserve">позволяют определить степень умышленности действий лица при осуществлении определенной деятельности. </w:t>
      </w:r>
    </w:p>
    <w:p w14:paraId="5566A37D" w14:textId="5F72AFC7" w:rsidR="00FB2B10" w:rsidRPr="00321B78" w:rsidRDefault="0011694A" w:rsidP="00E12700" vyd:_id="vyd:0000000000032k">
      <w:pPr>
        <w:spacing w:line="360" w:lineRule="auto"/>
        <w:ind w:firstLine="709"/>
        <w:rPr>
          <w:rFonts w:cs="Times New Roman"/>
          <w:sz w:val="28"/>
          <w:szCs w:val="28"/>
        </w:rPr>
      </w:pPr>
      <w:r>
        <w:rPr>
          <w:rFonts w:cs="Times New Roman"/>
          <w:sz w:val="28"/>
          <w:szCs w:val="28"/>
        </w:rPr>
        <w:t vyd:_id="vyd:0000000000032w" xml:space="preserve">Верховный Суд при этом ссылается на положение Парижской Конвенции по охране промышленной </w:t>
      </w:r>
      <w:r>
        <w:rPr>
          <w:rFonts w:cs="Times New Roman"/>
          <w:sz w:val="28"/>
          <w:szCs w:val="28"/>
        </w:rPr>
        <w:t vyd:_id="vyd:0000000000032v">собственности от 1883 года!</w:t>
      </w:r>
      <w:r>
        <w:rPr>
          <w:rStyle w:val="a6"/>
          <w:rFonts w:cs="Times New Roman"/>
          <w:sz w:val="28"/>
          <w:szCs w:val="28"/>
        </w:rPr>
        <w:footnoteReference vyd:_id="vyd:0000000000032u" w:id="23"/>
      </w:r>
      <w:r>
        <w:rPr>
          <w:rFonts w:cs="Times New Roman"/>
          <w:sz w:val="28"/>
          <w:szCs w:val="28"/>
        </w:rPr>
        <w:t vyd:_id="vyd:0000000000032t" xml:space="preserve"> </w:t>
      </w:r>
      <w:r>
        <w:rPr>
          <w:rFonts w:cs="Times New Roman"/>
          <w:sz w:val="28"/>
          <w:szCs w:val="28"/>
        </w:rPr>
        <w:t vyd:_id="vyd:0000000000032s" xml:space="preserve">Стабильность гражданского оборота в романо-германской правовой семье позволяют руководствоваться основами, заложенными Императором Франции Наполеоном </w:t>
      </w:r>
      <w:r>
        <w:rPr>
          <w:rFonts w:cs="Times New Roman"/>
          <w:sz w:val="28"/>
          <w:lang w:val="en-US"/>
          <w:szCs w:val="28"/>
        </w:rPr>
        <w:t vyd:_id="vyd:0000000000032r">I</w:t>
      </w:r>
      <w:r>
        <w:rPr>
          <w:rFonts w:cs="Times New Roman"/>
          <w:sz w:val="28"/>
          <w:szCs w:val="28"/>
        </w:rPr>
        <w:t vyd:_id="vyd:0000000000032q" xml:space="preserve"> </w:t>
      </w:r>
      <w:r>
        <w:rPr>
          <w:rFonts w:cs="Times New Roman"/>
          <w:sz w:val="28"/>
          <w:szCs w:val="28"/>
        </w:rPr>
        <w:t vyd:_id="vyd:0000000000032p" xml:space="preserve">еще </w:t>
      </w:r>
      <w:r>
        <w:rPr>
          <w:rFonts w:cs="Times New Roman"/>
          <w:sz w:val="28"/>
          <w:szCs w:val="28"/>
        </w:rPr>
        <w:t vyd:_id="vyd:0000000000032o">в</w:t>
      </w:r>
      <w:r>
        <w:rPr>
          <w:rFonts w:cs="Times New Roman"/>
          <w:sz w:val="28"/>
          <w:szCs w:val="28"/>
        </w:rPr>
        <w:t vyd:_id="vyd:0000000000032n" xml:space="preserve"> 1804 год</w:t>
      </w:r>
      <w:r>
        <w:rPr>
          <w:rFonts w:cs="Times New Roman"/>
          <w:sz w:val="28"/>
          <w:szCs w:val="28"/>
        </w:rPr>
        <w:t vyd:_id="vyd:0000000000032m">у</w:t>
      </w:r>
      <w:r>
        <w:rPr>
          <w:rFonts w:cs="Times New Roman"/>
          <w:sz w:val="28"/>
          <w:szCs w:val="28"/>
        </w:rPr>
        <w:t vyd:_id="vyd:0000000000032l" xml:space="preserve">. </w:t>
      </w:r>
    </w:p>
    <w:p w14:paraId="4DCE481F" w14:textId="72D25036" w:rsidR="0025581A" w:rsidRPr="00321B78" w:rsidRDefault="0025581A" w:rsidP="008F7EB5" vyd:_id="vyd:0000000000032g">
      <w:pPr>
        <w:spacing w:line="360" w:lineRule="auto"/>
        <w:ind w:firstLine="709"/>
        <w:rPr>
          <w:rFonts w:cs="Times New Roman"/>
          <w:sz w:val="28"/>
          <w:szCs w:val="28"/>
        </w:rPr>
      </w:pPr>
      <w:r>
        <w:rPr>
          <w:rFonts w:cs="Times New Roman"/>
          <w:sz w:val="28"/>
          <w:szCs w:val="28"/>
        </w:rPr>
        <w:t vyd:_id="vyd:0000000000032j">Так, статьей 10.</w:t>
      </w:r>
      <w:r>
        <w:rPr>
          <w:rFonts w:cs="Times New Roman"/>
          <w:sz w:val="28"/>
          <w:lang w:val="en-US"/>
          <w:szCs w:val="28"/>
        </w:rPr>
        <w:t vyd:_id="vyd:0000000000032i">bis</w:t>
      </w:r>
      <w:r>
        <w:rPr>
          <w:rFonts w:cs="Times New Roman"/>
          <w:sz w:val="28"/>
          <w:szCs w:val="28"/>
        </w:rPr>
        <w:t vyd:_id="vyd:0000000000032h" xml:space="preserve"> указанной Конвенции подлежат запрету (т.е. воспринимаются как недобросовестные) следующие действия сторон:</w:t>
      </w:r>
    </w:p>
    <w:p w14:paraId="095C237A" w14:textId="01AC9FCF" w:rsidR="0025581A" w:rsidRPr="00321B78" w:rsidRDefault="00032003" w:rsidP="008F7EB5" vyd:_id="vyd:0000000000032d">
      <w:pPr>
        <w:pStyle w:val="a3"/>
        <w:numPr>
          <w:ilvl w:val="0"/>
          <w:numId w:val="4"/>
        </w:numPr>
        <w:spacing w:line="360" w:lineRule="auto"/>
        <w:ind w:start="0" w:firstLine="709"/>
        <w:rPr>
          <w:rFonts w:cs="Times New Roman"/>
          <w:sz w:val="28"/>
          <w:szCs w:val="28"/>
        </w:rPr>
      </w:pPr>
      <w:r>
        <w:rPr>
          <w:rFonts w:cs="Times New Roman"/>
          <w:sz w:val="28"/>
          <w:szCs w:val="28"/>
        </w:rPr>
        <w:t vyd:_id="vyd:0000000000032f">в</w:t>
      </w:r>
      <w:r>
        <w:rPr>
          <w:rFonts w:cs="Times New Roman"/>
          <w:sz w:val="28"/>
          <w:szCs w:val="28"/>
        </w:rPr>
        <w:t vyd:_id="vyd:0000000000032e">се действия, способные каким бы то ни было способом вызвать смешение в отношении предприятия, продуктов или промышленной или торговой деятельности конкурента;</w:t>
      </w:r>
    </w:p>
    <w:p w14:paraId="22EB3FB8" w14:textId="1B325B64" w:rsidR="003A19B7" w:rsidRPr="00321B78" w:rsidRDefault="00032003" w:rsidP="008F7EB5" vyd:_id="vyd:00000000000329">
      <w:pPr>
        <w:pStyle w:val="a3"/>
        <w:numPr>
          <w:ilvl w:val="0"/>
          <w:numId w:val="4"/>
        </w:numPr>
        <w:spacing w:line="360" w:lineRule="auto"/>
        <w:ind w:start="0" w:firstLine="709"/>
        <w:rPr>
          <w:rFonts w:cs="Times New Roman"/>
          <w:sz w:val="28"/>
          <w:szCs w:val="28"/>
        </w:rPr>
      </w:pPr>
      <w:r>
        <w:rPr>
          <w:rFonts w:cs="Times New Roman"/>
          <w:sz w:val="28"/>
          <w:szCs w:val="28"/>
        </w:rPr>
        <w:t vyd:_id="vyd:0000000000032c">ложные</w:t>
      </w:r>
      <w:r>
        <w:rPr>
          <w:rFonts w:cs="Times New Roman"/>
          <w:sz w:val="28"/>
          <w:szCs w:val="28"/>
        </w:rPr>
        <w:t vyd:_id="vyd:0000000000032b" xml:space="preserve"> утверждения при осуществлении </w:t>
      </w:r>
      <w:r>
        <w:rPr>
          <w:rFonts w:cs="Times New Roman"/>
          <w:sz w:val="28"/>
          <w:szCs w:val="28"/>
        </w:rPr>
        <w:t vyd:_id="vyd:0000000000032a">коммерческой деятельности, способные дискредитировать предприятия, продукты или промышленную или торговую деятельность конкурента;</w:t>
      </w:r>
    </w:p>
    <w:p w14:paraId="69FAADE9" w14:textId="567B6A71" w:rsidR="00AB4CEF" w:rsidRPr="00321B78" w:rsidRDefault="00032003" w:rsidP="008F7EB5" vyd:_id="vyd:00000000000323">
      <w:pPr>
        <w:pStyle w:val="a3"/>
        <w:numPr>
          <w:ilvl w:val="0"/>
          <w:numId w:val="4"/>
        </w:numPr>
        <w:spacing w:line="360" w:lineRule="auto"/>
        <w:ind w:start="0" w:firstLine="709"/>
        <w:rPr>
          <w:rFonts w:cs="Times New Roman"/>
          <w:sz w:val="28"/>
          <w:szCs w:val="28"/>
        </w:rPr>
      </w:pPr>
      <w:r>
        <w:rPr>
          <w:rFonts w:cs="Times New Roman"/>
          <w:sz w:val="28"/>
          <w:szCs w:val="28"/>
        </w:rPr>
        <w:t vyd:_id="vyd:00000000000328">указания</w:t>
      </w:r>
      <w:r>
        <w:rPr>
          <w:rFonts w:cs="Times New Roman"/>
          <w:sz w:val="28"/>
          <w:szCs w:val="28"/>
        </w:rPr>
        <w:t vyd:_id="vyd:00000000000327" xml:space="preserve"> или утверждения</w:t>
      </w:r>
      <w:r>
        <w:rPr>
          <w:rFonts w:cs="Times New Roman"/>
          <w:sz w:val="28"/>
          <w:szCs w:val="28"/>
        </w:rPr>
        <w:t vyd:_id="vyd:00000000000326">, использование которых при осуществлении коммерческой деятельности может ввести общественность в заблуждение относительно характера, способа изготовления, свойств, пригодности или количества товар</w:t>
      </w:r>
      <w:r>
        <w:rPr>
          <w:rFonts w:cs="Times New Roman"/>
          <w:sz w:val="28"/>
          <w:szCs w:val="28"/>
        </w:rPr>
        <w:t vyd:_id="vyd:00000000000325">ов.</w:t>
      </w:r>
      <w:r>
        <w:rPr>
          <w:rFonts w:cs="Times New Roman"/>
          <w:sz w:val="28"/>
          <w:szCs w:val="28"/>
        </w:rPr>
        <w:t vyd:_id="vyd:00000000000324" xml:space="preserve"> </w:t>
      </w:r>
    </w:p>
    <w:p w14:paraId="36EF8C54" w14:textId="4944BDB0" w:rsidR="00EB140A" w:rsidRPr="00321B78" w:rsidRDefault="00032003" w:rsidP="0097672B" vyd:_id="vyd:00000000000320">
      <w:pPr>
        <w:pStyle w:val="a3"/>
        <w:spacing w:line="360" w:lineRule="auto"/>
        <w:ind w:start="0" w:firstLine="709"/>
        <w:rPr>
          <w:rFonts w:cs="Times New Roman"/>
          <w:sz w:val="28"/>
          <w:szCs w:val="28"/>
        </w:rPr>
      </w:pPr>
      <w:r>
        <w:rPr>
          <w:rFonts w:cs="Times New Roman"/>
          <w:sz w:val="28"/>
          <w:szCs w:val="28"/>
        </w:rPr>
        <w:t vyd:_id="vyd:00000000000322" xml:space="preserve">Развивая данную мысль, законодатель определил, что </w:t>
      </w:r>
      <w:r>
        <w:rPr>
          <w:rFonts w:cs="Times New Roman"/>
          <w:sz w:val="28"/>
          <w:szCs w:val="28"/>
        </w:rPr>
        <w:t vyd:_id="vyd:00000000000321">добросовестность стороны может быть оценена исходя из его действий и утверждений в совокупности.</w:t>
      </w:r>
    </w:p>
    <w:p w14:paraId="27837219" w14:textId="71107C73" w:rsidR="00EB140A" w:rsidRPr="00321B78" w:rsidRDefault="00EC44C5" w:rsidP="0022143A" vyd:_id="vyd:0000000000031t">
      <w:pPr>
        <w:spacing w:line="360" w:lineRule="auto"/>
        <w:ind w:firstLine="709"/>
        <w:rPr>
          <w:rFonts w:cs="Times New Roman"/>
          <w:sz w:val="28"/>
          <w:szCs w:val="28"/>
        </w:rPr>
      </w:pPr>
      <w:r>
        <w:rPr>
          <w:rFonts w:cs="Times New Roman"/>
          <w:sz w:val="28"/>
          <w:szCs w:val="28"/>
        </w:rPr>
        <w:t vyd:_id="vyd:0000000000031z" xml:space="preserve">Равнение российского права </w:t>
      </w:r>
      <w:r>
        <w:rPr>
          <w:rFonts w:cs="Times New Roman"/>
          <w:sz w:val="28"/>
          <w:szCs w:val="28"/>
        </w:rPr>
        <w:t vyd:_id="vyd:0000000000031y" xml:space="preserve">по мнению автора не совсем обосновано, так как представленные нормы достаточно </w:t>
      </w:r>
      <w:r>
        <w:rPr>
          <w:rFonts w:cs="Times New Roman"/>
          <w:sz w:val="28"/>
          <w:szCs w:val="28"/>
        </w:rPr>
        <w:t vyd:_id="vyd:0000000000031x">устарели</w:t>
      </w:r>
      <w:r>
        <w:rPr>
          <w:rFonts w:cs="Times New Roman"/>
          <w:sz w:val="28"/>
          <w:szCs w:val="28"/>
        </w:rPr>
        <w:t vyd:_id="vyd:0000000000031w" xml:space="preserve"> и сам Верховный Суд намного обстоятельнее рассмотрел данный вопрос в своих постановлениях. В частности, </w:t>
      </w:r>
      <w:r>
        <w:rPr>
          <w:rFonts w:cs="Times New Roman"/>
          <w:sz w:val="28"/>
          <w:szCs w:val="28"/>
        </w:rPr>
        <w:t vyd:_id="vyd:0000000000031v">В упомянутом ранее Постановлении Пленума Верховного Суда Российской Федерации</w:t>
      </w:r>
      <w:r>
        <w:rPr>
          <w:rFonts w:cs="Times New Roman"/>
          <w:sz w:val="28"/>
          <w:szCs w:val="28"/>
        </w:rPr>
        <w:t vyd:_id="vyd:0000000000031u" xml:space="preserve"> устанавливается, что действия не считаются добросовестными при наличии совокупности обстоятельств, таких как: </w:t>
      </w:r>
    </w:p>
    <w:p w14:paraId="20833EC4" w14:textId="0B713AAE" w:rsidR="00B15E79" w:rsidRPr="00321B78" w:rsidRDefault="00B15E79" w:rsidP="0022143A" vyd:_id="vyd:0000000000031q">
      <w:pPr>
        <w:pStyle w:val="a3"/>
        <w:numPr>
          <w:ilvl w:val="0"/>
          <w:numId w:val="5"/>
        </w:numPr>
        <w:spacing w:line="360" w:lineRule="auto"/>
        <w:ind w:start="0" w:firstLine="709"/>
        <w:rPr>
          <w:rFonts w:cs="Times New Roman"/>
          <w:sz w:val="28"/>
          <w:szCs w:val="28"/>
        </w:rPr>
      </w:pPr>
      <w:r>
        <w:rPr>
          <w:rFonts w:cs="Times New Roman"/>
          <w:sz w:val="28"/>
          <w:szCs w:val="28"/>
        </w:rPr>
        <w:t vyd:_id="vyd:0000000000031s" xml:space="preserve">факт осуществления хозяйствующим субъектов действий, способных оказать влияние на </w:t>
      </w:r>
      <w:r>
        <w:rPr>
          <w:rFonts w:cs="Times New Roman"/>
          <w:sz w:val="28"/>
          <w:szCs w:val="28"/>
        </w:rPr>
        <w:t vyd:_id="vyd:0000000000031r">состояние конкуренции;</w:t>
      </w:r>
    </w:p>
    <w:p w14:paraId="11E4D17F" w14:textId="2FDEA43B" w:rsidR="00807DF7" w:rsidRPr="00321B78" w:rsidRDefault="00807DF7" w:rsidP="0022143A" vyd:_id="vyd:0000000000031n">
      <w:pPr>
        <w:pStyle w:val="a3"/>
        <w:numPr>
          <w:ilvl w:val="0"/>
          <w:numId w:val="5"/>
        </w:numPr>
        <w:spacing w:line="360" w:lineRule="auto"/>
        <w:ind w:start="0" w:firstLine="709"/>
        <w:rPr>
          <w:rFonts w:cs="Times New Roman"/>
          <w:sz w:val="28"/>
          <w:szCs w:val="28"/>
        </w:rPr>
      </w:pPr>
      <w:r>
        <w:rPr>
          <w:rFonts w:cs="Times New Roman"/>
          <w:sz w:val="28"/>
          <w:szCs w:val="28"/>
        </w:rPr>
        <w:t vyd:_id="vyd:0000000000031p">отличие избранного хозяйствующим субъектом способа конкуренции на рынке от поведения, которое в подобной ситуации ожидалось бы от любого субъекта, преследующего свой имущественный интерес</w:t>
      </w:r>
      <w:r>
        <w:rPr>
          <w:rFonts w:cs="Times New Roman"/>
          <w:sz w:val="28"/>
          <w:szCs w:val="28"/>
        </w:rPr>
        <w:t vyd:_id="vyd:0000000000031o">, но не выходящего за пределы осуществления гражданских прав и честной деловой практики;</w:t>
      </w:r>
    </w:p>
    <w:p w14:paraId="1011BFB2" w14:textId="347C7844" w:rsidR="00EC44C5" w:rsidRPr="00321B78" w:rsidRDefault="00297D97" w:rsidP="0022143A" vyd:_id="vyd:0000000000031h">
      <w:pPr>
        <w:pStyle w:val="a3"/>
        <w:numPr>
          <w:ilvl w:val="0"/>
          <w:numId w:val="5"/>
        </w:numPr>
        <w:spacing w:line="360" w:lineRule="auto"/>
        <w:ind w:start="0" w:firstLine="709"/>
        <w:rPr>
          <w:rFonts w:cs="Times New Roman"/>
          <w:sz w:val="28"/>
          <w:szCs w:val="28"/>
        </w:rPr>
      </w:pPr>
      <w:r>
        <w:rPr>
          <w:rFonts w:cs="Times New Roman"/>
          <w:sz w:val="28"/>
          <w:szCs w:val="28"/>
        </w:rPr>
        <w:t vyd:_id="vyd:0000000000031m" xml:space="preserve">направленность поведения хозяйствующего субъекта на получение преимущества, в частности </w:t>
      </w:r>
      <w:r>
        <w:rPr>
          <w:rFonts w:cs="Times New Roman"/>
          <w:sz w:val="28"/>
          <w:szCs w:val="28"/>
        </w:rPr>
        <w:t vyd:_id="vyd:0000000000031l" xml:space="preserve">имущественной выгоды или возможности ее извлечения, при осуществлении экономической деятельности за счет иных участников рынка, в том числе посредством оказания </w:t>
      </w:r>
      <w:r>
        <w:rPr>
          <w:rFonts w:cs="Times New Roman"/>
          <w:sz w:val="28"/>
          <w:szCs w:val="28"/>
        </w:rPr>
        <w:t vyd:_id="vyd:0000000000031k" xml:space="preserve">на выбор покупателя (потребителей), на возможность иных хозяйствующих субъектов, конкурирующих добросовестно, извлекать преимущество из предложения товаров на рынке, на причинение вреда хозяйствующим субъектам-конкурентам или иными способами </w:t>
      </w:r>
      <w:r>
        <w:rPr>
          <w:rFonts w:cs="Times New Roman"/>
          <w:sz w:val="28"/>
          <w:szCs w:val="28"/>
        </w:rPr>
        <w:t vyd:_id="vyd:0000000000031j">(например, в результате использования (умаления) чужой деловой репутации)</w:t>
      </w:r>
      <w:r>
        <w:rPr>
          <w:rFonts w:cs="Times New Roman"/>
          <w:sz w:val="28"/>
          <w:szCs w:val="28"/>
        </w:rPr>
        <w:t vyd:_id="vyd:0000000000031i">.</w:t>
      </w:r>
    </w:p>
    <w:p w14:paraId="0AB180D2" w14:textId="67B37736" w:rsidR="00EC44C5" w:rsidRPr="00321B78" w:rsidRDefault="00E95B22" w:rsidP="00E12700" vyd:_id="vyd:00000000000315">
      <w:pPr>
        <w:spacing w:line="360" w:lineRule="auto"/>
        <w:ind w:firstLine="709"/>
        <w:rPr>
          <w:rFonts w:cs="Times New Roman"/>
          <w:sz w:val="28"/>
          <w:szCs w:val="28"/>
        </w:rPr>
      </w:pPr>
      <w:r>
        <w:rPr>
          <w:rFonts w:cs="Times New Roman"/>
          <w:sz w:val="28"/>
          <w:szCs w:val="28"/>
        </w:rPr>
        <w:t vyd:_id="vyd:0000000000031g" xml:space="preserve">Данная совокупность </w:t>
      </w:r>
      <w:r>
        <w:rPr>
          <w:rFonts w:cs="Times New Roman"/>
          <w:sz w:val="28"/>
          <w:szCs w:val="28"/>
        </w:rPr>
        <w:t vyd:_id="vyd:0000000000031f">обстоятельств, характеризующая действия лица, по мнению автора, наиболее полно отражает современную суть рассматриваемого принципа. Она подразумевает не только</w:t>
      </w:r>
      <w:r>
        <w:rPr>
          <w:rFonts w:cs="Times New Roman"/>
          <w:sz w:val="28"/>
          <w:szCs w:val="28"/>
        </w:rPr>
        <w:t vyd:_id="vyd:0000000000031e" xml:space="preserve"> </w:t>
      </w:r>
      <w:r>
        <w:rPr>
          <w:rFonts w:cs="Times New Roman"/>
          <w:sz w:val="28"/>
          <w:szCs w:val="28"/>
        </w:rPr>
        <w:t vyd:_id="vyd:0000000000031d" xml:space="preserve">действия и утверждения, но и определяет направленность поведения лица для получения выгоды при определенных обстоятельствах. Несвойственное поведение хозяйствующего субъекта обычаям делового оборота </w:t>
      </w:r>
      <w:r>
        <w:rPr>
          <w:rFonts w:cs="Times New Roman"/>
          <w:sz w:val="28"/>
          <w:szCs w:val="28"/>
        </w:rPr>
        <w:t vyd:_id="vyd:0000000000031c">является краеугольным камнем: с одной стороны, это может быть прогрессивный новаторский подход к осуществлению предпринимательской деятельности (</w:t>
      </w:r>
      <w:r>
        <w:rPr>
          <w:rFonts w:cs="Times New Roman"/>
          <w:sz w:val="28"/>
          <w:szCs w:val="28"/>
        </w:rPr>
        <w:t vyd:_id="vyd:0000000000031b">например, Илон Маск с его электромобилями или Стив Джобс с новой концепцией телефонов, которые легли в основу прогресс</w:t>
      </w:r>
      <w:r>
        <w:rPr>
          <w:rFonts w:cs="Times New Roman"/>
          <w:sz w:val="28"/>
          <w:szCs w:val="28"/>
        </w:rPr>
        <w:t vyd:_id="vyd:0000000000031a">а</w:t>
      </w:r>
      <w:r>
        <w:rPr>
          <w:rFonts w:cs="Times New Roman"/>
          <w:sz w:val="28"/>
          <w:szCs w:val="28"/>
        </w:rPr>
        <w:t vyd:_id="vyd:00000000000319" xml:space="preserve"> в данных областях)</w:t>
      </w:r>
      <w:r>
        <w:rPr>
          <w:rFonts w:cs="Times New Roman"/>
          <w:sz w:val="28"/>
          <w:szCs w:val="28"/>
        </w:rPr>
        <w:t vyd:_id="vyd:00000000000318">, который многие участники воспринимают в штыки, так как нарушает устоявшуюся модель поведения на рынке, с другой стороны, это могут быть недобросовестные действия</w:t>
      </w:r>
      <w:r>
        <w:rPr>
          <w:rFonts w:cs="Times New Roman"/>
          <w:sz w:val="28"/>
          <w:szCs w:val="28"/>
        </w:rPr>
        <w:t vyd:_id="vyd:00000000000317" xml:space="preserve"> лица, пытающегося получить сверхприбыли за счет введения в заблуждение других лиц (финансовые пирамиды, </w:t>
      </w:r>
      <w:r>
        <w:rPr>
          <w:rFonts w:cs="Times New Roman"/>
          <w:sz w:val="28"/>
          <w:szCs w:val="28"/>
        </w:rPr>
        <w:t vyd:_id="vyd:00000000000316">инвест-проекты и прочее).</w:t>
      </w:r>
    </w:p>
    <w:p w14:paraId="5292B914" w14:textId="5CD77C67" w:rsidR="00565EA1" w:rsidRPr="00321B78" w:rsidRDefault="005B10B1" w:rsidP="00E12700" vyd:_id="vyd:00000000000312">
      <w:pPr>
        <w:spacing w:line="360" w:lineRule="auto"/>
        <w:ind w:firstLine="709"/>
        <w:rPr>
          <w:rFonts w:cs="Times New Roman"/>
          <w:sz w:val="28"/>
          <w:szCs w:val="28"/>
        </w:rPr>
      </w:pPr>
      <w:r>
        <w:rPr>
          <w:rFonts w:cs="Times New Roman"/>
          <w:sz w:val="28"/>
          <w:szCs w:val="28"/>
        </w:rPr>
        <w:t vyd:_id="vyd:00000000000314" xml:space="preserve">Вместе с тем, как и в более ранних российских источниках права добросовестность не ограничивалась только гражданскими правоотношениями. Современное право насквозь пронизано смежными правовыми отраслями, в результате чего не всегда удается добиться </w:t>
      </w:r>
      <w:r>
        <w:rPr>
          <w:rFonts w:cs="Times New Roman"/>
          <w:sz w:val="28"/>
          <w:szCs w:val="28"/>
        </w:rPr>
        <w:t vyd:_id="vyd:00000000000313" xml:space="preserve">эффективного правового регулирования. </w:t>
      </w:r>
    </w:p>
    <w:p w14:paraId="7CEB4F4A" w14:textId="77777777" w:rsidR="00850F48" w:rsidRPr="00321B78" w:rsidRDefault="00220BA8" w:rsidP="00E12700" vyd:_id="vyd:0000000000030w">
      <w:pPr>
        <w:spacing w:line="360" w:lineRule="auto"/>
        <w:ind w:firstLine="709"/>
        <w:rPr>
          <w:rFonts w:cs="Times New Roman"/>
          <w:sz w:val="28"/>
          <w:szCs w:val="28"/>
        </w:rPr>
      </w:pPr>
      <w:r>
        <w:rPr>
          <w:rFonts w:cs="Times New Roman"/>
          <w:sz w:val="28"/>
          <w:szCs w:val="28"/>
        </w:rPr>
        <w:t vyd:_id="vyd:00000000000311" xml:space="preserve">Добросовестность в отношениях, связанных </w:t>
      </w:r>
      <w:r>
        <w:rPr>
          <w:rFonts w:cs="Times New Roman"/>
          <w:sz w:val="28"/>
          <w:szCs w:val="28"/>
        </w:rPr>
        <w:t vyd:_id="vyd:00000000000310">с природными ресурсами,</w:t>
      </w:r>
      <w:r>
        <w:rPr>
          <w:rFonts w:cs="Times New Roman"/>
          <w:sz w:val="28"/>
          <w:szCs w:val="28"/>
        </w:rPr>
        <w:t vyd:_id="vyd:0000000000030z" xml:space="preserve"> всегда обусловливается рядом особенностей, характерных для всех </w:t>
      </w:r>
      <w:r>
        <w:rPr>
          <w:rFonts w:cs="Times New Roman"/>
          <w:sz w:val="28"/>
          <w:szCs w:val="28"/>
        </w:rPr>
        <w:t vyd:_id="vyd:0000000000030y" xml:space="preserve">таких отраслей. Первоочередной задачей правового регулирования той или иной отрасли природоресурсного права является обеспечение </w:t>
      </w:r>
      <w:r>
        <w:rPr>
          <w:rFonts w:cs="Times New Roman"/>
          <w:sz w:val="28"/>
          <w:szCs w:val="28"/>
        </w:rPr>
        <w:t vyd:_id="vyd:0000000000030x" xml:space="preserve">добросовестного обращения не только с добываемыми ресурсами, но и с окружающей природной средой. </w:t>
      </w:r>
    </w:p>
    <w:p w14:paraId="1E33D2D2" w14:textId="477C6173" w:rsidR="00585BC1" w:rsidRPr="00321B78" w:rsidRDefault="007147E6" w:rsidP="00E12700" vyd:_id="vyd:00000000000303">
      <w:pPr>
        <w:spacing w:line="360" w:lineRule="auto"/>
        <w:ind w:firstLine="709"/>
        <w:rPr>
          <w:rFonts w:cs="Times New Roman"/>
          <w:sz w:val="28"/>
          <w:szCs w:val="28"/>
        </w:rPr>
      </w:pPr>
      <w:r>
        <w:rPr>
          <w:rFonts w:cs="Times New Roman"/>
          <w:sz w:val="28"/>
          <w:szCs w:val="28"/>
        </w:rPr>
        <w:t vyd:_id="vyd:0000000000030v" xml:space="preserve">Так, </w:t>
      </w:r>
      <w:r>
        <w:rPr>
          <w:rFonts w:cs="Times New Roman"/>
          <w:sz w:val="28"/>
          <w:szCs w:val="28"/>
        </w:rPr>
        <w:t vyd:_id="vyd:0000000000030u">З</w:t>
      </w:r>
      <w:r>
        <w:rPr>
          <w:rFonts w:cs="Times New Roman"/>
          <w:sz w:val="28"/>
          <w:szCs w:val="28"/>
        </w:rPr>
        <w:t vyd:_id="vyd:0000000000030t" xml:space="preserve">емельным </w:t>
      </w:r>
      <w:r>
        <w:rPr>
          <w:rFonts w:cs="Times New Roman"/>
          <w:sz w:val="28"/>
          <w:szCs w:val="28"/>
        </w:rPr>
        <w:t vyd:_id="vyd:0000000000030s">кодексом</w:t>
      </w:r>
      <w:r>
        <w:rPr>
          <w:rFonts w:cs="Times New Roman"/>
          <w:sz w:val="28"/>
          <w:szCs w:val="28"/>
        </w:rPr>
        <w:t vyd:_id="vyd:0000000000030r" xml:space="preserve"> Российской Федерации</w:t>
      </w:r>
      <w:r>
        <w:rPr>
          <w:rFonts w:cs="Times New Roman"/>
          <w:sz w:val="28"/>
          <w:szCs w:val="28"/>
        </w:rPr>
        <w:t vyd:_id="vyd:0000000000030q" xml:space="preserve"> в качестве </w:t>
      </w:r>
      <w:r>
        <w:rPr>
          <w:rFonts w:cs="Times New Roman"/>
          <w:sz w:val="28"/>
          <w:szCs w:val="28"/>
        </w:rPr>
        <w:t vyd:_id="vyd:0000000000030p">основы</w:t>
      </w:r>
      <w:r>
        <w:rPr>
          <w:rFonts w:cs="Times New Roman"/>
          <w:sz w:val="28"/>
          <w:szCs w:val="28"/>
        </w:rPr>
        <w:t vyd:_id="vyd:0000000000030o" xml:space="preserve"> добросовестной</w:t>
      </w:r>
      <w:r>
        <w:rPr>
          <w:rFonts w:cs="Times New Roman"/>
          <w:sz w:val="28"/>
          <w:szCs w:val="28"/>
        </w:rPr>
        <w:t vyd:_id="vyd:0000000000030n" xml:space="preserve"> государственной </w:t>
      </w:r>
      <w:r>
        <w:rPr>
          <w:rFonts w:cs="Times New Roman"/>
          <w:sz w:val="28"/>
          <w:szCs w:val="28"/>
        </w:rPr>
        <w:t vyd:_id="vyd:0000000000030m" xml:space="preserve">политики регулирования земельных </w:t>
      </w:r>
      <w:r>
        <w:rPr>
          <w:rFonts w:cs="Times New Roman"/>
          <w:sz w:val="28"/>
          <w:szCs w:val="28"/>
        </w:rPr>
        <w:t vyd:_id="vyd:0000000000030l">отношений установлен</w:t>
      </w:r>
      <w:r>
        <w:rPr>
          <w:rFonts w:cs="Times New Roman"/>
          <w:sz w:val="28"/>
          <w:szCs w:val="28"/>
        </w:rPr>
        <w:t vyd:_id="vyd:0000000000030k">ы</w:t>
      </w:r>
      <w:r>
        <w:rPr>
          <w:rFonts w:cs="Times New Roman"/>
          <w:sz w:val="28"/>
          <w:szCs w:val="28"/>
        </w:rPr>
        <w:t vyd:_id="vyd:0000000000030j" xml:space="preserve"> приоритет</w:t>
      </w:r>
      <w:r>
        <w:rPr>
          <w:rFonts w:cs="Times New Roman"/>
          <w:sz w:val="28"/>
          <w:szCs w:val="28"/>
        </w:rPr>
        <w:t vyd:_id="vyd:0000000000030i">ы</w:t>
      </w:r>
      <w:r>
        <w:rPr>
          <w:rFonts w:cs="Times New Roman"/>
          <w:sz w:val="28"/>
          <w:szCs w:val="28"/>
        </w:rPr>
        <w:t vyd:_id="vyd:0000000000030h" xml:space="preserve"> использовани</w:t>
      </w:r>
      <w:r>
        <w:rPr>
          <w:rFonts w:cs="Times New Roman"/>
          <w:sz w:val="28"/>
          <w:szCs w:val="28"/>
        </w:rPr>
        <w:t vyd:_id="vyd:0000000000030g">я</w:t>
      </w:r>
      <w:r>
        <w:rPr>
          <w:rFonts w:cs="Times New Roman"/>
          <w:sz w:val="28"/>
          <w:szCs w:val="28"/>
        </w:rPr>
        <w:t vyd:_id="vyd:0000000000030f" xml:space="preserve"> земли </w:t>
      </w:r>
      <w:r>
        <w:rPr>
          <w:rFonts w:cs="Times New Roman"/>
          <w:sz w:val="28"/>
          <w:szCs w:val="28"/>
        </w:rPr>
        <w:t vyd:_id="vyd:0000000000030e">в качестве</w:t>
      </w:r>
      <w:r>
        <w:rPr>
          <w:rFonts w:cs="Times New Roman"/>
          <w:sz w:val="28"/>
          <w:szCs w:val="28"/>
        </w:rPr>
        <w:t vyd:_id="vyd:0000000000030d" xml:space="preserve"> средства производства</w:t>
      </w:r>
      <w:r>
        <w:rPr>
          <w:rFonts w:cs="Times New Roman"/>
          <w:sz w:val="28"/>
          <w:szCs w:val="28"/>
        </w:rPr>
        <w:t vyd:_id="vyd:0000000000030c" xml:space="preserve"> перед иными видами </w:t>
      </w:r>
      <w:r>
        <w:rPr>
          <w:rFonts w:cs="Times New Roman"/>
          <w:sz w:val="28"/>
          <w:szCs w:val="28"/>
        </w:rPr>
        <w:t vyd:_id="vyd:0000000000030b">правообладания</w:t>
      </w:r>
      <w:r>
        <w:rPr>
          <w:rFonts w:cs="Times New Roman"/>
          <w:sz w:val="28"/>
          <w:szCs w:val="28"/>
        </w:rPr>
        <w:t vyd:_id="vyd:0000000000030a" xml:space="preserve">; </w:t>
      </w:r>
      <w:r>
        <w:rPr>
          <w:rFonts w:cs="Times New Roman"/>
          <w:sz w:val="28"/>
          <w:szCs w:val="28"/>
        </w:rPr>
        <w:t vyd:_id="vyd:00000000000309">безопасности окружающей среды</w:t>
      </w:r>
      <w:r>
        <w:rPr>
          <w:rFonts w:cs="Times New Roman"/>
          <w:sz w:val="28"/>
          <w:szCs w:val="28"/>
        </w:rPr>
        <w:t vyd:_id="vyd:00000000000308">; предотвращени</w:t>
      </w:r>
      <w:r>
        <w:rPr>
          <w:rFonts w:cs="Times New Roman"/>
          <w:sz w:val="28"/>
          <w:szCs w:val="28"/>
        </w:rPr>
        <w:t vyd:_id="vyd:00000000000307">я</w:t>
      </w:r>
      <w:r>
        <w:rPr>
          <w:rFonts w:cs="Times New Roman"/>
          <w:sz w:val="28"/>
          <w:szCs w:val="28"/>
        </w:rPr>
        <w:t vyd:_id="vyd:00000000000306" xml:space="preserve"> возможного негативного воздействия на здоровье человека</w:t>
      </w:r>
      <w:r>
        <w:rPr>
          <w:rFonts w:cs="Times New Roman"/>
          <w:sz w:val="28"/>
          <w:szCs w:val="28"/>
        </w:rPr>
        <w:t vyd:_id="vyd:00000000000305">; транспарентности; сохранения особо ценных земель и особо охраняемых природных территорий</w:t>
      </w:r>
      <w:r>
        <w:rPr>
          <w:rFonts w:cs="Times New Roman"/>
          <w:sz w:val="28"/>
          <w:szCs w:val="28"/>
        </w:rPr>
        <w:t vyd:_id="vyd:00000000000304">; дифференцированности подходов к установлению правового режима земель; сочетания интересов общества и граждан.</w:t>
      </w:r>
    </w:p>
    <w:p w14:paraId="09B36354" w14:textId="0FF31969" w:rsidR="00603A52" w:rsidRPr="00321B78" w:rsidRDefault="00361C20" w:rsidP="00E12700" vyd:_id="vyd:000000000002zw">
      <w:pPr>
        <w:spacing w:line="360" w:lineRule="auto"/>
        <w:ind w:firstLine="709"/>
        <w:rPr>
          <w:rFonts w:cs="Times New Roman"/>
          <w:sz w:val="28"/>
          <w:szCs w:val="28"/>
        </w:rPr>
      </w:pPr>
      <w:r>
        <w:rPr>
          <w:rFonts w:cs="Times New Roman"/>
          <w:sz w:val="28"/>
          <w:szCs w:val="28"/>
        </w:rPr>
        <w:t vyd:_id="vyd:00000000000302">Следование указанным</w:t>
      </w:r>
      <w:r>
        <w:rPr>
          <w:rFonts w:cs="Times New Roman"/>
          <w:sz w:val="28"/>
          <w:szCs w:val="28"/>
        </w:rPr>
        <w:t vyd:_id="vyd:00000000000301" xml:space="preserve"> приоритет</w:t>
      </w:r>
      <w:r>
        <w:rPr>
          <w:rFonts w:cs="Times New Roman"/>
          <w:sz w:val="28"/>
          <w:szCs w:val="28"/>
        </w:rPr>
        <w:t vyd:_id="vyd:00000000000300">ам</w:t>
      </w:r>
      <w:r>
        <w:rPr>
          <w:rFonts w:cs="Times New Roman"/>
          <w:sz w:val="28"/>
          <w:szCs w:val="28"/>
        </w:rPr>
        <w:t vyd:_id="vyd:000000000002zz" xml:space="preserve"> при принятии закон</w:t>
      </w:r>
      <w:r>
        <w:rPr>
          <w:rFonts w:cs="Times New Roman"/>
          <w:sz w:val="28"/>
          <w:szCs w:val="28"/>
        </w:rPr>
        <w:t vyd:_id="vyd:000000000002zy" xml:space="preserve">одательных актов позволят осуществлять рациональное использование земель, а также обеспечить надлежащее правовое регулирование </w:t>
      </w:r>
      <w:r>
        <w:rPr>
          <w:rFonts w:cs="Times New Roman"/>
          <w:sz w:val="28"/>
          <w:szCs w:val="28"/>
        </w:rPr>
        <w:t vyd:_id="vyd:000000000002zx">земельных правоотношений.</w:t>
      </w:r>
    </w:p>
    <w:p w14:paraId="33DB14A2" w14:textId="62C4DEE7" w:rsidR="00585BC1" w:rsidRPr="00321B78" w:rsidRDefault="00FA24A3" w:rsidP="00E12700" vyd:_id="vyd:000000000002zu">
      <w:pPr>
        <w:spacing w:line="360" w:lineRule="auto"/>
        <w:ind w:firstLine="709"/>
        <w:rPr>
          <w:rFonts w:cs="Times New Roman"/>
          <w:sz w:val="28"/>
          <w:szCs w:val="28"/>
        </w:rPr>
      </w:pPr>
      <w:r>
        <w:rPr>
          <w:rFonts w:cs="Times New Roman"/>
          <w:sz w:val="28"/>
          <w:szCs w:val="28"/>
        </w:rPr>
        <w:t vyd:_id="vyd:000000000002zv">Аналогичные положения содержаться и в других природоресурсных законодательных актах.</w:t>
      </w:r>
    </w:p>
    <w:p w14:paraId="577336C7" w14:textId="0A96304F" w:rsidR="00585BC1" w:rsidRPr="00321B78" w:rsidRDefault="00FA24A3" w:rsidP="00E12700" vyd:_id="vyd:000000000002zf">
      <w:pPr>
        <w:spacing w:line="360" w:lineRule="auto"/>
        <w:ind w:firstLine="709"/>
        <w:rPr>
          <w:rFonts w:cs="Times New Roman"/>
          <w:sz w:val="28"/>
          <w:szCs w:val="28"/>
        </w:rPr>
      </w:pPr>
      <w:r>
        <w:rPr>
          <w:rFonts w:cs="Times New Roman"/>
          <w:sz w:val="28"/>
          <w:szCs w:val="28"/>
        </w:rPr>
        <w:t vyd:_id="vyd:000000000002zt" xml:space="preserve">Добросовестным </w:t>
      </w:r>
      <w:r>
        <w:rPr>
          <w:rFonts w:cs="Times New Roman"/>
          <w:sz w:val="28"/>
          <w:szCs w:val="28"/>
        </w:rPr>
        <w:t vyd:_id="vyd:000000000002zs">поведением</w:t>
      </w:r>
      <w:r>
        <w:rPr>
          <w:rFonts w:cs="Times New Roman"/>
          <w:sz w:val="28"/>
          <w:szCs w:val="28"/>
        </w:rPr>
        <w:t vyd:_id="vyd:000000000002zr" xml:space="preserve"> со стороны пользователей земель, водных объектов, недр, </w:t>
      </w:r>
      <w:r>
        <w:rPr>
          <w:rFonts w:cs="Times New Roman"/>
          <w:sz w:val="28"/>
          <w:szCs w:val="28"/>
        </w:rPr>
        <w:t vyd:_id="vyd:000000000002zq">лесов и прочих ресурсов будет</w:t>
      </w:r>
      <w:r>
        <w:rPr>
          <w:rFonts w:cs="Times New Roman"/>
          <w:sz w:val="28"/>
          <w:szCs w:val="28"/>
        </w:rPr>
        <w:t vyd:_id="vyd:000000000002zp" xml:space="preserve"> считаться</w:t>
      </w:r>
      <w:r>
        <w:rPr>
          <w:rFonts w:cs="Times New Roman"/>
          <w:sz w:val="28"/>
          <w:szCs w:val="28"/>
        </w:rPr>
        <w:t vyd:_id="vyd:000000000002zo" xml:space="preserve"> </w:t>
      </w:r>
      <w:r>
        <w:rPr>
          <w:rFonts w:cs="Times New Roman"/>
          <w:sz w:val="28"/>
          <w:szCs w:val="28"/>
        </w:rPr>
        <w:t vyd:_id="vyd:000000000002zn" xml:space="preserve">не просто </w:t>
      </w:r>
      <w:r>
        <w:rPr>
          <w:rFonts w:cs="Times New Roman"/>
          <w:sz w:val="28"/>
          <w:szCs w:val="28"/>
        </w:rPr>
        <w:t vyd:_id="vyd:000000000002zm" xml:space="preserve">следование законодательным ограничениям и запретам, установленным нормативно-правовыми актами, но и </w:t>
      </w:r>
      <w:r>
        <w:rPr>
          <w:rFonts w:cs="Times New Roman"/>
          <w:sz w:val="28"/>
          <w:szCs w:val="28"/>
        </w:rPr>
        <w:t vyd:_id="vyd:000000000002zl" xml:space="preserve">выполнение ряда мероприятий, которые в совокупности будут отображать </w:t>
      </w:r>
      <w:r>
        <w:rPr>
          <w:rFonts w:cs="Times New Roman"/>
          <w:sz w:val="28"/>
          <w:szCs w:val="28"/>
        </w:rPr>
        <w:t vyd:_id="vyd:000000000002zk">деятельное</w:t>
      </w:r>
      <w:r>
        <w:rPr>
          <w:rFonts w:cs="Times New Roman"/>
          <w:sz w:val="28"/>
          <w:szCs w:val="28"/>
        </w:rPr>
        <w:t vyd:_id="vyd:000000000002zj" xml:space="preserve"> участие </w:t>
      </w:r>
      <w:r>
        <w:rPr>
          <w:rFonts w:cs="Times New Roman"/>
          <w:sz w:val="28"/>
          <w:szCs w:val="28"/>
        </w:rPr>
        <w:t vyd:_id="vyd:000000000002zi" xml:space="preserve">лица </w:t>
      </w:r>
      <w:r>
        <w:rPr>
          <w:rFonts w:cs="Times New Roman"/>
          <w:sz w:val="28"/>
          <w:szCs w:val="28"/>
        </w:rPr>
        <w:t vyd:_id="vyd:000000000002zh" xml:space="preserve">в </w:t>
      </w:r>
      <w:r>
        <w:rPr>
          <w:rFonts w:cs="Times New Roman"/>
          <w:sz w:val="28"/>
          <w:szCs w:val="28"/>
        </w:rPr>
        <w:t vyd:_id="vyd:000000000002zg" xml:space="preserve">природоресурсных правоотношениях. </w:t>
      </w:r>
    </w:p>
    <w:p w14:paraId="3EC80FC1" w14:textId="72B2DA7B" w:rsidR="00413888" w:rsidRPr="00321B78" w:rsidRDefault="00413888" w:rsidP="00E12700" vyd:_id="vyd:000000000002zb">
      <w:pPr>
        <w:spacing w:line="360" w:lineRule="auto"/>
        <w:ind w:firstLine="709"/>
        <w:rPr>
          <w:rFonts w:cs="Times New Roman"/>
          <w:sz w:val="28"/>
          <w:szCs w:val="28"/>
        </w:rPr>
      </w:pPr>
      <w:r>
        <w:rPr>
          <w:rFonts w:cs="Times New Roman"/>
          <w:sz w:val="28"/>
          <w:szCs w:val="28"/>
        </w:rPr>
        <w:t vyd:_id="vyd:000000000002ze" xml:space="preserve">На деле, таких мероприятий предусмотрено значительное количество, </w:t>
      </w:r>
      <w:r>
        <w:rPr>
          <w:rFonts w:cs="Times New Roman"/>
          <w:sz w:val="28"/>
          <w:szCs w:val="28"/>
        </w:rPr>
        <w:t vyd:_id="vyd:000000000002zd">и следовать им всем, разумеется, не представляется возможным. Вместе с тем, при должно осмотрительности, лицо своими добросовестными действиями (порой не закрепленными в каких-либо актах и предписаниях) может</w:t>
      </w:r>
      <w:r>
        <w:rPr>
          <w:rFonts w:cs="Times New Roman"/>
          <w:sz w:val="28"/>
          <w:szCs w:val="28"/>
        </w:rPr>
        <w:t vyd:_id="vyd:000000000002zc" xml:space="preserve"> минимизировать возможный вред окружающей среде или свести его на нет.</w:t>
      </w:r>
    </w:p>
    <w:p w14:paraId="527484B6" w14:textId="62394880" w:rsidR="00403749" w:rsidRPr="00321B78" w:rsidRDefault="00C92B5F" w:rsidP="00E12700" vyd:_id="vyd:000000000002yq">
      <w:pPr>
        <w:spacing w:line="360" w:lineRule="auto"/>
        <w:ind w:firstLine="709"/>
        <w:rPr>
          <w:rFonts w:cs="Times New Roman"/>
          <w:sz w:val="28"/>
          <w:szCs w:val="28"/>
        </w:rPr>
      </w:pPr>
      <w:r>
        <w:rPr>
          <w:rFonts w:cs="Times New Roman"/>
          <w:sz w:val="28"/>
          <w:szCs w:val="28"/>
        </w:rPr>
        <w:t vyd:_id="vyd:000000000002za" xml:space="preserve">К таким действиям следует отнести </w:t>
      </w:r>
      <w:r>
        <w:rPr>
          <w:rFonts w:cs="Times New Roman"/>
          <w:sz w:val="28"/>
          <w:szCs w:val="28"/>
        </w:rPr>
        <w:t vyd:_id="vyd:000000000002z9" xml:space="preserve">возможность осуществления общественного контроля для целей определения степени опасности </w:t>
      </w:r>
      <w:r>
        <w:rPr>
          <w:rFonts w:cs="Times New Roman"/>
          <w:sz w:val="28"/>
          <w:szCs w:val="28"/>
        </w:rPr>
        <w:t vyd:_id="vyd:000000000002z8">объектов, которые функционируют или только планируются к возведению; приведение объектов в состояние, пригодное для</w:t>
      </w:r>
      <w:r>
        <w:rPr>
          <w:rFonts w:cs="Times New Roman"/>
          <w:sz w:val="28"/>
          <w:szCs w:val="28"/>
        </w:rPr>
        <w:t vyd:_id="vyd:000000000002z7" xml:space="preserve"> их</w:t>
      </w:r>
      <w:r>
        <w:rPr>
          <w:rFonts w:cs="Times New Roman"/>
          <w:sz w:val="28"/>
          <w:szCs w:val="28"/>
        </w:rPr>
        <w:t vyd:_id="vyd:000000000002z6" xml:space="preserve"> </w:t>
      </w:r>
      <w:r>
        <w:rPr>
          <w:rFonts w:cs="Times New Roman"/>
          <w:sz w:val="28"/>
          <w:szCs w:val="28"/>
        </w:rPr>
        <w:t vyd:_id="vyd:000000000002z5">эксплуатации</w:t>
      </w:r>
      <w:r>
        <w:rPr>
          <w:rFonts w:cs="Times New Roman"/>
          <w:sz w:val="28"/>
          <w:szCs w:val="28"/>
        </w:rPr>
        <w:t vyd:_id="vyd:000000000002z4" xml:space="preserve"> в соответстви</w:t>
      </w:r>
      <w:r>
        <w:rPr>
          <w:rFonts w:cs="Times New Roman"/>
          <w:sz w:val="28"/>
          <w:szCs w:val="28"/>
        </w:rPr>
        <w:t vyd:_id="vyd:000000000002z3" xml:space="preserve">и с разрешенным использованием; компенсационные </w:t>
      </w:r>
      <w:r>
        <w:rPr>
          <w:rFonts w:cs="Times New Roman"/>
          <w:sz w:val="28"/>
          <w:szCs w:val="28"/>
        </w:rPr>
        <w:t vyd:_id="vyd:000000000002z2">вы</w:t>
      </w:r>
      <w:r>
        <w:rPr>
          <w:rFonts w:cs="Times New Roman"/>
          <w:sz w:val="28"/>
          <w:szCs w:val="28"/>
        </w:rPr>
        <w:t vyd:_id="vyd:000000000002z1" xml:space="preserve">садки деревьев </w:t>
      </w:r>
      <w:r>
        <w:rPr>
          <w:rFonts w:cs="Times New Roman"/>
          <w:sz w:val="28"/>
          <w:szCs w:val="28"/>
        </w:rPr>
        <w:t vyd:_id="vyd:000000000002z0" xml:space="preserve">для минимизации ущерба, нанесенного вырубкой лесов; </w:t>
      </w:r>
      <w:r>
        <w:rPr>
          <w:rFonts w:cs="Times New Roman"/>
          <w:sz w:val="28"/>
          <w:szCs w:val="28"/>
        </w:rPr>
        <w:t vyd:_id="vyd:000000000002yz" xml:space="preserve">при возникновении чрезвычайных ситуаций, при которых окружающей среде был нанесен ущерб, виновный не только </w:t>
      </w:r>
      <w:r>
        <w:rPr>
          <w:rFonts w:cs="Times New Roman"/>
          <w:sz w:val="28"/>
          <w:szCs w:val="28"/>
        </w:rPr>
        <w:t vyd:_id="vyd:000000000002yy">устраняет нанесенный ущерб, но и восстанавливает</w:t>
      </w:r>
      <w:r>
        <w:rPr>
          <w:rFonts w:cs="Times New Roman"/>
          <w:sz w:val="28"/>
          <w:szCs w:val="28"/>
        </w:rPr>
        <w:t vyd:_id="vyd:000000000002yx" xml:space="preserve"> пострадавшую</w:t>
      </w:r>
      <w:r>
        <w:rPr>
          <w:rFonts w:cs="Times New Roman"/>
          <w:sz w:val="28"/>
          <w:szCs w:val="28"/>
        </w:rPr>
        <w:t vyd:_id="vyd:000000000002yw" xml:space="preserve"> </w:t>
      </w:r>
      <w:r>
        <w:rPr>
          <w:rFonts w:cs="Times New Roman"/>
          <w:sz w:val="28"/>
          <w:szCs w:val="28"/>
        </w:rPr>
        <w:t vyd:_id="vyd:000000000002yv" xml:space="preserve">природу и фауну; </w:t>
      </w:r>
      <w:r>
        <w:rPr>
          <w:rFonts w:cs="Times New Roman"/>
          <w:sz w:val="28"/>
          <w:szCs w:val="28"/>
        </w:rPr>
        <w:t vyd:_id="vyd:000000000002yu" xml:space="preserve">осуществление мероприятий по охране объектов от пожаров, </w:t>
      </w:r>
      <w:r>
        <w:rPr>
          <w:rFonts w:cs="Times New Roman"/>
          <w:sz w:val="28"/>
          <w:szCs w:val="28"/>
        </w:rPr>
        <w:t vyd:_id="vyd:000000000002yt">наводнений и</w:t>
      </w:r>
      <w:r>
        <w:rPr>
          <w:rFonts w:cs="Times New Roman"/>
          <w:sz w:val="28"/>
          <w:szCs w:val="28"/>
        </w:rPr>
        <w:t vyd:_id="vyd:000000000002ys" xml:space="preserve"> иных воздействий антропогенного и природного характера</w:t>
      </w:r>
      <w:r>
        <w:rPr>
          <w:rFonts w:cs="Times New Roman"/>
          <w:sz w:val="28"/>
          <w:szCs w:val="28"/>
        </w:rPr>
        <w:t vyd:_id="vyd:000000000002yr">.</w:t>
      </w:r>
    </w:p>
    <w:p w14:paraId="65745639" w14:textId="77777777" w:rsidR="005D6929" w:rsidRPr="00321B78" w:rsidRDefault="00BC231C" w:rsidP="00E12700" vyd:_id="vyd:000000000002ym">
      <w:pPr>
        <w:spacing w:line="360" w:lineRule="auto"/>
        <w:ind w:firstLine="709"/>
        <w:rPr>
          <w:rFonts w:cs="Times New Roman"/>
          <w:sz w:val="28"/>
          <w:szCs w:val="28"/>
        </w:rPr>
      </w:pPr>
      <w:r>
        <w:rPr>
          <w:rFonts w:cs="Times New Roman"/>
          <w:sz w:val="28"/>
          <w:szCs w:val="28"/>
        </w:rPr>
        <w:t vyd:_id="vyd:000000000002yp" xml:space="preserve">Указанные мероприятия хоть и регламентированы законодательством, объем необходимых действий определяется исходя из фактических обстоятельств </w:t>
      </w:r>
      <w:r>
        <w:rPr>
          <w:rFonts w:cs="Times New Roman"/>
          <w:sz w:val="28"/>
          <w:szCs w:val="28"/>
        </w:rPr>
        <w:t vyd:_id="vyd:000000000002yo" xml:space="preserve">возникшей ситуации. Вместе с тем, лицо, которое сделало все от него зависящее для того, чтобы </w:t>
      </w:r>
      <w:r>
        <w:rPr>
          <w:rFonts w:cs="Times New Roman"/>
          <w:sz w:val="28"/>
          <w:szCs w:val="28"/>
        </w:rPr>
        <w:t vyd:_id="vyd:000000000002yn" xml:space="preserve">избежать увеличения вреда окружающей среде фактически будет признан добросовестным. </w:t>
      </w:r>
    </w:p>
    <w:p w14:paraId="4A9F4432" w14:textId="37FABDA4" w:rsidR="00BC231C" w:rsidRPr="00321B78" w:rsidRDefault="00FD0252" w:rsidP="00E12700" vyd:_id="vyd:000000000002ya">
      <w:pPr>
        <w:spacing w:line="360" w:lineRule="auto"/>
        <w:ind w:firstLine="709"/>
        <w:rPr>
          <w:rFonts w:cs="Times New Roman"/>
          <w:sz w:val="28"/>
          <w:szCs w:val="28"/>
        </w:rPr>
      </w:pPr>
      <w:r>
        <w:rPr>
          <w:rFonts w:cs="Times New Roman"/>
          <w:sz w:val="28"/>
          <w:szCs w:val="28"/>
        </w:rPr>
        <w:t vyd:_id="vyd:000000000002yl" xml:space="preserve">В данной связи необходимо упомянуть </w:t>
      </w:r>
      <w:r>
        <w:rPr>
          <w:rFonts w:cs="Times New Roman"/>
          <w:sz w:val="28"/>
          <w:szCs w:val="28"/>
        </w:rPr>
        <w:t vyd:_id="vyd:000000000002yk" xml:space="preserve">резонансное дело, возникшее в результате разлива более 21 тысячи тонн нефтепродуктов </w:t>
      </w:r>
      <w:r>
        <w:rPr>
          <w:rFonts w:cs="Times New Roman"/>
          <w:sz w:val="28"/>
          <w:szCs w:val="28"/>
        </w:rPr>
        <w:t vyd:_id="vyd:000000000002yj" xml:space="preserve">в </w:t>
      </w:r>
      <w:r>
        <w:rPr>
          <w:rFonts w:cs="Times New Roman"/>
          <w:sz w:val="28"/>
          <w:szCs w:val="28"/>
        </w:rPr>
        <w:t vyd:_id="vyd:000000000002yi">реки Далдыкан и Амбарную</w:t>
      </w:r>
      <w:r>
        <w:rPr>
          <w:rStyle w:val="a6"/>
          <w:rFonts w:cs="Times New Roman"/>
          <w:sz w:val="28"/>
          <w:szCs w:val="28"/>
        </w:rPr>
        <w:footnoteReference vyd:_id="vyd:000000000002yh" w:id="24"/>
      </w:r>
      <w:r>
        <w:rPr>
          <w:rFonts w:cs="Times New Roman"/>
          <w:sz w:val="28"/>
          <w:szCs w:val="28"/>
        </w:rPr>
        <w:t vyd:_id="vyd:000000000002yg">. Ущерб</w:t>
      </w:r>
      <w:r>
        <w:rPr>
          <w:rFonts w:cs="Times New Roman"/>
          <w:sz w:val="28"/>
          <w:szCs w:val="28"/>
        </w:rPr>
        <w:t vyd:_id="vyd:000000000002yf" xml:space="preserve"> компанией Норникель был оценен в размере 21,4 млрд рублей, на ликвидацию последствий компанией было потрачено более 4 млрд рублей. Вместе с тем, по оценкам </w:t>
      </w:r>
      <w:r>
        <w:rPr>
          <w:rFonts w:cs="Times New Roman"/>
          <w:sz w:val="28"/>
          <w:szCs w:val="28"/>
        </w:rPr>
        <w:t vyd:_id="vyd:000000000002ye">Енисейского межрегионального управления Росприроднадзора ущерб и ликвидация последствий от аварии были оценены в 146 млрд рублей. Несмотря на частично устраненны</w:t>
      </w:r>
      <w:r>
        <w:rPr>
          <w:rFonts w:cs="Times New Roman"/>
          <w:sz w:val="28"/>
          <w:szCs w:val="28"/>
        </w:rPr>
        <w:t vyd:_id="vyd:000000000002yd" xml:space="preserve">й вред окружающей среде, компания Норникель выплатила штраф в полном объеме. Таким образом, компания признала свою вину, </w:t>
      </w:r>
      <w:r>
        <w:rPr>
          <w:rFonts w:cs="Times New Roman"/>
          <w:sz w:val="28"/>
          <w:szCs w:val="28"/>
        </w:rPr>
        <w:t vyd:_id="vyd:000000000002yc">ответственно отнеслась к возникшей ситуации, а также приняла меры по ликвидации ущерба. Учитывая приведенные обстоятельства, действия компании могут считаться добросовестными</w:t>
      </w:r>
      <w:r>
        <w:rPr>
          <w:rFonts w:cs="Times New Roman"/>
          <w:sz w:val="28"/>
          <w:szCs w:val="28"/>
        </w:rPr>
        <w:t vyd:_id="vyd:000000000002yb">.</w:t>
      </w:r>
    </w:p>
    <w:p w14:paraId="7CD04570" w14:textId="25BBD53A" w:rsidR="00565EA1" w:rsidRPr="00321B78" w:rsidRDefault="00204561" w:rsidP="00E12700" vyd:_id="vyd:000000000002y8">
      <w:pPr>
        <w:spacing w:line="360" w:lineRule="auto"/>
        <w:ind w:firstLine="709"/>
        <w:rPr>
          <w:rFonts w:cs="Times New Roman"/>
          <w:sz w:val="28"/>
          <w:szCs w:val="28"/>
        </w:rPr>
      </w:pPr>
      <w:r>
        <w:rPr>
          <w:rFonts w:cs="Times New Roman"/>
          <w:sz w:val="28"/>
          <w:szCs w:val="28"/>
        </w:rPr>
        <w:t vyd:_id="vyd:000000000002y9">Более детальный разбор методов добросовестного управления природными ресурсами будет рассмотрен во 2 Главе диссертационного исследования.</w:t>
      </w:r>
    </w:p>
    <w:p w14:paraId="1CB22264" w14:textId="77777777" w:rsidR="00565EA1" w:rsidRPr="00321B78" w:rsidRDefault="00565EA1" w:rsidP="00E12700" vyd:_id="vyd:000000000002y7">
      <w:pPr>
        <w:spacing w:line="360" w:lineRule="auto"/>
        <w:ind w:firstLine="709"/>
        <w:rPr>
          <w:rFonts w:cs="Times New Roman"/>
          <w:sz w:val="28"/>
          <w:szCs w:val="28"/>
        </w:rPr>
      </w:pPr>
    </w:p>
    <w:p w14:paraId="7ADF7F94" w14:textId="6F056C15" w:rsidR="00EC44C5" w:rsidRPr="00321B78" w:rsidRDefault="00905C91" w:rsidP="00E12700" vyd:_id="vyd:000000000002y4">
      <w:pPr>
        <w:spacing w:line="360" w:lineRule="auto"/>
        <w:ind w:firstLine="709"/>
        <w:rPr>
          <w:rFonts w:cs="Times New Roman"/>
          <w:sz w:val="28"/>
          <w:b w:val="1"/>
          <w:bCs w:val="1"/>
          <w:szCs w:val="28"/>
        </w:rPr>
      </w:pPr>
      <w:r>
        <w:rPr>
          <w:rFonts w:cs="Times New Roman"/>
          <w:sz w:val="28"/>
          <w:b w:val="1"/>
          <w:bCs w:val="1"/>
          <w:szCs w:val="28"/>
        </w:rPr>
        <w:t vyd:_id="vyd:000000000002y6">§</w:t>
      </w:r>
      <w:r>
        <w:rPr>
          <w:rFonts w:cs="Times New Roman"/>
          <w:sz w:val="28"/>
          <w:b w:val="1"/>
          <w:bCs w:val="1"/>
          <w:szCs w:val="28"/>
        </w:rPr>
        <w:t vyd:_id="vyd:000000000002y5">1.2. Эволюция принципа добросовестности в международном праве</w:t>
      </w:r>
    </w:p>
    <w:p w14:paraId="069593DD" w14:textId="77777777" w:rsidR="00CF5334" w:rsidRPr="00321B78" w:rsidRDefault="00CF5334" w:rsidP="00CF5334" vyd:_id="vyd:000000000002y2">
      <w:pPr>
        <w:spacing w:line="360" w:lineRule="auto"/>
        <w:ind w:firstLine="709"/>
        <w:rPr>
          <w:rFonts w:cs="Times New Roman"/>
          <w:sz w:val="28"/>
          <w:szCs w:val="28"/>
        </w:rPr>
      </w:pPr>
      <w:r>
        <w:rPr>
          <w:rFonts w:cs="Times New Roman"/>
          <w:sz w:val="28"/>
          <w:szCs w:val="28"/>
        </w:rPr>
        <w:t vyd:_id="vyd:000000000002y3">С древних времен правотворцы задавались вопросом о том, какое поведение следует выбрать — строго соответствующее букве закона (ius strictum) или же то, которое наиболее соответствует нормам морали и справедливости (ius aequitas). Стоит, однако, сделать оговорку, что встречается и иная точка зрения, что понятие fides является правовым принципом, вышедшим из ius gentium («право, существующее повсюду»). Данный принцип, отраженный еще в договоре Рима с Карфагеном в 509 г. до н.э., реализуется через добровольное ненарушение установленных рестриктов, то есть ориентирован на внутреннюю добросовестность граждан.</w:t>
      </w:r>
    </w:p>
    <w:p w14:paraId="33562CC6" w14:textId="77777777" w:rsidR="00CF5334" w:rsidRPr="00321B78" w:rsidRDefault="00CF5334" w:rsidP="00CF5334" vyd:_id="vyd:000000000002xy">
      <w:pPr>
        <w:spacing w:line="360" w:lineRule="auto"/>
        <w:ind w:firstLine="709"/>
        <w:rPr>
          <w:rFonts w:cs="Times New Roman"/>
          <w:sz w:val="28"/>
          <w:szCs w:val="28"/>
        </w:rPr>
      </w:pPr>
      <w:r>
        <w:rPr>
          <w:rFonts w:cs="Times New Roman"/>
          <w:sz w:val="28"/>
          <w:szCs w:val="28"/>
        </w:rPr>
        <w:t vyd:_id="vyd:000000000002y1">Конечно, основной массив фрагментов с использованием категории «bona ﬁdes» находится в Дигестах Юстиниана. И начать рассмотрение контекста этой категории в Дигестах следует с важного фрагмента Павла, определяющего категорию bona ﬁdes следующим образом: «Fides bona противоположна обману и умыслу (fraudi et dolo)» Это очень важный фрагмент, неосвоенный в отечественной литературе по римскому праву. По существу, Павел дал определение добросовестности путем противопоставления её недобросовестности в виде обмана и умысла. Это допускаемое логикой так называемое отрицательное определение можно квалифицировать как «широкое», в отличие от понимания добросовестности по известной формуле «не знал и не мог знать»</w:t>
      </w:r>
      <w:r>
        <w:rPr>
          <w:rFonts w:cs="Times New Roman"/>
          <w:sz w:val="28"/>
          <w:vertAlign w:val="superscript"/>
          <w:szCs w:val="28"/>
        </w:rPr>
        <w:footnoteReference vyd:_id="vyd:000000000002y0" w:id="25"/>
      </w:r>
      <w:r>
        <w:rPr>
          <w:rFonts w:cs="Times New Roman"/>
          <w:sz w:val="28"/>
          <w:szCs w:val="28"/>
        </w:rPr>
        <w:t vyd:_id="vyd:000000000002xz">.</w:t>
      </w:r>
    </w:p>
    <w:p w14:paraId="0C007735" w14:textId="77777777" w:rsidR="00CF5334" w:rsidRPr="00321B78" w:rsidRDefault="00CF5334" w:rsidP="00CF5334" vyd:_id="vyd:000000000002xw">
      <w:pPr>
        <w:spacing w:line="360" w:lineRule="auto"/>
        <w:ind w:firstLine="709"/>
        <w:rPr>
          <w:rFonts w:cs="Times New Roman"/>
          <w:sz w:val="28"/>
          <w:szCs w:val="28"/>
        </w:rPr>
      </w:pPr>
      <w:r>
        <w:rPr>
          <w:rFonts w:cs="Times New Roman"/>
          <w:sz w:val="28"/>
          <w:szCs w:val="28"/>
        </w:rPr>
        <w:t vyd:_id="vyd:000000000002xx">Однако существует и другое мнение, что «началом начал» оформления принципа доброй совести как правовой категории являются идеи древнегреческого философа Аристотеля (384 г. до н.э. – 322 г. до н.э.). Последний в «Никомаховой этике» рассматривает категорию добросовестности с позиции естественного поведения субъектов взаимоотношений. «Итак, ясно, что есть «добро» и почему оно правосудно, понятно, кто такой добрый человек, ибо кто способен сознательно избрать добро и осуществлять это в поступках, кто не требует точного соблюдения своего права в ущерб другим, но несмотря на поддержку закона, склонен брать меньше – тот и добр, и этот душевный склад – доброта, представляющая собой вид правосудности и не являющаяся каким-то отличным от нее душевным складом».</w:t>
      </w:r>
    </w:p>
    <w:p w14:paraId="08E9E67A" w14:textId="77777777" w:rsidR="00CF5334" w:rsidRPr="00321B78" w:rsidRDefault="00CF5334" w:rsidP="00CF5334" vyd:_id="vyd:000000000002xu">
      <w:pPr>
        <w:spacing w:line="360" w:lineRule="auto"/>
        <w:ind w:firstLine="709"/>
        <w:rPr>
          <w:rFonts w:cs="Times New Roman"/>
          <w:sz w:val="28"/>
          <w:szCs w:val="28"/>
        </w:rPr>
      </w:pPr>
      <w:r>
        <w:rPr>
          <w:rFonts w:cs="Times New Roman"/>
          <w:sz w:val="28"/>
          <w:szCs w:val="28"/>
        </w:rPr>
        <w:t vyd:_id="vyd:000000000002xv">И все же наиболее полно и всесторонне принцип добросовестности описывается и находит свое отображение в законодательной системе в римском праве. Римское право тех времен вот уже много поколений служит эталоном проработанности благодаря новаторскому подходу и опережающему развитию правовой мысли на многие годы вперед.</w:t>
      </w:r>
    </w:p>
    <w:p w14:paraId="103B8EF8" w14:textId="7413E023" w:rsidR="00CF5334" w:rsidRPr="00321B78" w:rsidRDefault="00CF5334" w:rsidP="00CF5334" vyd:_id="vyd:000000000002xl">
      <w:pPr>
        <w:spacing w:line="360" w:lineRule="auto"/>
        <w:ind w:firstLine="709"/>
        <w:rPr>
          <w:rFonts w:cs="Times New Roman"/>
          <w:sz w:val="28"/>
          <w:szCs w:val="28"/>
        </w:rPr>
      </w:pPr>
      <w:r>
        <w:rPr>
          <w:rFonts w:cs="Times New Roman"/>
          <w:sz w:val="28"/>
          <w:szCs w:val="28"/>
        </w:rPr>
        <w:t vyd:_id="vyd:000000000002xt">В настоящее время историки все чаще определяют понятия добросовестности, доверия как принципы, присущие скорее этике, нежели юриспруденции. Здесь, по мнению многих авторов, в том числе Д.В. Дождева, такая трактовка появилась под влиянием современного гражданско-правового подхода, что не соответствует правовой природе данного понятия во времена Древнего Рима. Добросовестность являлась основой огромного количества коммерческих, торговых и некоммерческих отношений</w:t>
      </w:r>
      <w:r>
        <w:rPr>
          <w:rFonts w:cs="Times New Roman"/>
          <w:sz w:val="28"/>
          <w:vertAlign w:val="superscript"/>
          <w:szCs w:val="28"/>
        </w:rPr>
        <w:footnoteReference vyd:_id="vyd:000000000002xs" w:id="26"/>
      </w:r>
      <w:r>
        <w:rPr>
          <w:rFonts w:cs="Times New Roman"/>
          <w:sz w:val="28"/>
          <w:szCs w:val="28"/>
        </w:rPr>
        <w:t vyd:_id="vyd:000000000002xr">. Для римлян доверие — это необходимое качество лица для того, чтобы признавать его нормальным участником общества, и если</w:t>
      </w:r>
      <w:bookmarkStart w:id="10" w:name="_bookmark3" vyd:_id="vyd:000000000002xq"/>
      <w:bookmarkEnd w:id="10"/>
      <w:bookmarkStart w:id="11" w:name="_bookmark4" vyd:_id="vyd:000000000002xp"/>
      <w:bookmarkEnd w:id="11"/>
      <w:r>
        <w:rPr>
          <w:rFonts w:cs="Times New Roman"/>
          <w:sz w:val="28"/>
          <w:szCs w:val="28"/>
        </w:rPr>
        <w:t vyd:_id="vyd:000000000002xo" xml:space="preserve"> зачастую в настоящее время доверие понимают как credo —</w:t>
      </w:r>
      <w:r>
        <w:rPr>
          <w:rFonts w:cs="Times New Roman"/>
          <w:sz w:val="28"/>
          <w:szCs w:val="28"/>
        </w:rPr>
        <w:t vyd:_id="vyd:000000000002xn" xml:space="preserve"> </w:t>
      </w:r>
      <w:r>
        <w:rPr>
          <w:rFonts w:cs="Times New Roman"/>
          <w:sz w:val="28"/>
          <w:szCs w:val="28"/>
        </w:rPr>
        <w:t vyd:_id="vyd:000000000002xm">веру в бога, то в римском праве данное понятие определялось термином fides — доверие как особый актив, значимый и в отношениях оборота.</w:t>
      </w:r>
    </w:p>
    <w:p w14:paraId="57E87FDB" w14:textId="77777777" w:rsidR="00CF5334" w:rsidRPr="00321B78" w:rsidRDefault="00CF5334" w:rsidP="00CF5334" vyd:_id="vyd:000000000002xj">
      <w:pPr>
        <w:spacing w:line="360" w:lineRule="auto"/>
        <w:ind w:firstLine="709"/>
        <w:rPr>
          <w:rFonts w:cs="Times New Roman"/>
          <w:sz w:val="28"/>
          <w:szCs w:val="28"/>
        </w:rPr>
      </w:pPr>
      <w:r>
        <w:rPr>
          <w:rFonts w:cs="Times New Roman"/>
          <w:sz w:val="28"/>
          <w:szCs w:val="28"/>
        </w:rPr>
        <w:t vyd:_id="vyd:000000000002xk">Необходимо сделать акцент на важности доверия в контексте системы внутренних ценностей древнеримского общества. Доверие ставилось в один ряд с такими человеческими качествами как верность семье, роду, государству, договору, заботе о близких, совести и стыду.</w:t>
      </w:r>
    </w:p>
    <w:p w14:paraId="0D7DE481" w14:textId="77777777" w:rsidR="00CF5334" w:rsidRPr="00321B78" w:rsidRDefault="00CF5334" w:rsidP="00CF5334" vyd:_id="vyd:000000000002xf">
      <w:pPr>
        <w:spacing w:line="360" w:lineRule="auto"/>
        <w:ind w:firstLine="709"/>
        <w:rPr>
          <w:rFonts w:cs="Times New Roman"/>
          <w:sz w:val="28"/>
          <w:szCs w:val="28"/>
        </w:rPr>
      </w:pPr>
      <w:r>
        <w:rPr>
          <w:rFonts w:cs="Times New Roman"/>
          <w:sz w:val="28"/>
          <w:szCs w:val="28"/>
        </w:rPr>
        <w:t vyd:_id="vyd:000000000002xi">Т. Моммзен, освещая историю древнего Рима указывает, что сущность римского духа выражалась в том, что он держал сына в страхе перед отцом, гражданина перед повелителем, а всех их в страхе перед богами. Он ничего не требовал и ничего не уважал, кроме полезной деятельности, и заставлял каждого гражданина наполнять каждое мгновение короткой жизни неусыпным трудом. Расширение государства было единственным незапретным высоким стремлением для римского гражданина</w:t>
      </w:r>
      <w:r>
        <w:rPr>
          <w:rFonts w:cs="Times New Roman"/>
          <w:sz w:val="28"/>
          <w:vertAlign w:val="superscript"/>
          <w:szCs w:val="28"/>
        </w:rPr>
        <w:footnoteReference vyd:_id="vyd:000000000002xh" w:id="27"/>
      </w:r>
      <w:r>
        <w:rPr>
          <w:rFonts w:cs="Times New Roman"/>
          <w:sz w:val="28"/>
          <w:szCs w:val="28"/>
        </w:rPr>
        <w:t vyd:_id="vyd:000000000002xg">.</w:t>
      </w:r>
    </w:p>
    <w:p w14:paraId="31B3EA94" w14:textId="77777777" w:rsidR="00CF5334" w:rsidRPr="00321B78" w:rsidRDefault="00CF5334" w:rsidP="00CF5334" vyd:_id="vyd:000000000002xb">
      <w:pPr>
        <w:spacing w:line="360" w:lineRule="auto"/>
        <w:ind w:firstLine="709"/>
        <w:rPr>
          <w:rFonts w:cs="Times New Roman"/>
          <w:sz w:val="28"/>
          <w:szCs w:val="28"/>
        </w:rPr>
      </w:pPr>
      <w:r>
        <w:rPr>
          <w:rFonts w:cs="Times New Roman"/>
          <w:sz w:val="28"/>
          <w:szCs w:val="28"/>
        </w:rPr>
        <w:t vyd:_id="vyd:000000000002xe">По мнению выдающегося немецкого правоведа Эдуарда Франкеля (Eduard Fraenkel), основной вопрос возникновения понятия fides связан не столько с упоминанием самого термина в различных текстах, а именно с момента наполнения его правовым смыслом</w:t>
      </w:r>
      <w:r>
        <w:rPr>
          <w:rFonts w:cs="Times New Roman"/>
          <w:sz w:val="28"/>
          <w:vertAlign w:val="superscript"/>
          <w:szCs w:val="28"/>
        </w:rPr>
        <w:footnoteReference vyd:_id="vyd:000000000002xd" w:id="28"/>
      </w:r>
      <w:r>
        <w:rPr>
          <w:rFonts w:cs="Times New Roman"/>
          <w:sz w:val="28"/>
          <w:szCs w:val="28"/>
        </w:rPr>
        <w:t vyd:_id="vyd:000000000002xc">.</w:t>
      </w:r>
    </w:p>
    <w:p w14:paraId="5E3AEEB4" w14:textId="77777777" w:rsidR="00CF5334" w:rsidRPr="00321B78" w:rsidRDefault="00CF5334" w:rsidP="00CF5334" vyd:_id="vyd:000000000002x7">
      <w:pPr>
        <w:spacing w:line="360" w:lineRule="auto"/>
        <w:ind w:firstLine="709"/>
        <w:rPr>
          <w:rFonts w:cs="Times New Roman"/>
          <w:sz w:val="28"/>
          <w:szCs w:val="28"/>
        </w:rPr>
      </w:pPr>
      <w:r>
        <w:rPr>
          <w:rFonts w:cs="Times New Roman"/>
          <w:sz w:val="28"/>
          <w:szCs w:val="28"/>
        </w:rPr>
        <w:t vyd:_id="vyd:000000000002xa">Исследователь отмечает, что во времена Цицерона еще не сформировалось то глубокое правовое понимание значения fides и было ограничено лишь бытовым трактованием: доверие, вера, друг-приятель. Данная точка зрения сформирована в связи с отсутствием единства мнений среди немецких ученых, когда законодатель стал осознанно применять данное значение. Франкель указывает, что fides не является активной психологической деятельностью, имеющей самостоятельное значение, но лишь отражающей те качества личности, которые достойны доверия</w:t>
      </w:r>
      <w:r>
        <w:rPr>
          <w:rFonts w:cs="Times New Roman"/>
          <w:sz w:val="28"/>
          <w:vertAlign w:val="superscript"/>
          <w:szCs w:val="28"/>
        </w:rPr>
        <w:footnoteReference vyd:_id="vyd:000000000002x9" w:id="29"/>
      </w:r>
      <w:r>
        <w:rPr>
          <w:rFonts w:cs="Times New Roman"/>
          <w:sz w:val="28"/>
          <w:szCs w:val="28"/>
        </w:rPr>
        <w:t vyd:_id="vyd:000000000002x8">.</w:t>
      </w:r>
    </w:p>
    <w:p w14:paraId="15E45F69" w14:textId="77777777" w:rsidR="00CF5334" w:rsidRPr="00321B78" w:rsidRDefault="00CF5334" w:rsidP="00CF5334" vyd:_id="vyd:000000000002x0">
      <w:pPr>
        <w:spacing w:line="360" w:lineRule="auto"/>
        <w:ind w:firstLine="709"/>
        <w:rPr>
          <w:rFonts w:cs="Times New Roman"/>
          <w:sz w:val="28"/>
          <w:szCs w:val="28"/>
        </w:rPr>
      </w:pPr>
      <w:bookmarkStart w:id="12" w:name="_bookmark5" vyd:_id="vyd:000000000002x6"/>
      <w:bookmarkEnd w:id="12"/>
      <w:bookmarkStart w:id="13" w:name="_bookmark6" vyd:_id="vyd:000000000002x5"/>
      <w:bookmarkEnd w:id="13"/>
      <w:bookmarkStart w:id="14" w:name="_bookmark7" vyd:_id="vyd:000000000002x4"/>
      <w:bookmarkEnd w:id="14"/>
      <w:r>
        <w:rPr>
          <w:rFonts w:cs="Times New Roman"/>
          <w:sz w:val="28"/>
          <w:szCs w:val="28"/>
        </w:rPr>
        <w:t vyd:_id="vyd:000000000002x3">Доверие — это та мера поведения, которая является обязательной как для публичной власти и ее представителей, так и для частных лиц, как во внутригосударственных, так и международных отношениях</w:t>
      </w:r>
      <w:r>
        <w:rPr>
          <w:rFonts w:cs="Times New Roman"/>
          <w:sz w:val="28"/>
          <w:vertAlign w:val="superscript"/>
          <w:szCs w:val="28"/>
        </w:rPr>
        <w:footnoteReference vyd:_id="vyd:000000000002x2" w:id="30"/>
      </w:r>
      <w:r>
        <w:rPr>
          <w:rFonts w:cs="Times New Roman"/>
          <w:sz w:val="28"/>
          <w:szCs w:val="28"/>
        </w:rPr>
        <w:t vyd:_id="vyd:000000000002x1">.</w:t>
      </w:r>
    </w:p>
    <w:p w14:paraId="752D07D2" w14:textId="77777777" w:rsidR="00CF5334" w:rsidRPr="00321B78" w:rsidRDefault="00CF5334" w:rsidP="00CF5334" vyd:_id="vyd:000000000002wy">
      <w:pPr>
        <w:spacing w:line="360" w:lineRule="auto"/>
        <w:ind w:firstLine="709"/>
        <w:rPr>
          <w:rFonts w:cs="Times New Roman"/>
          <w:sz w:val="28"/>
          <w:szCs w:val="28"/>
        </w:rPr>
      </w:pPr>
      <w:r>
        <w:rPr>
          <w:rFonts w:cs="Times New Roman"/>
          <w:sz w:val="28"/>
          <w:szCs w:val="28"/>
        </w:rPr>
        <w:t vyd:_id="vyd:000000000002wz">Подорвать доверие для римлянина, учитывая его жизненные ценности, было сродни нарушению обязательства при поручительстве или залоге, то есть, доверие в какой-то мере само по себе являлось надлежащим обеспечением для некоторых видов взаимоотношений.</w:t>
      </w:r>
    </w:p>
    <w:p w14:paraId="5B920AD5" w14:textId="77777777" w:rsidR="00CF5334" w:rsidRPr="00321B78" w:rsidRDefault="00CF5334" w:rsidP="00CF5334" vyd:_id="vyd:000000000002wu">
      <w:pPr>
        <w:spacing w:line="360" w:lineRule="auto"/>
        <w:ind w:firstLine="709"/>
        <w:rPr>
          <w:rFonts w:cs="Times New Roman"/>
          <w:sz w:val="28"/>
          <w:szCs w:val="28"/>
        </w:rPr>
      </w:pPr>
      <w:r>
        <w:rPr>
          <w:rFonts w:cs="Times New Roman"/>
          <w:sz w:val="28"/>
          <w:szCs w:val="28"/>
        </w:rPr>
        <w:t vyd:_id="vyd:000000000002wx">Что заслуживает отдельного внимания, так это то, что под действие понятия fides попадали и рабы. Им предоставлялась исковая защита в тех случаях, когда господин обязывался перед ними, а они верили его честности. В Дигестах Юстиниана упоминается, что рабы могли даже подать жалобу на своих господ в суд по таким основаниям как обещание им свободы после смерти господина, если он указал это в своем завещании, но само завещание было утрачено, а также если они выкупили себя за собственные деньги, но их хозяин не отпустил их на свободу</w:t>
      </w:r>
      <w:r>
        <w:rPr>
          <w:rFonts w:cs="Times New Roman"/>
          <w:sz w:val="28"/>
          <w:vertAlign w:val="superscript"/>
          <w:szCs w:val="28"/>
        </w:rPr>
        <w:footnoteReference vyd:_id="vyd:000000000002ww" w:id="31"/>
      </w:r>
      <w:r>
        <w:rPr>
          <w:rFonts w:cs="Times New Roman"/>
          <w:sz w:val="28"/>
          <w:szCs w:val="28"/>
        </w:rPr>
        <w:t vyd:_id="vyd:000000000002wv">.</w:t>
      </w:r>
    </w:p>
    <w:p w14:paraId="0CB67DDA" w14:textId="77777777" w:rsidR="00CF5334" w:rsidRPr="00321B78" w:rsidRDefault="00CF5334" w:rsidP="00CF5334" vyd:_id="vyd:000000000002wq">
      <w:pPr>
        <w:spacing w:line="360" w:lineRule="auto"/>
        <w:ind w:firstLine="709"/>
        <w:rPr>
          <w:rFonts w:cs="Times New Roman"/>
          <w:sz w:val="28"/>
          <w:szCs w:val="28"/>
        </w:rPr>
      </w:pPr>
      <w:r>
        <w:rPr>
          <w:rFonts w:cs="Times New Roman"/>
          <w:sz w:val="28"/>
          <w:szCs w:val="28"/>
        </w:rPr>
        <w:t vyd:_id="vyd:000000000002wt">Согласно указанным Дигестам Юстиниана, «каждый, кто выполнит обязательство за другого, хотя бы без его воли и ведома, освобождает его от обязательства, но одно лицо не может по праву взыскивать за другое без воли последнего то, что это лицо должно получить. И естественные и разумные доводы убеждают в том, что мы можем улучшить положение лица, даже без его ведома, но не можем его ухудшить»</w:t>
      </w:r>
      <w:r>
        <w:rPr>
          <w:rFonts w:cs="Times New Roman"/>
          <w:sz w:val="28"/>
          <w:vertAlign w:val="superscript"/>
          <w:szCs w:val="28"/>
        </w:rPr>
        <w:footnoteReference vyd:_id="vyd:000000000002ws" w:id="32"/>
      </w:r>
      <w:r>
        <w:rPr>
          <w:rFonts w:cs="Times New Roman"/>
          <w:sz w:val="28"/>
          <w:szCs w:val="28"/>
        </w:rPr>
        <w:t vyd:_id="vyd:000000000002wr">.</w:t>
      </w:r>
    </w:p>
    <w:p w14:paraId="5006B9F5" w14:textId="77777777" w:rsidR="00CF5334" w:rsidRPr="00321B78" w:rsidRDefault="00CF5334" w:rsidP="00CF5334" vyd:_id="vyd:000000000002wm">
      <w:pPr>
        <w:spacing w:line="360" w:lineRule="auto"/>
        <w:ind w:firstLine="709"/>
        <w:rPr>
          <w:rFonts w:cs="Times New Roman"/>
          <w:sz w:val="28"/>
          <w:szCs w:val="28"/>
        </w:rPr>
      </w:pPr>
      <w:r>
        <w:rPr>
          <w:rFonts w:cs="Times New Roman"/>
          <w:sz w:val="28"/>
          <w:szCs w:val="28"/>
        </w:rPr>
        <w:t vyd:_id="vyd:000000000002wp">С развитием правовой мысли в Древнем Риме, трансформировалось и понятие fides, постепенно объединяясь с принципом aequitas — объективным масштабом для оценки правоотношений. «Данный принцип в основном трактовался как справедливость, связанная с оценкой встречных предоставлений в двусторонних синаллагматических правоотношениях»</w:t>
      </w:r>
      <w:r>
        <w:rPr>
          <w:rFonts w:cs="Times New Roman"/>
          <w:sz w:val="28"/>
          <w:vertAlign w:val="superscript"/>
          <w:szCs w:val="28"/>
        </w:rPr>
        <w:footnoteReference vyd:_id="vyd:000000000002wo" w:id="33"/>
      </w:r>
      <w:r>
        <w:rPr>
          <w:rFonts w:cs="Times New Roman"/>
          <w:sz w:val="28"/>
          <w:szCs w:val="28"/>
        </w:rPr>
        <w:t vyd:_id="vyd:000000000002wn">.</w:t>
      </w:r>
    </w:p>
    <w:p w14:paraId="2D18DAD3" w14:textId="57F1E787" w:rsidR="00CF5334" w:rsidRPr="00321B78" w:rsidRDefault="00CF5334" w:rsidP="00CF5334" vyd:_id="vyd:000000000002wg">
      <w:pPr>
        <w:spacing w:line="360" w:lineRule="auto"/>
        <w:ind w:firstLine="709"/>
        <w:rPr>
          <w:rFonts w:cs="Times New Roman"/>
          <w:sz w:val="28"/>
          <w:szCs w:val="28"/>
        </w:rPr>
      </w:pPr>
      <w:r>
        <w:rPr>
          <w:rFonts w:cs="Times New Roman"/>
          <w:sz w:val="28"/>
          <w:szCs w:val="28"/>
        </w:rPr>
        <w:t vyd:_id="vyd:000000000002wl" xml:space="preserve">В трудах Цицерона категория «aequitas» встречается, например, в связи с проблематикой закона (lex). Так, в трактате «О законах» (De legibus) Цицерон отмечал: «Если греки вкладывали в понятие закона понятие справедливости (aequitatis), то мы вкладываем понятие «выбора», но закону все же свойственно и то, и другое». По мнению Цицерона, </w:t>
      </w:r>
      <w:r>
        <w:rPr>
          <w:rFonts w:cs="Times New Roman"/>
          <w:sz w:val="28"/>
          <w:szCs w:val="28"/>
        </w:rPr>
        <w:t vyd:_id="vyd:000000000002wk">«</w:t>
      </w:r>
      <w:r>
        <w:rPr>
          <w:rFonts w:cs="Times New Roman"/>
          <w:sz w:val="28"/>
          <w:szCs w:val="28"/>
        </w:rPr>
        <w:t vyd:_id="vyd:000000000002wj">справедливость … проистекает из природы» (De leg. I, XV, 42), и «все честные мужи ценят самое справедливость и право само по себе»</w:t>
      </w:r>
      <w:r>
        <w:rPr>
          <w:rFonts w:cs="Times New Roman"/>
          <w:sz w:val="28"/>
          <w:vertAlign w:val="superscript"/>
          <w:szCs w:val="28"/>
        </w:rPr>
        <w:footnoteReference vyd:_id="vyd:000000000002wi" w:id="34"/>
      </w:r>
      <w:r>
        <w:rPr>
          <w:rFonts w:cs="Times New Roman"/>
          <w:sz w:val="28"/>
          <w:szCs w:val="28"/>
        </w:rPr>
        <w:t vyd:_id="vyd:000000000002wh">.</w:t>
      </w:r>
    </w:p>
    <w:p w14:paraId="2D8F9CEE" w14:textId="77777777" w:rsidR="00CF5334" w:rsidRPr="00321B78" w:rsidRDefault="00CF5334" w:rsidP="00CF5334" vyd:_id="vyd:000000000002wc">
      <w:pPr>
        <w:spacing w:line="360" w:lineRule="auto"/>
        <w:ind w:firstLine="709"/>
        <w:rPr>
          <w:rFonts w:cs="Times New Roman"/>
          <w:sz w:val="28"/>
          <w:szCs w:val="28"/>
        </w:rPr>
      </w:pPr>
      <w:r>
        <w:rPr>
          <w:rFonts w:cs="Times New Roman"/>
          <w:sz w:val="28"/>
          <w:szCs w:val="28"/>
        </w:rPr>
        <w:t vyd:_id="vyd:000000000002wf">Bona fides, согласно мнению немецкого ученого Морица Фойгта (Moritz Voigt), предлагается рассматривать в тесной взаимосвязи с понятием aequitas. Исследователь в качестве исходных данных определяет bona fides как образ поведения и образ мысли, соответствующий справедливости, который изначально противопоставляется dolus malus и поведению конфликтующих сторон</w:t>
      </w:r>
      <w:r>
        <w:rPr>
          <w:rFonts w:cs="Times New Roman"/>
          <w:sz w:val="28"/>
          <w:vertAlign w:val="superscript"/>
          <w:szCs w:val="28"/>
        </w:rPr>
        <w:footnoteReference vyd:_id="vyd:000000000002we" w:id="35"/>
      </w:r>
      <w:r>
        <w:rPr>
          <w:rFonts w:cs="Times New Roman"/>
          <w:sz w:val="28"/>
          <w:szCs w:val="28"/>
        </w:rPr>
        <w:t vyd:_id="vyd:000000000002wd">.</w:t>
      </w:r>
    </w:p>
    <w:p w14:paraId="79842CDA" w14:textId="77777777" w:rsidR="00CF5334" w:rsidRPr="00321B78" w:rsidRDefault="00CF5334" w:rsidP="00CF5334" vyd:_id="vyd:000000000002w8">
      <w:pPr>
        <w:spacing w:line="360" w:lineRule="auto"/>
        <w:ind w:firstLine="709"/>
        <w:rPr>
          <w:rFonts w:cs="Times New Roman"/>
          <w:sz w:val="28"/>
          <w:szCs w:val="28"/>
        </w:rPr>
      </w:pPr>
      <w:r>
        <w:rPr>
          <w:rFonts w:cs="Times New Roman"/>
          <w:sz w:val="28"/>
          <w:szCs w:val="28"/>
        </w:rPr>
        <w:t vyd:_id="vyd:000000000002wb">Круг проблематики, описанной Фойгтом сводится к тому, что bona fides является придатком права (ius), который иногда используется при оценке поведения сторон, однако рассматривать данное отношение следует во взаимосвязи со схожими с bona fides категориями</w:t>
      </w:r>
      <w:r>
        <w:rPr>
          <w:rFonts w:cs="Times New Roman"/>
          <w:sz w:val="28"/>
          <w:vertAlign w:val="superscript"/>
          <w:szCs w:val="28"/>
        </w:rPr>
        <w:footnoteReference vyd:_id="vyd:000000000002wa" w:id="36"/>
      </w:r>
      <w:r>
        <w:rPr>
          <w:rFonts w:cs="Times New Roman"/>
          <w:sz w:val="28"/>
          <w:szCs w:val="28"/>
        </w:rPr>
        <w:t vyd:_id="vyd:000000000002w9">.</w:t>
      </w:r>
    </w:p>
    <w:p w14:paraId="5EB99198" w14:textId="77777777" w:rsidR="00CF5334" w:rsidRPr="00321B78" w:rsidRDefault="00CF5334" w:rsidP="00CF5334" vyd:_id="vyd:000000000002w4">
      <w:pPr>
        <w:spacing w:line="360" w:lineRule="auto"/>
        <w:ind w:firstLine="709"/>
        <w:rPr>
          <w:rFonts w:cs="Times New Roman"/>
          <w:sz w:val="28"/>
          <w:szCs w:val="28"/>
        </w:rPr>
      </w:pPr>
      <w:r>
        <w:rPr>
          <w:rFonts w:cs="Times New Roman"/>
          <w:sz w:val="28"/>
          <w:szCs w:val="28"/>
        </w:rPr>
        <w:t vyd:_id="vyd:000000000002w7">Например, в институте приобретательной давности добросовестность являлась одним из обязательных реквизитов. Первоначально появилась цивильная давность (usucapio), которая действовала только в отношении римских граждан. Принято считать, что этот древнейший институт, по мнению большинства романистов появился в законах XII таблиц. Когда приобреталась вещь нецивильным способом (без манципации) или не от квиритского собственника, приобретатель становился квиритским</w:t>
      </w:r>
      <w:bookmarkStart w:id="15" w:name="_bookmark13" vyd:_id="vyd:000000000002w6"/>
      <w:bookmarkEnd w:id="15"/>
      <w:r>
        <w:rPr>
          <w:rFonts w:cs="Times New Roman"/>
          <w:sz w:val="28"/>
          <w:szCs w:val="28"/>
        </w:rPr>
        <w:t vyd:_id="vyd:000000000002w5" xml:space="preserve"> собственником вещи спустя один или два года владения ею. Затем преторы ввели новый вид давности: преторскую давность (longi temporis praescriptio), в первую очередь для защиты интересов добросовестных владельцев. При Юстиниане в 531 году была проведена реформа, которая объединила цивильную и преторскую давности в одну, а также были окончательно сформулированы известные нам условия давностного владения. Следует сказать, что институт приобретательной давности мало изменился с тех пор, и именно в таком виде был воспринят гражданским правом многих стран.</w:t>
      </w:r>
    </w:p>
    <w:p w14:paraId="10134B5D" w14:textId="77777777" w:rsidR="00CF5334" w:rsidRPr="00321B78" w:rsidRDefault="00CF5334" w:rsidP="00CF5334" vyd:_id="vyd:000000000002w2">
      <w:pPr>
        <w:spacing w:line="360" w:lineRule="auto"/>
        <w:ind w:firstLine="709"/>
        <w:rPr>
          <w:rFonts w:cs="Times New Roman"/>
          <w:sz w:val="28"/>
          <w:szCs w:val="28"/>
        </w:rPr>
      </w:pPr>
      <w:r>
        <w:rPr>
          <w:rFonts w:cs="Times New Roman"/>
          <w:sz w:val="28"/>
          <w:szCs w:val="28"/>
        </w:rPr>
        <w:t vyd:_id="vyd:000000000002w3">То есть для признания владельца добросовестным в римском праве необходимо наличие совокупности следующих обстоятельств:</w:t>
      </w:r>
    </w:p>
    <w:p w14:paraId="4F3EEBC7" w14:textId="77777777" w:rsidR="00CF5334" w:rsidRPr="00321B78" w:rsidRDefault="00CF5334" w:rsidP="00CF5334" vyd:_id="vyd:000000000002w0">
      <w:pPr>
        <w:spacing w:line="360" w:lineRule="auto"/>
        <w:ind w:firstLine="709"/>
        <w:rPr>
          <w:rFonts w:cs="Times New Roman"/>
          <w:sz w:val="28"/>
          <w:szCs w:val="28"/>
        </w:rPr>
      </w:pPr>
      <w:r>
        <w:rPr>
          <w:rFonts w:cs="Times New Roman"/>
          <w:sz w:val="28"/>
          <w:szCs w:val="28"/>
        </w:rPr>
        <w:t vyd:_id="vyd:000000000002w1">в момент приобретения владения приобретатель не знает об обстоятельствах, которые препятствуют приобретению права собственности;</w:t>
      </w:r>
    </w:p>
    <w:p w14:paraId="3BE80596" w14:textId="77777777" w:rsidR="00CF5334" w:rsidRPr="00321B78" w:rsidRDefault="00CF5334" w:rsidP="00CF5334" vyd:_id="vyd:000000000002vy">
      <w:pPr>
        <w:spacing w:line="360" w:lineRule="auto"/>
        <w:ind w:firstLine="709"/>
        <w:rPr>
          <w:rFonts w:cs="Times New Roman"/>
          <w:sz w:val="28"/>
          <w:szCs w:val="28"/>
        </w:rPr>
      </w:pPr>
      <w:r>
        <w:rPr>
          <w:rFonts w:cs="Times New Roman"/>
          <w:sz w:val="28"/>
          <w:szCs w:val="28"/>
        </w:rPr>
        <w:t vyd:_id="vyd:000000000002vz">при совершении сделки приобретатель думает, что станет собственником (это, очевидно, не может быть отнесено к сделкам, не направленным на перенесение права собственности);</w:t>
      </w:r>
    </w:p>
    <w:p w14:paraId="4F2B3298" w14:textId="77777777" w:rsidR="00CF5334" w:rsidRPr="00321B78" w:rsidRDefault="00CF5334" w:rsidP="00CF5334" vyd:_id="vyd:000000000002vw">
      <w:pPr>
        <w:spacing w:line="360" w:lineRule="auto"/>
        <w:ind w:firstLine="709"/>
        <w:rPr>
          <w:rFonts w:cs="Times New Roman"/>
          <w:sz w:val="28"/>
          <w:szCs w:val="28"/>
        </w:rPr>
      </w:pPr>
      <w:r>
        <w:rPr>
          <w:rFonts w:cs="Times New Roman"/>
          <w:sz w:val="28"/>
          <w:szCs w:val="28"/>
        </w:rPr>
        <w:t vyd:_id="vyd:000000000002vx">добросовестность (уверенность) приобретателя опирается на извинительную ошибку, причем ошибку относительно фактов, но не права;</w:t>
      </w:r>
    </w:p>
    <w:p w14:paraId="4740C8A9" w14:textId="77777777" w:rsidR="00CF5334" w:rsidRPr="00321B78" w:rsidRDefault="00CF5334" w:rsidP="00CF5334" vyd:_id="vyd:000000000002vu">
      <w:pPr>
        <w:spacing w:line="360" w:lineRule="auto"/>
        <w:ind w:firstLine="709"/>
        <w:rPr>
          <w:rFonts w:cs="Times New Roman"/>
          <w:sz w:val="28"/>
          <w:szCs w:val="28"/>
        </w:rPr>
      </w:pPr>
      <w:r>
        <w:rPr>
          <w:rFonts w:cs="Times New Roman"/>
          <w:sz w:val="28"/>
          <w:szCs w:val="28"/>
        </w:rPr>
        <w:t vyd:_id="vyd:000000000002vv">наличие титула, хотя бы и мнимого (например, захват бесхозяйственной вещи);</w:t>
      </w:r>
    </w:p>
    <w:p w14:paraId="1B5ED443" w14:textId="77777777" w:rsidR="00CF5334" w:rsidRPr="00321B78" w:rsidRDefault="00CF5334" w:rsidP="00CF5334" vyd:_id="vyd:000000000002vq">
      <w:pPr>
        <w:spacing w:line="360" w:lineRule="auto"/>
        <w:ind w:firstLine="709"/>
        <w:rPr>
          <w:rFonts w:cs="Times New Roman"/>
          <w:sz w:val="28"/>
          <w:szCs w:val="28"/>
        </w:rPr>
      </w:pPr>
      <w:r>
        <w:rPr>
          <w:rFonts w:cs="Times New Roman"/>
          <w:sz w:val="28"/>
          <w:szCs w:val="28"/>
        </w:rPr>
        <w:t vyd:_id="vyd:000000000002vt">приобретатель думает, что приобретает вещь у управомоченного отчуждателя (если имеется отчуждатель)</w:t>
      </w:r>
      <w:r>
        <w:rPr>
          <w:rFonts w:cs="Times New Roman"/>
          <w:sz w:val="28"/>
          <w:vertAlign w:val="superscript"/>
          <w:szCs w:val="28"/>
        </w:rPr>
        <w:footnoteReference vyd:_id="vyd:000000000002vs" w:id="37"/>
      </w:r>
      <w:r>
        <w:rPr>
          <w:rFonts w:cs="Times New Roman"/>
          <w:sz w:val="28"/>
          <w:szCs w:val="28"/>
        </w:rPr>
        <w:t vyd:_id="vyd:000000000002vr">.</w:t>
      </w:r>
    </w:p>
    <w:p w14:paraId="2001D227" w14:textId="77777777" w:rsidR="00CF5334" w:rsidRPr="00321B78" w:rsidRDefault="00CF5334" w:rsidP="00CF5334" vyd:_id="vyd:000000000002vm">
      <w:pPr>
        <w:spacing w:line="360" w:lineRule="auto"/>
        <w:ind w:firstLine="709"/>
        <w:rPr>
          <w:rFonts w:cs="Times New Roman"/>
          <w:sz w:val="28"/>
          <w:szCs w:val="28"/>
        </w:rPr>
      </w:pPr>
      <w:r>
        <w:rPr>
          <w:rFonts w:cs="Times New Roman"/>
          <w:sz w:val="28"/>
          <w:szCs w:val="28"/>
        </w:rPr>
        <w:t vyd:_id="vyd:000000000002vp">Фойгт в своих исследованиях выделил объективную и субъективную стороны. Субъективный взгляд на добрую совесть неразрывно связан с мыслительным процессом конкретного участника правоотношения, с его знанием и осознанием положения контрагента и с соответствием всего</w:t>
      </w:r>
      <w:bookmarkStart w:id="16" w:name="_bookmark15" vyd:_id="vyd:000000000002vo"/>
      <w:bookmarkEnd w:id="16"/>
      <w:r>
        <w:rPr>
          <w:rFonts w:cs="Times New Roman"/>
          <w:sz w:val="28"/>
          <w:szCs w:val="28"/>
        </w:rPr>
        <w:t vyd:_id="vyd:000000000002vn" xml:space="preserve"> этого состояния по закону, - тогда bona fides соответствует этому мыслительному процессу с его направлениями. В противоположность этому bona fides может выступать как объективная взаимосвязь. Тогда распорядок того, как лицо будет исполнять свои обязательства, ставится в зависимость лишь от сознания субъекта. В этой ситуации bona fides служит указанием направления воли лица, которая фактически гармонирует с касающимися её предписаниями. В этой последней взаимосвязи, отмечает Фойгт, bona fides покоится в воле лица и проявляется вместе с ней как чистая сущность воли (reine Sache der Willens). Именно эта воля подлежит регламентированию со стороны предписаний закона.</w:t>
      </w:r>
    </w:p>
    <w:p w14:paraId="00E7E469" w14:textId="77777777" w:rsidR="00CF5334" w:rsidRPr="00321B78" w:rsidRDefault="00CF5334" w:rsidP="00CF5334" vyd:_id="vyd:000000000002vi">
      <w:pPr>
        <w:spacing w:line="360" w:lineRule="auto"/>
        <w:ind w:firstLine="709"/>
        <w:rPr>
          <w:rFonts w:cs="Times New Roman"/>
          <w:sz w:val="28"/>
          <w:szCs w:val="28"/>
        </w:rPr>
      </w:pPr>
      <w:r>
        <w:rPr>
          <w:rFonts w:cs="Times New Roman"/>
          <w:sz w:val="28"/>
          <w:szCs w:val="28"/>
        </w:rPr>
        <w:t vyd:_id="vyd:000000000002vl">Субъективная взаимосвязь bona fides, по сути, совпадает с субъективной правомерностью как возможностью субъективного регулирования (die subjektive Rechtsmässigkeit) отдельного действия или правоотношения в целом. Вместе с тем это и то обстоятельство, которое позволяет субъекту соизмерить свою осведомленность о конкретном правоотношении, о его сущности. Именно в этот момент, по Фойгту, происходит знакомство субъекта с сущностью правового отношения и поиск противопоставления bona fides (доброй совести) mala fides (злой совести). При этом юридической сущности (значения) bona fides в субъективном смысле приобретает тогда, когда она принимается с объективной точки зрения и поведение оценивается как противоправное. Примером может служить покупка краденой вещи в вере, что она является собственностью продавца, при владении чужой вещью как собственной, в случае проживания раба на свободе при мнении, что он свободен. По мнению ученого, в этих случаях bona fides включает в себя одновременно как позитивный, так и негативные моменты</w:t>
      </w:r>
      <w:r>
        <w:rPr>
          <w:rFonts w:cs="Times New Roman"/>
          <w:sz w:val="28"/>
          <w:vertAlign w:val="superscript"/>
          <w:szCs w:val="28"/>
        </w:rPr>
        <w:footnoteReference vyd:_id="vyd:000000000002vk" w:id="38"/>
      </w:r>
      <w:r>
        <w:rPr>
          <w:rFonts w:cs="Times New Roman"/>
          <w:sz w:val="28"/>
          <w:szCs w:val="28"/>
        </w:rPr>
        <w:t vyd:_id="vyd:000000000002vj">.</w:t>
      </w:r>
    </w:p>
    <w:p w14:paraId="5B323322" w14:textId="77777777" w:rsidR="00CF5334" w:rsidRPr="00321B78" w:rsidRDefault="00CF5334" w:rsidP="00CF5334" vyd:_id="vyd:000000000002vc">
      <w:pPr>
        <w:spacing w:line="360" w:lineRule="auto"/>
        <w:ind w:firstLine="709"/>
        <w:rPr>
          <w:rFonts w:cs="Times New Roman"/>
          <w:sz w:val="28"/>
          <w:szCs w:val="28"/>
        </w:rPr>
      </w:pPr>
      <w:r>
        <w:rPr>
          <w:rFonts w:cs="Times New Roman"/>
          <w:sz w:val="28"/>
          <w:szCs w:val="28"/>
        </w:rPr>
        <w:t vyd:_id="vyd:000000000002vh">«Пороки» такого рода, по мнению Фойгта, однозначно отсутствуют с</w:t>
      </w:r>
      <w:bookmarkStart w:id="17" w:name="_bookmark16" vyd:_id="vyd:000000000002vg"/>
      <w:bookmarkEnd w:id="17"/>
      <w:r>
        <w:rPr>
          <w:rFonts w:cs="Times New Roman"/>
          <w:sz w:val="28"/>
          <w:szCs w:val="28"/>
        </w:rPr>
        <w:t vyd:_id="vyd:000000000002vf" xml:space="preserve"> точки зрения римского права тогда, когда при совершении сделки гарантии даются в форме торжественного обещания – Bona fides est ex animi sentential</w:t>
      </w:r>
      <w:r>
        <w:rPr>
          <w:rFonts w:cs="Times New Roman"/>
          <w:sz w:val="28"/>
          <w:vertAlign w:val="superscript"/>
          <w:szCs w:val="28"/>
        </w:rPr>
        <w:footnoteReference vyd:_id="vyd:000000000002ve" w:id="39"/>
      </w:r>
      <w:r>
        <w:rPr>
          <w:rFonts w:cs="Times New Roman"/>
          <w:sz w:val="28"/>
          <w:szCs w:val="28"/>
        </w:rPr>
        <w:t vyd:_id="vyd:000000000002vd">.</w:t>
      </w:r>
    </w:p>
    <w:p w14:paraId="2FE098E3" w14:textId="77777777" w:rsidR="00CF5334" w:rsidRPr="00321B78" w:rsidRDefault="00CF5334" w:rsidP="00CF5334" vyd:_id="vyd:000000000002va">
      <w:pPr>
        <w:spacing w:line="360" w:lineRule="auto"/>
        <w:ind w:firstLine="709"/>
        <w:rPr>
          <w:rFonts w:cs="Times New Roman"/>
          <w:sz w:val="28"/>
          <w:szCs w:val="28"/>
        </w:rPr>
      </w:pPr>
      <w:r>
        <w:rPr>
          <w:rFonts w:cs="Times New Roman"/>
          <w:sz w:val="28"/>
          <w:szCs w:val="28"/>
        </w:rPr>
        <w:t vyd:_id="vyd:000000000002vb">Таким образом, через субъективное и объективное восприятие доброй совести нам предлагается, если не конструкция правоприменения такой категории, как bona fides, то элементы этой конструкции.</w:t>
      </w:r>
    </w:p>
    <w:p w14:paraId="5656133B" w14:textId="77777777" w:rsidR="00CF5334" w:rsidRPr="00321B78" w:rsidRDefault="00CF5334" w:rsidP="00CF5334" vyd:_id="vyd:000000000002v8">
      <w:pPr>
        <w:spacing w:line="360" w:lineRule="auto"/>
        <w:ind w:firstLine="709"/>
        <w:rPr>
          <w:rFonts w:cs="Times New Roman"/>
          <w:sz w:val="28"/>
          <w:szCs w:val="28"/>
        </w:rPr>
      </w:pPr>
      <w:r>
        <w:rPr>
          <w:rFonts w:cs="Times New Roman"/>
          <w:sz w:val="28"/>
          <w:szCs w:val="28"/>
        </w:rPr>
        <w:t vyd:_id="vyd:000000000002v9">Д.В.Дождев рассуждая о природе доброй совести рассматривает пример, приведенный юристом начала III века Трифонина, где тот указывает, что bona fides выступает материально-правовой основой контракта поклажи (depositum), а вовсе не моральным критерием решения. Именно несовместимость c нормативной конструкцией отношения, когда собственник по договору обязан выдать вещь поклажедателю, который в действительности является вором, прежде укравшим эту вещь у того, кому она впоследствии сдана на хранение, позволяет дать юридическую оценку казуса.</w:t>
      </w:r>
    </w:p>
    <w:p w14:paraId="4399BFF6" w14:textId="1B26133D" w:rsidR="008F33DC" w:rsidRPr="00321B78" w:rsidRDefault="008F33DC" w:rsidP="008F33DC" vyd:_id="vyd:000000000002uo">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v7">Глубина исследования данного вопроса во времена Древнего Рима</w:t>
      </w:r>
      <w:r>
        <w:rPr>
          <w:rFonts w:eastAsia="Times New Roman" w:cs="Times New Roman"/>
          <w:sz w:val="28"/>
          <w:spacing w:val="1"/>
        </w:rPr>
        <w:t vyd:_id="vyd:000000000002v6" xml:space="preserve"> </w:t>
      </w:r>
      <w:r>
        <w:rPr>
          <w:rFonts w:eastAsia="Times New Roman" w:cs="Times New Roman"/>
          <w:sz w:val="28"/>
        </w:rPr>
        <w:t vyd:_id="vyd:000000000002v5">поражает и в то же время заставляет тщательнее вглядываться в робкие</w:t>
      </w:r>
      <w:r>
        <w:rPr>
          <w:rFonts w:eastAsia="Times New Roman" w:cs="Times New Roman"/>
          <w:sz w:val="28"/>
          <w:spacing w:val="1"/>
        </w:rPr>
        <w:t vyd:_id="vyd:000000000002v4" xml:space="preserve"> </w:t>
      </w:r>
      <w:r>
        <w:rPr>
          <w:rFonts w:eastAsia="Times New Roman" w:cs="Times New Roman"/>
          <w:sz w:val="28"/>
        </w:rPr>
        <w:t vyd:_id="vyd:000000000002v3">попытки</w:t>
      </w:r>
      <w:r>
        <w:rPr>
          <w:rFonts w:eastAsia="Times New Roman" w:cs="Times New Roman"/>
          <w:sz w:val="28"/>
          <w:spacing w:val="18"/>
        </w:rPr>
        <w:t vyd:_id="vyd:000000000002v2" xml:space="preserve"> </w:t>
      </w:r>
      <w:r>
        <w:rPr>
          <w:rFonts w:eastAsia="Times New Roman" w:cs="Times New Roman"/>
          <w:sz w:val="28"/>
        </w:rPr>
        <w:t vyd:_id="vyd:000000000002v1">современных</w:t>
      </w:r>
      <w:r>
        <w:rPr>
          <w:rFonts w:eastAsia="Times New Roman" w:cs="Times New Roman"/>
          <w:sz w:val="28"/>
          <w:spacing w:val="20"/>
        </w:rPr>
        <w:t vyd:_id="vyd:000000000002v0" xml:space="preserve"> </w:t>
      </w:r>
      <w:r>
        <w:rPr>
          <w:rFonts w:eastAsia="Times New Roman" w:cs="Times New Roman"/>
          <w:sz w:val="28"/>
        </w:rPr>
        <w:t vyd:_id="vyd:000000000002uz">правотворцев</w:t>
      </w:r>
      <w:r>
        <w:rPr>
          <w:rFonts w:eastAsia="Times New Roman" w:cs="Times New Roman"/>
          <w:sz w:val="28"/>
          <w:spacing w:val="19"/>
        </w:rPr>
        <w:t vyd:_id="vyd:000000000002uy" xml:space="preserve"> </w:t>
      </w:r>
      <w:r>
        <w:rPr>
          <w:rFonts w:eastAsia="Times New Roman" w:cs="Times New Roman"/>
          <w:sz w:val="28"/>
        </w:rPr>
        <w:t vyd:_id="vyd:000000000002ux">внедрить</w:t>
      </w:r>
      <w:r>
        <w:rPr>
          <w:rFonts w:eastAsia="Times New Roman" w:cs="Times New Roman"/>
          <w:sz w:val="28"/>
          <w:spacing w:val="20"/>
        </w:rPr>
        <w:t vyd:_id="vyd:000000000002uw" xml:space="preserve"> </w:t>
      </w:r>
      <w:r>
        <w:rPr>
          <w:rFonts w:eastAsia="Times New Roman" w:cs="Times New Roman"/>
          <w:sz w:val="28"/>
        </w:rPr>
        <w:t vyd:_id="vyd:000000000002uv">принцип</w:t>
      </w:r>
      <w:r>
        <w:rPr>
          <w:rFonts w:eastAsia="Times New Roman" w:cs="Times New Roman"/>
          <w:sz w:val="28"/>
          <w:spacing w:val="18"/>
        </w:rPr>
        <w:t vyd:_id="vyd:000000000002uu" xml:space="preserve"> </w:t>
      </w:r>
      <w:r>
        <w:rPr>
          <w:rFonts w:eastAsia="Times New Roman" w:cs="Times New Roman"/>
          <w:sz w:val="28"/>
        </w:rPr>
        <w:t vyd:_id="vyd:000000000002ut">добросовестности</w:t>
      </w:r>
      <w:r>
        <w:rPr>
          <w:rFonts w:eastAsia="Times New Roman" w:cs="Times New Roman"/>
          <w:sz w:val="28"/>
          <w:spacing w:val="-68"/>
        </w:rPr>
        <w:t vyd:_id="vyd:000000000002us" xml:space="preserve"> </w:t>
      </w:r>
      <w:r>
        <w:rPr>
          <w:rFonts w:eastAsia="Times New Roman" w:cs="Times New Roman"/>
          <w:sz w:val="28"/>
        </w:rPr>
        <w:t vyd:_id="vyd:000000000002ur">в</w:t>
      </w:r>
      <w:r>
        <w:rPr>
          <w:rFonts w:eastAsia="Times New Roman" w:cs="Times New Roman"/>
          <w:sz w:val="28"/>
          <w:spacing w:val="-2"/>
        </w:rPr>
        <w:t vyd:_id="vyd:000000000002uq" xml:space="preserve"> </w:t>
      </w:r>
      <w:r>
        <w:rPr>
          <w:rFonts w:eastAsia="Times New Roman" w:cs="Times New Roman"/>
          <w:sz w:val="28"/>
        </w:rPr>
        <w:t vyd:_id="vyd:000000000002up">правовую систему.</w:t>
      </w:r>
    </w:p>
    <w:p w14:paraId="75D4203B" w14:textId="77777777" w:rsidR="008F33DC" w:rsidRPr="00321B78" w:rsidRDefault="008F33DC" w:rsidP="008F33DC" vyd:_id="vyd:000000000002ta">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un">Развитие принципа добросовестности происходило на протяжении</w:t>
      </w:r>
      <w:r>
        <w:rPr>
          <w:rFonts w:eastAsia="Times New Roman" w:cs="Times New Roman"/>
          <w:sz w:val="28"/>
          <w:spacing w:val="1"/>
        </w:rPr>
        <w:t vyd:_id="vyd:000000000002um" xml:space="preserve"> </w:t>
      </w:r>
      <w:r>
        <w:rPr>
          <w:rFonts w:eastAsia="Times New Roman" w:cs="Times New Roman"/>
          <w:sz w:val="28"/>
        </w:rPr>
        <w:t vyd:_id="vyd:000000000002ul">времен не постепенно, не следуя за общим правом. В одни периоды он</w:t>
      </w:r>
      <w:r>
        <w:rPr>
          <w:rFonts w:eastAsia="Times New Roman" w:cs="Times New Roman"/>
          <w:sz w:val="28"/>
          <w:spacing w:val="1"/>
        </w:rPr>
        <w:t vyd:_id="vyd:000000000002uk" xml:space="preserve"> </w:t>
      </w:r>
      <w:r>
        <w:rPr>
          <w:rFonts w:eastAsia="Times New Roman" w:cs="Times New Roman"/>
          <w:sz w:val="28"/>
        </w:rPr>
        <w:t vyd:_id="vyd:000000000002uj">проявлялся и применялся активно, многие великие умы своего времени</w:t>
      </w:r>
      <w:r>
        <w:rPr>
          <w:rFonts w:eastAsia="Times New Roman" w:cs="Times New Roman"/>
          <w:sz w:val="28"/>
          <w:spacing w:val="1"/>
        </w:rPr>
        <w:t vyd:_id="vyd:000000000002ui" xml:space="preserve"> </w:t>
      </w:r>
      <w:r>
        <w:rPr>
          <w:rFonts w:eastAsia="Times New Roman" w:cs="Times New Roman"/>
          <w:sz w:val="28"/>
        </w:rPr>
        <w:t vyd:_id="vyd:000000000002uh">исследовали</w:t>
      </w:r>
      <w:r>
        <w:rPr>
          <w:rFonts w:eastAsia="Times New Roman" w:cs="Times New Roman"/>
          <w:sz w:val="28"/>
          <w:spacing w:val="1"/>
        </w:rPr>
        <w:t vyd:_id="vyd:000000000002ug" xml:space="preserve"> </w:t>
      </w:r>
      <w:r>
        <w:rPr>
          <w:rFonts w:eastAsia="Times New Roman" w:cs="Times New Roman"/>
          <w:sz w:val="28"/>
        </w:rPr>
        <w:t vyd:_id="vyd:000000000002uf">его,</w:t>
      </w:r>
      <w:r>
        <w:rPr>
          <w:rFonts w:eastAsia="Times New Roman" w:cs="Times New Roman"/>
          <w:sz w:val="28"/>
          <w:spacing w:val="1"/>
        </w:rPr>
        <w:t vyd:_id="vyd:000000000002ue" xml:space="preserve"> </w:t>
      </w:r>
      <w:r>
        <w:rPr>
          <w:rFonts w:eastAsia="Times New Roman" w:cs="Times New Roman"/>
          <w:sz w:val="28"/>
        </w:rPr>
        <w:t vyd:_id="vyd:000000000002ud">стараясь</w:t>
      </w:r>
      <w:r>
        <w:rPr>
          <w:rFonts w:eastAsia="Times New Roman" w:cs="Times New Roman"/>
          <w:sz w:val="28"/>
          <w:spacing w:val="1"/>
        </w:rPr>
        <w:t vyd:_id="vyd:000000000002uc" xml:space="preserve"> </w:t>
      </w:r>
      <w:r>
        <w:rPr>
          <w:rFonts w:eastAsia="Times New Roman" w:cs="Times New Roman"/>
          <w:sz w:val="28"/>
        </w:rPr>
        <w:t vyd:_id="vyd:000000000002ub">раскрыть</w:t>
      </w:r>
      <w:r>
        <w:rPr>
          <w:rFonts w:eastAsia="Times New Roman" w:cs="Times New Roman"/>
          <w:sz w:val="28"/>
          <w:spacing w:val="1"/>
        </w:rPr>
        <w:t vyd:_id="vyd:000000000002ua" xml:space="preserve"> </w:t>
      </w:r>
      <w:r>
        <w:rPr>
          <w:rFonts w:eastAsia="Times New Roman" w:cs="Times New Roman"/>
          <w:sz w:val="28"/>
        </w:rPr>
        <w:t vyd:_id="vyd:000000000002u9">глубинный</w:t>
      </w:r>
      <w:r>
        <w:rPr>
          <w:rFonts w:eastAsia="Times New Roman" w:cs="Times New Roman"/>
          <w:sz w:val="28"/>
          <w:spacing w:val="1"/>
        </w:rPr>
        <w:t vyd:_id="vyd:000000000002u8" xml:space="preserve"> </w:t>
      </w:r>
      <w:r>
        <w:rPr>
          <w:rFonts w:eastAsia="Times New Roman" w:cs="Times New Roman"/>
          <w:sz w:val="28"/>
        </w:rPr>
        <w:t vyd:_id="vyd:000000000002u7">и</w:t>
      </w:r>
      <w:r>
        <w:rPr>
          <w:rFonts w:eastAsia="Times New Roman" w:cs="Times New Roman"/>
          <w:sz w:val="28"/>
          <w:spacing w:val="1"/>
        </w:rPr>
        <w:t vyd:_id="vyd:000000000002u6" xml:space="preserve"> </w:t>
      </w:r>
      <w:r>
        <w:rPr>
          <w:rFonts w:eastAsia="Times New Roman" w:cs="Times New Roman"/>
          <w:sz w:val="28"/>
        </w:rPr>
        <w:t vyd:_id="vyd:000000000002u5">практический</w:t>
      </w:r>
      <w:r>
        <w:rPr>
          <w:rFonts w:eastAsia="Times New Roman" w:cs="Times New Roman"/>
          <w:sz w:val="28"/>
          <w:spacing w:val="1"/>
        </w:rPr>
        <w:t vyd:_id="vyd:000000000002u4" xml:space="preserve"> </w:t>
      </w:r>
      <w:r>
        <w:rPr>
          <w:rFonts w:eastAsia="Times New Roman" w:cs="Times New Roman"/>
          <w:sz w:val="28"/>
        </w:rPr>
        <w:t vyd:_id="vyd:000000000002u3">смысл</w:t>
      </w:r>
      <w:r>
        <w:rPr>
          <w:rFonts w:eastAsia="Times New Roman" w:cs="Times New Roman"/>
          <w:sz w:val="28"/>
          <w:spacing w:val="1"/>
        </w:rPr>
        <w:t vyd:_id="vyd:000000000002u2" xml:space="preserve"> </w:t>
      </w:r>
      <w:r>
        <w:rPr>
          <w:rFonts w:eastAsia="Times New Roman" w:cs="Times New Roman"/>
          <w:sz w:val="28"/>
        </w:rPr>
        <w:t vyd:_id="vyd:000000000002u1">данного</w:t>
      </w:r>
      <w:r>
        <w:rPr>
          <w:rFonts w:eastAsia="Times New Roman" w:cs="Times New Roman"/>
          <w:sz w:val="28"/>
          <w:spacing w:val="1"/>
        </w:rPr>
        <w:t vyd:_id="vyd:000000000002u0" xml:space="preserve"> </w:t>
      </w:r>
      <w:r>
        <w:rPr>
          <w:rFonts w:eastAsia="Times New Roman" w:cs="Times New Roman"/>
          <w:sz w:val="28"/>
        </w:rPr>
        <w:t vyd:_id="vyd:000000000002tz">принципа.</w:t>
      </w:r>
      <w:r>
        <w:rPr>
          <w:rFonts w:eastAsia="Times New Roman" w:cs="Times New Roman"/>
          <w:sz w:val="28"/>
          <w:spacing w:val="1"/>
        </w:rPr>
        <w:t vyd:_id="vyd:000000000002ty" xml:space="preserve"> </w:t>
      </w:r>
      <w:r>
        <w:rPr>
          <w:rFonts w:eastAsia="Times New Roman" w:cs="Times New Roman"/>
          <w:sz w:val="28"/>
        </w:rPr>
        <w:t vyd:_id="vyd:000000000002tx">В</w:t>
      </w:r>
      <w:r>
        <w:rPr>
          <w:rFonts w:eastAsia="Times New Roman" w:cs="Times New Roman"/>
          <w:sz w:val="28"/>
          <w:spacing w:val="1"/>
        </w:rPr>
        <w:t vyd:_id="vyd:000000000002tw" xml:space="preserve"> </w:t>
      </w:r>
      <w:r>
        <w:rPr>
          <w:rFonts w:eastAsia="Times New Roman" w:cs="Times New Roman"/>
          <w:sz w:val="28"/>
        </w:rPr>
        <w:t vyd:_id="vyd:000000000002tv">другие</w:t>
      </w:r>
      <w:r>
        <w:rPr>
          <w:rFonts w:eastAsia="Times New Roman" w:cs="Times New Roman"/>
          <w:sz w:val="28"/>
          <w:spacing w:val="1"/>
        </w:rPr>
        <w:t vyd:_id="vyd:000000000002tu" xml:space="preserve"> </w:t>
      </w:r>
      <w:r>
        <w:rPr>
          <w:rFonts w:eastAsia="Times New Roman" w:cs="Times New Roman"/>
          <w:sz w:val="28"/>
        </w:rPr>
        <w:t vyd:_id="vyd:000000000002tt">периоды</w:t>
      </w:r>
      <w:r>
        <w:rPr>
          <w:rFonts w:eastAsia="Times New Roman" w:cs="Times New Roman"/>
          <w:sz w:val="28"/>
          <w:spacing w:val="1"/>
        </w:rPr>
        <w:t vyd:_id="vyd:000000000002ts" xml:space="preserve"> </w:t>
      </w:r>
      <w:r>
        <w:rPr>
          <w:rFonts w:eastAsia="Times New Roman" w:cs="Times New Roman"/>
          <w:sz w:val="28"/>
        </w:rPr>
        <w:t vyd:_id="vyd:000000000002tr">истории</w:t>
      </w:r>
      <w:r>
        <w:rPr>
          <w:rFonts w:eastAsia="Times New Roman" w:cs="Times New Roman"/>
          <w:sz w:val="28"/>
          <w:spacing w:val="1"/>
        </w:rPr>
        <w:t vyd:_id="vyd:000000000002tq" xml:space="preserve"> </w:t>
      </w:r>
      <w:r>
        <w:rPr>
          <w:rFonts w:eastAsia="Times New Roman" w:cs="Times New Roman"/>
          <w:sz w:val="28"/>
        </w:rPr>
        <w:t vyd:_id="vyd:000000000002tp">о</w:t>
      </w:r>
      <w:r>
        <w:rPr>
          <w:rFonts w:eastAsia="Times New Roman" w:cs="Times New Roman"/>
          <w:sz w:val="28"/>
          <w:spacing w:val="1"/>
        </w:rPr>
        <w:t vyd:_id="vyd:000000000002to" xml:space="preserve"> </w:t>
      </w:r>
      <w:r>
        <w:rPr>
          <w:rFonts w:eastAsia="Times New Roman" w:cs="Times New Roman"/>
          <w:sz w:val="28"/>
        </w:rPr>
        <w:t vyd:_id="vyd:000000000002tn">нем</w:t>
      </w:r>
      <w:r>
        <w:rPr>
          <w:rFonts w:eastAsia="Times New Roman" w:cs="Times New Roman"/>
          <w:sz w:val="28"/>
          <w:spacing w:val="1"/>
        </w:rPr>
        <w:t vyd:_id="vyd:000000000002tm" xml:space="preserve"> </w:t>
      </w:r>
      <w:r>
        <w:rPr>
          <w:rFonts w:eastAsia="Times New Roman" w:cs="Times New Roman"/>
          <w:sz w:val="28"/>
        </w:rPr>
        <w:t vyd:_id="vyd:000000000002tl">будто</w:t>
      </w:r>
      <w:r>
        <w:rPr>
          <w:rFonts w:eastAsia="Times New Roman" w:cs="Times New Roman"/>
          <w:sz w:val="28"/>
          <w:spacing w:val="1"/>
        </w:rPr>
        <w:t vyd:_id="vyd:000000000002tk" xml:space="preserve"> </w:t>
      </w:r>
      <w:r>
        <w:rPr>
          <w:rFonts w:eastAsia="Times New Roman" w:cs="Times New Roman"/>
          <w:sz w:val="28"/>
        </w:rPr>
        <w:t vyd:_id="vyd:000000000002tj">забывали,</w:t>
      </w:r>
      <w:r>
        <w:rPr>
          <w:rFonts w:eastAsia="Times New Roman" w:cs="Times New Roman"/>
          <w:sz w:val="28"/>
          <w:spacing w:val="1"/>
        </w:rPr>
        <w:t vyd:_id="vyd:000000000002ti" xml:space="preserve"> </w:t>
      </w:r>
      <w:r>
        <w:rPr>
          <w:rFonts w:eastAsia="Times New Roman" w:cs="Times New Roman"/>
          <w:sz w:val="28"/>
        </w:rPr>
        <w:t vyd:_id="vyd:000000000002th">уделяя</w:t>
      </w:r>
      <w:r>
        <w:rPr>
          <w:rFonts w:eastAsia="Times New Roman" w:cs="Times New Roman"/>
          <w:sz w:val="28"/>
          <w:spacing w:val="-2"/>
        </w:rPr>
        <w:t vyd:_id="vyd:000000000002tg" xml:space="preserve"> </w:t>
      </w:r>
      <w:r>
        <w:rPr>
          <w:rFonts w:eastAsia="Times New Roman" w:cs="Times New Roman"/>
          <w:sz w:val="28"/>
        </w:rPr>
        <w:t vyd:_id="vyd:000000000002tf">внимание совершенно иным</w:t>
      </w:r>
      <w:r>
        <w:rPr>
          <w:rFonts w:eastAsia="Times New Roman" w:cs="Times New Roman"/>
          <w:sz w:val="28"/>
          <w:spacing w:val="-2"/>
        </w:rPr>
        <w:t vyd:_id="vyd:000000000002te" xml:space="preserve"> </w:t>
      </w:r>
      <w:r>
        <w:rPr>
          <w:rFonts w:eastAsia="Times New Roman" w:cs="Times New Roman"/>
          <w:sz w:val="28"/>
        </w:rPr>
        <w:t vyd:_id="vyd:000000000002td">наукам</w:t>
      </w:r>
      <w:r>
        <w:rPr>
          <w:rFonts w:eastAsia="Times New Roman" w:cs="Times New Roman"/>
          <w:sz w:val="28"/>
          <w:spacing w:val="-3"/>
        </w:rPr>
        <w:t vyd:_id="vyd:000000000002tc" xml:space="preserve"> </w:t>
      </w:r>
      <w:r>
        <w:rPr>
          <w:rFonts w:eastAsia="Times New Roman" w:cs="Times New Roman"/>
          <w:sz w:val="28"/>
        </w:rPr>
        <w:t vyd:_id="vyd:000000000002tb">и знаниям.</w:t>
      </w:r>
    </w:p>
    <w:p w14:paraId="65E57024" w14:textId="007B0795" w:rsidR="008F33DC" w:rsidRPr="00321B78" w:rsidRDefault="008F33DC" w:rsidP="008F33DC" vyd:_id="vyd:000000000002pn">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t9">Одним из периодов возврата к изучению данного принципа следует</w:t>
      </w:r>
      <w:r>
        <w:rPr>
          <w:rFonts w:eastAsia="Times New Roman" w:cs="Times New Roman"/>
          <w:sz w:val="28"/>
          <w:spacing w:val="1"/>
        </w:rPr>
        <w:t vyd:_id="vyd:000000000002t8" xml:space="preserve"> </w:t>
      </w:r>
      <w:r>
        <w:rPr>
          <w:rFonts w:eastAsia="Times New Roman" w:cs="Times New Roman"/>
          <w:sz w:val="28"/>
        </w:rPr>
        <w:t vyd:_id="vyd:000000000002t7">отнести итальянское позднее Средневековье, где потомки древних римлян</w:t>
      </w:r>
      <w:r>
        <w:rPr>
          <w:rFonts w:eastAsia="Times New Roman" w:cs="Times New Roman"/>
          <w:sz w:val="28"/>
          <w:spacing w:val="1"/>
        </w:rPr>
        <w:t vyd:_id="vyd:000000000002t6" xml:space="preserve"> </w:t>
      </w:r>
      <w:r>
        <w:rPr>
          <w:rFonts w:eastAsia="Times New Roman" w:cs="Times New Roman"/>
          <w:sz w:val="28"/>
        </w:rPr>
        <w:t vyd:_id="vyd:000000000002t5">раскрывали</w:t>
      </w:r>
      <w:r>
        <w:rPr>
          <w:rFonts w:eastAsia="Times New Roman" w:cs="Times New Roman"/>
          <w:sz w:val="28"/>
          <w:spacing w:val="1"/>
        </w:rPr>
        <w:t vyd:_id="vyd:000000000002t4" xml:space="preserve"> </w:t>
      </w:r>
      <w:r>
        <w:rPr>
          <w:rFonts w:eastAsia="Times New Roman" w:cs="Times New Roman"/>
          <w:sz w:val="28"/>
        </w:rPr>
        <w:t vyd:_id="vyd:000000000002t3">важные</w:t>
      </w:r>
      <w:r>
        <w:rPr>
          <w:rFonts w:eastAsia="Times New Roman" w:cs="Times New Roman"/>
          <w:sz w:val="28"/>
          <w:spacing w:val="1"/>
        </w:rPr>
        <w:t vyd:_id="vyd:000000000002t2" xml:space="preserve"> </w:t>
      </w:r>
      <w:r>
        <w:rPr>
          <w:rFonts w:eastAsia="Times New Roman" w:cs="Times New Roman"/>
          <w:sz w:val="28"/>
        </w:rPr>
        <w:t vyd:_id="vyd:000000000002t1">аспекты</w:t>
      </w:r>
      <w:r>
        <w:rPr>
          <w:rFonts w:eastAsia="Times New Roman" w:cs="Times New Roman"/>
          <w:sz w:val="28"/>
          <w:spacing w:val="1"/>
        </w:rPr>
        <w:t vyd:_id="vyd:000000000002t0" xml:space="preserve"> </w:t>
      </w:r>
      <w:r>
        <w:rPr>
          <w:rFonts w:eastAsia="Times New Roman" w:cs="Times New Roman"/>
          <w:sz w:val="28"/>
        </w:rPr>
        <w:t vyd:_id="vyd:000000000002sz">принципа</w:t>
      </w:r>
      <w:r>
        <w:rPr>
          <w:rFonts w:eastAsia="Times New Roman" w:cs="Times New Roman"/>
          <w:sz w:val="28"/>
          <w:spacing w:val="1"/>
        </w:rPr>
        <w:t vyd:_id="vyd:000000000002sy" xml:space="preserve"> </w:t>
      </w:r>
      <w:r>
        <w:rPr>
          <w:rFonts w:eastAsia="Times New Roman" w:cs="Times New Roman"/>
          <w:sz w:val="28"/>
        </w:rPr>
        <w:t vyd:_id="vyd:000000000002sx">fides.</w:t>
      </w:r>
      <w:r>
        <w:rPr>
          <w:rFonts w:eastAsia="Times New Roman" w:cs="Times New Roman"/>
          <w:sz w:val="28"/>
          <w:spacing w:val="1"/>
        </w:rPr>
        <w:t vyd:_id="vyd:000000000002sw" xml:space="preserve"> </w:t>
      </w:r>
      <w:r>
        <w:rPr>
          <w:rFonts w:eastAsia="Times New Roman" w:cs="Times New Roman"/>
          <w:sz w:val="28"/>
        </w:rPr>
        <w:t vyd:_id="vyd:000000000002sv">К</w:t>
      </w:r>
      <w:r>
        <w:rPr>
          <w:rFonts w:eastAsia="Times New Roman" w:cs="Times New Roman"/>
          <w:sz w:val="28"/>
          <w:spacing w:val="1"/>
        </w:rPr>
        <w:t vyd:_id="vyd:000000000002su" xml:space="preserve"> </w:t>
      </w:r>
      <w:r>
        <w:rPr>
          <w:rFonts w:eastAsia="Times New Roman" w:cs="Times New Roman"/>
          <w:sz w:val="28"/>
        </w:rPr>
        <w:t vyd:_id="vyd:000000000002st">закреплению</w:t>
      </w:r>
      <w:r>
        <w:rPr>
          <w:rFonts w:eastAsia="Times New Roman" w:cs="Times New Roman"/>
          <w:sz w:val="28"/>
          <w:spacing w:val="1"/>
        </w:rPr>
        <w:t vyd:_id="vyd:000000000002ss" xml:space="preserve"> </w:t>
      </w:r>
      <w:r>
        <w:rPr>
          <w:rFonts w:eastAsia="Times New Roman" w:cs="Times New Roman"/>
          <w:sz w:val="28"/>
        </w:rPr>
        <w:t vyd:_id="vyd:000000000002sr">понятия</w:t>
      </w:r>
      <w:r>
        <w:rPr>
          <w:rFonts w:eastAsia="Times New Roman" w:cs="Times New Roman"/>
          <w:sz w:val="28"/>
          <w:spacing w:val="1"/>
        </w:rPr>
        <w:t vyd:_id="vyd:000000000002sq" xml:space="preserve"> </w:t>
      </w:r>
      <w:r>
        <w:rPr>
          <w:rFonts w:eastAsia="Times New Roman" w:cs="Times New Roman"/>
          <w:sz w:val="28"/>
        </w:rPr>
        <w:t vyd:_id="vyd:000000000002sp">добросовестности</w:t>
      </w:r>
      <w:r>
        <w:rPr>
          <w:rFonts w:eastAsia="Times New Roman" w:cs="Times New Roman"/>
          <w:sz w:val="28"/>
          <w:spacing w:val="1"/>
        </w:rPr>
        <w:t vyd:_id="vyd:000000000002so" xml:space="preserve"> </w:t>
      </w:r>
      <w:r>
        <w:rPr>
          <w:rFonts w:eastAsia="Times New Roman" w:cs="Times New Roman"/>
          <w:sz w:val="28"/>
        </w:rPr>
        <w:t vyd:_id="vyd:000000000002sn">в</w:t>
      </w:r>
      <w:r>
        <w:rPr>
          <w:rFonts w:eastAsia="Times New Roman" w:cs="Times New Roman"/>
          <w:sz w:val="28"/>
          <w:spacing w:val="1"/>
        </w:rPr>
        <w:t vyd:_id="vyd:000000000002sm" xml:space="preserve"> </w:t>
      </w:r>
      <w:r>
        <w:rPr>
          <w:rFonts w:eastAsia="Times New Roman" w:cs="Times New Roman"/>
          <w:sz w:val="28"/>
        </w:rPr>
        <w:t vyd:_id="vyd:000000000002sl">нормативно-правовых</w:t>
      </w:r>
      <w:r>
        <w:rPr>
          <w:rFonts w:eastAsia="Times New Roman" w:cs="Times New Roman"/>
          <w:sz w:val="28"/>
          <w:spacing w:val="1"/>
        </w:rPr>
        <w:t vyd:_id="vyd:000000000002sk" xml:space="preserve"> </w:t>
      </w:r>
      <w:r>
        <w:rPr>
          <w:rFonts w:eastAsia="Times New Roman" w:cs="Times New Roman"/>
          <w:sz w:val="28"/>
        </w:rPr>
        <w:t vyd:_id="vyd:000000000002sj">актах</w:t>
      </w:r>
      <w:r>
        <w:rPr>
          <w:rFonts w:eastAsia="Times New Roman" w:cs="Times New Roman"/>
          <w:sz w:val="28"/>
          <w:spacing w:val="1"/>
        </w:rPr>
        <w:t vyd:_id="vyd:000000000002si" xml:space="preserve"> </w:t>
      </w:r>
      <w:r>
        <w:rPr>
          <w:rFonts w:eastAsia="Times New Roman" w:cs="Times New Roman"/>
          <w:sz w:val="28"/>
        </w:rPr>
        <w:t vyd:_id="vyd:000000000002sh">вернулся</w:t>
      </w:r>
      <w:r>
        <w:rPr>
          <w:rFonts w:eastAsia="Times New Roman" w:cs="Times New Roman"/>
          <w:sz w:val="28"/>
          <w:spacing w:val="1"/>
        </w:rPr>
        <w:t vyd:_id="vyd:000000000002sg" xml:space="preserve"> </w:t>
      </w:r>
      <w:r>
        <w:rPr>
          <w:rFonts w:eastAsia="Times New Roman" w:cs="Times New Roman"/>
          <w:sz w:val="28"/>
        </w:rPr>
        <w:t vyd:_id="vyd:000000000002sf">юрист,</w:t>
      </w:r>
      <w:r>
        <w:rPr>
          <w:rFonts w:eastAsia="Times New Roman" w:cs="Times New Roman"/>
          <w:sz w:val="28"/>
          <w:spacing w:val="1"/>
        </w:rPr>
        <w:t vyd:_id="vyd:000000000002se" xml:space="preserve"> </w:t>
      </w:r>
      <w:r>
        <w:rPr>
          <w:rFonts w:eastAsia="Times New Roman" w:cs="Times New Roman"/>
          <w:sz w:val="28"/>
        </w:rPr>
        <w:t vyd:_id="vyd:000000000002sd">профессор из Флоренции, комментатор римского права, ученик Бартоло де</w:t>
      </w:r>
      <w:r>
        <w:rPr>
          <w:rFonts w:eastAsia="Times New Roman" w:cs="Times New Roman"/>
          <w:sz w:val="28"/>
          <w:spacing w:val="-67"/>
        </w:rPr>
        <w:t vyd:_id="vyd:000000000002sc" xml:space="preserve"> </w:t>
      </w:r>
      <w:r>
        <w:rPr>
          <w:rFonts w:eastAsia="Times New Roman" w:cs="Times New Roman"/>
          <w:sz w:val="28"/>
        </w:rPr>
        <w:t vyd:_id="vyd:000000000002sb">Сассоферрато и один из видных судей в городах Северной Италии Бальдо</w:t>
      </w:r>
      <w:r>
        <w:rPr>
          <w:rFonts w:eastAsia="Times New Roman" w:cs="Times New Roman"/>
          <w:sz w:val="28"/>
          <w:spacing w:val="1"/>
        </w:rPr>
        <w:t vyd:_id="vyd:000000000002sa" xml:space="preserve"> </w:t>
      </w:r>
      <w:r>
        <w:rPr>
          <w:rFonts w:eastAsia="Times New Roman" w:cs="Times New Roman"/>
          <w:sz w:val="28"/>
        </w:rPr>
        <w:t vyd:_id="vyd:000000000002s9">де</w:t>
      </w:r>
      <w:r>
        <w:rPr>
          <w:rFonts w:eastAsia="Times New Roman" w:cs="Times New Roman"/>
          <w:sz w:val="28"/>
          <w:spacing w:val="1"/>
        </w:rPr>
        <w:t vyd:_id="vyd:000000000002s8" xml:space="preserve"> </w:t>
      </w:r>
      <w:r>
        <w:rPr>
          <w:rFonts w:eastAsia="Times New Roman" w:cs="Times New Roman"/>
          <w:sz w:val="28"/>
        </w:rPr>
        <w:t vyd:_id="vyd:000000000002s7">Убалдис.</w:t>
      </w:r>
      <w:r>
        <w:rPr>
          <w:rFonts w:eastAsia="Times New Roman" w:cs="Times New Roman"/>
          <w:sz w:val="28"/>
          <w:spacing w:val="1"/>
        </w:rPr>
        <w:t vyd:_id="vyd:000000000002s6" xml:space="preserve"> </w:t>
      </w:r>
      <w:r>
        <w:rPr>
          <w:rFonts w:eastAsia="Times New Roman" w:cs="Times New Roman"/>
          <w:sz w:val="28"/>
        </w:rPr>
        <w:t vyd:_id="vyd:000000000002s5">Опираясь</w:t>
      </w:r>
      <w:r>
        <w:rPr>
          <w:rFonts w:eastAsia="Times New Roman" w:cs="Times New Roman"/>
          <w:sz w:val="28"/>
          <w:spacing w:val="1"/>
        </w:rPr>
        <w:t vyd:_id="vyd:000000000002s4" xml:space="preserve"> </w:t>
      </w:r>
      <w:r>
        <w:rPr>
          <w:rFonts w:eastAsia="Times New Roman" w:cs="Times New Roman"/>
          <w:sz w:val="28"/>
        </w:rPr>
        <w:t vyd:_id="vyd:000000000002s3">на</w:t>
      </w:r>
      <w:r>
        <w:rPr>
          <w:rFonts w:eastAsia="Times New Roman" w:cs="Times New Roman"/>
          <w:sz w:val="28"/>
          <w:spacing w:val="1"/>
        </w:rPr>
        <w:t vyd:_id="vyd:000000000002s2" xml:space="preserve"> </w:t>
      </w:r>
      <w:r>
        <w:rPr>
          <w:rFonts w:eastAsia="Times New Roman" w:cs="Times New Roman"/>
          <w:sz w:val="28"/>
        </w:rPr>
        <w:t vyd:_id="vyd:000000000002s1">римское</w:t>
      </w:r>
      <w:r>
        <w:rPr>
          <w:rFonts w:eastAsia="Times New Roman" w:cs="Times New Roman"/>
          <w:sz w:val="28"/>
          <w:spacing w:val="1"/>
        </w:rPr>
        <w:t vyd:_id="vyd:000000000002s0" xml:space="preserve"> </w:t>
      </w:r>
      <w:r>
        <w:rPr>
          <w:rFonts w:eastAsia="Times New Roman" w:cs="Times New Roman"/>
          <w:sz w:val="28"/>
        </w:rPr>
        <w:t vyd:_id="vyd:000000000002rz">право,</w:t>
      </w:r>
      <w:r>
        <w:rPr>
          <w:rFonts w:eastAsia="Times New Roman" w:cs="Times New Roman"/>
          <w:sz w:val="28"/>
          <w:spacing w:val="1"/>
        </w:rPr>
        <w:t vyd:_id="vyd:000000000002ry" xml:space="preserve"> </w:t>
      </w:r>
      <w:r>
        <w:rPr>
          <w:rFonts w:eastAsia="Times New Roman" w:cs="Times New Roman"/>
          <w:sz w:val="28"/>
        </w:rPr>
        <w:t vyd:_id="vyd:000000000002rx">он</w:t>
      </w:r>
      <w:r>
        <w:rPr>
          <w:rFonts w:eastAsia="Times New Roman" w:cs="Times New Roman"/>
          <w:sz w:val="28"/>
          <w:spacing w:val="1"/>
        </w:rPr>
        <w:t vyd:_id="vyd:000000000002rw" xml:space="preserve"> </w:t>
      </w:r>
      <w:r>
        <w:rPr>
          <w:rFonts w:eastAsia="Times New Roman" w:cs="Times New Roman"/>
          <w:sz w:val="28"/>
        </w:rPr>
        <w:t vyd:_id="vyd:000000000002rv">сформировал</w:t>
      </w:r>
      <w:r>
        <w:rPr>
          <w:rFonts w:eastAsia="Times New Roman" w:cs="Times New Roman"/>
          <w:sz w:val="28"/>
          <w:spacing w:val="1"/>
        </w:rPr>
        <w:t vyd:_id="vyd:000000000002ru" xml:space="preserve"> </w:t>
      </w:r>
      <w:r>
        <w:rPr>
          <w:rFonts w:eastAsia="Times New Roman" w:cs="Times New Roman"/>
          <w:sz w:val="28"/>
        </w:rPr>
        <w:t vyd:_id="vyd:000000000002rt">начальную</w:t>
      </w:r>
      <w:r>
        <w:rPr>
          <w:rFonts w:eastAsia="Times New Roman" w:cs="Times New Roman"/>
          <w:sz w:val="28"/>
          <w:spacing w:val="1"/>
        </w:rPr>
        <w:t vyd:_id="vyd:000000000002rs" xml:space="preserve"> </w:t>
      </w:r>
      <w:r>
        <w:rPr>
          <w:rFonts w:eastAsia="Times New Roman" w:cs="Times New Roman"/>
          <w:sz w:val="28"/>
        </w:rPr>
        <w:t vyd:_id="vyd:000000000002rr">концепцию добросовестности, где разграничил обстоятельства, которые</w:t>
      </w:r>
      <w:r>
        <w:rPr>
          <w:rFonts w:eastAsia="Times New Roman" w:cs="Times New Roman"/>
          <w:sz w:val="28"/>
          <w:spacing w:val="1"/>
        </w:rPr>
        <w:t vyd:_id="vyd:000000000002rq" xml:space="preserve"> </w:t>
      </w:r>
      <w:r>
        <w:rPr>
          <w:rFonts w:eastAsia="Times New Roman" w:cs="Times New Roman"/>
          <w:sz w:val="28"/>
        </w:rPr>
        <w:t vyd:_id="vyd:000000000002rp">судья</w:t>
      </w:r>
      <w:r>
        <w:rPr>
          <w:rFonts w:eastAsia="Times New Roman" w:cs="Times New Roman"/>
          <w:sz w:val="28"/>
          <w:spacing w:val="-5"/>
        </w:rPr>
        <w:t vyd:_id="vyd:000000000002ro" xml:space="preserve"> </w:t>
      </w:r>
      <w:r>
        <w:rPr>
          <w:rFonts w:eastAsia="Times New Roman" w:cs="Times New Roman"/>
          <w:sz w:val="28"/>
        </w:rPr>
        <w:t vyd:_id="vyd:000000000002rn">может</w:t>
      </w:r>
      <w:r>
        <w:rPr>
          <w:rFonts w:eastAsia="Times New Roman" w:cs="Times New Roman"/>
          <w:sz w:val="28"/>
          <w:spacing w:val="-6"/>
        </w:rPr>
        <w:t vyd:_id="vyd:000000000002rm" xml:space="preserve"> </w:t>
      </w:r>
      <w:r>
        <w:rPr>
          <w:rFonts w:eastAsia="Times New Roman" w:cs="Times New Roman"/>
          <w:sz w:val="28"/>
        </w:rPr>
        <w:t vyd:_id="vyd:000000000002rl">применить</w:t>
      </w:r>
      <w:r>
        <w:rPr>
          <w:rFonts w:eastAsia="Times New Roman" w:cs="Times New Roman"/>
          <w:sz w:val="28"/>
          <w:spacing w:val="-6"/>
        </w:rPr>
        <w:t vyd:_id="vyd:000000000002rk" xml:space="preserve"> </w:t>
      </w:r>
      <w:r>
        <w:rPr>
          <w:rFonts w:eastAsia="Times New Roman" w:cs="Times New Roman"/>
          <w:sz w:val="28"/>
        </w:rPr>
        <w:t vyd:_id="vyd:000000000002rj">при</w:t>
      </w:r>
      <w:r>
        <w:rPr>
          <w:rFonts w:eastAsia="Times New Roman" w:cs="Times New Roman"/>
          <w:sz w:val="28"/>
          <w:spacing w:val="-5"/>
        </w:rPr>
        <w:t vyd:_id="vyd:000000000002ri" xml:space="preserve"> </w:t>
      </w:r>
      <w:r>
        <w:rPr>
          <w:rFonts w:eastAsia="Times New Roman" w:cs="Times New Roman"/>
          <w:sz w:val="28"/>
        </w:rPr>
        <w:t vyd:_id="vyd:000000000002rh">рассмотрении</w:t>
      </w:r>
      <w:r>
        <w:rPr>
          <w:rFonts w:eastAsia="Times New Roman" w:cs="Times New Roman"/>
          <w:sz w:val="28"/>
          <w:spacing w:val="-6"/>
        </w:rPr>
        <w:t vyd:_id="vyd:000000000002rg" xml:space="preserve"> </w:t>
      </w:r>
      <w:r>
        <w:rPr>
          <w:rFonts w:eastAsia="Times New Roman" w:cs="Times New Roman"/>
          <w:sz w:val="28"/>
        </w:rPr>
        <w:t vyd:_id="vyd:000000000002rf">дела,</w:t>
      </w:r>
      <w:r>
        <w:rPr>
          <w:rFonts w:eastAsia="Times New Roman" w:cs="Times New Roman"/>
          <w:sz w:val="28"/>
          <w:spacing w:val="-5"/>
        </w:rPr>
        <w:t vyd:_id="vyd:000000000002re" xml:space="preserve"> </w:t>
      </w:r>
      <w:r>
        <w:rPr>
          <w:rFonts w:eastAsia="Times New Roman" w:cs="Times New Roman"/>
          <w:sz w:val="28"/>
        </w:rPr>
        <w:t vyd:_id="vyd:000000000002rd">связанного</w:t>
      </w:r>
      <w:r>
        <w:rPr>
          <w:rFonts w:eastAsia="Times New Roman" w:cs="Times New Roman"/>
          <w:sz w:val="28"/>
          <w:spacing w:val="-6"/>
        </w:rPr>
        <w:t vyd:_id="vyd:000000000002rc" xml:space="preserve"> </w:t>
      </w:r>
      <w:r>
        <w:rPr>
          <w:rFonts w:eastAsia="Times New Roman" w:cs="Times New Roman"/>
          <w:sz w:val="28"/>
        </w:rPr>
        <w:t vyd:_id="vyd:000000000002rb">с</w:t>
      </w:r>
      <w:r>
        <w:rPr>
          <w:rFonts w:eastAsia="Times New Roman" w:cs="Times New Roman"/>
          <w:sz w:val="28"/>
          <w:spacing w:val="-6"/>
        </w:rPr>
        <w:t vyd:_id="vyd:000000000002ra" xml:space="preserve"> </w:t>
      </w:r>
      <w:r>
        <w:rPr>
          <w:rFonts w:eastAsia="Times New Roman" w:cs="Times New Roman"/>
          <w:sz w:val="28"/>
        </w:rPr>
        <w:t vyd:_id="vyd:000000000002r9">договорными</w:t>
      </w:r>
      <w:r>
        <w:rPr>
          <w:rFonts w:eastAsia="Times New Roman" w:cs="Times New Roman"/>
          <w:sz w:val="28"/>
          <w:spacing w:val="-68"/>
        </w:rPr>
        <w:t vyd:_id="vyd:000000000002r8" xml:space="preserve"> </w:t>
      </w:r>
      <w:r>
        <w:rPr>
          <w:rFonts w:eastAsia="Times New Roman" w:cs="Times New Roman"/>
          <w:sz w:val="28"/>
        </w:rPr>
        <w:t vyd:_id="vyd:000000000002r7">правоотношениями. Так, судье надлежало выяснить, связаны ли стороны</w:t>
      </w:r>
      <w:r>
        <w:rPr>
          <w:rFonts w:eastAsia="Times New Roman" w:cs="Times New Roman"/>
          <w:sz w:val="28"/>
          <w:spacing w:val="1"/>
        </w:rPr>
        <w:t vyd:_id="vyd:000000000002r6" xml:space="preserve"> </w:t>
      </w:r>
      <w:r>
        <w:rPr>
          <w:rFonts w:eastAsia="Times New Roman" w:cs="Times New Roman"/>
          <w:sz w:val="28"/>
        </w:rPr>
        <w:t vyd:_id="vyd:000000000002r5">положениями контракта, и узнать, в чем состоят обязательства сторон и</w:t>
      </w:r>
      <w:r>
        <w:rPr>
          <w:rFonts w:eastAsia="Times New Roman" w:cs="Times New Roman"/>
          <w:sz w:val="28"/>
          <w:spacing w:val="1"/>
        </w:rPr>
        <w:t vyd:_id="vyd:000000000002r4" xml:space="preserve"> </w:t>
      </w:r>
      <w:r>
        <w:rPr>
          <w:rFonts w:eastAsia="Times New Roman" w:cs="Times New Roman"/>
          <w:sz w:val="28"/>
        </w:rPr>
        <w:t vyd:_id="vyd:000000000002r3">были ли они выполнены. В последней цели добросовестность имеет два</w:t>
      </w:r>
      <w:r>
        <w:rPr>
          <w:rFonts w:eastAsia="Times New Roman" w:cs="Times New Roman"/>
          <w:sz w:val="28"/>
          <w:spacing w:val="1"/>
        </w:rPr>
        <w:t vyd:_id="vyd:000000000002r2" xml:space="preserve"> </w:t>
      </w:r>
      <w:r>
        <w:rPr>
          <w:rFonts w:eastAsia="Times New Roman" w:cs="Times New Roman"/>
          <w:sz w:val="28"/>
        </w:rPr>
        <w:t vyd:_id="vyd:000000000002r1">значения: отсутствие обмана и свидетельство того, что стороны действуют</w:t>
      </w:r>
      <w:r>
        <w:rPr>
          <w:rFonts w:eastAsia="Times New Roman" w:cs="Times New Roman"/>
          <w:sz w:val="28"/>
          <w:spacing w:val="-67"/>
        </w:rPr>
        <w:t vyd:_id="vyd:000000000002r0" xml:space="preserve"> </w:t>
      </w:r>
      <w:r>
        <w:rPr>
          <w:rFonts w:eastAsia="Times New Roman" w:cs="Times New Roman"/>
          <w:sz w:val="28"/>
        </w:rPr>
        <w:t vyd:_id="vyd:000000000002qz">согласно</w:t>
      </w:r>
      <w:r>
        <w:rPr>
          <w:rFonts w:eastAsia="Times New Roman" w:cs="Times New Roman"/>
          <w:sz w:val="28"/>
          <w:spacing w:val="1"/>
        </w:rPr>
        <w:t vyd:_id="vyd:000000000002qy" xml:space="preserve"> </w:t>
      </w:r>
      <w:r>
        <w:rPr>
          <w:rFonts w:eastAsia="Times New Roman" w:cs="Times New Roman"/>
          <w:sz w:val="28"/>
        </w:rPr>
        <w:t vyd:_id="vyd:000000000002qx">естественной</w:t>
      </w:r>
      <w:r>
        <w:rPr>
          <w:rFonts w:eastAsia="Times New Roman" w:cs="Times New Roman"/>
          <w:sz w:val="28"/>
          <w:spacing w:val="1"/>
        </w:rPr>
        <w:t vyd:_id="vyd:000000000002qw" xml:space="preserve"> </w:t>
      </w:r>
      <w:r>
        <w:rPr>
          <w:rFonts w:eastAsia="Times New Roman" w:cs="Times New Roman"/>
          <w:sz w:val="28"/>
        </w:rPr>
        <w:t vyd:_id="vyd:000000000002qv">справедливости</w:t>
      </w:r>
      <w:r>
        <w:rPr>
          <w:rFonts w:eastAsia="Times New Roman" w:cs="Times New Roman"/>
          <w:sz w:val="28"/>
          <w:spacing w:val="1"/>
        </w:rPr>
        <w:t vyd:_id="vyd:000000000002qu" xml:space="preserve"> </w:t>
      </w:r>
      <w:r>
        <w:rPr>
          <w:rFonts w:eastAsia="Times New Roman" w:cs="Times New Roman"/>
          <w:sz w:val="28"/>
        </w:rPr>
        <w:t vyd:_id="vyd:000000000002qt">и</w:t>
      </w:r>
      <w:r>
        <w:rPr>
          <w:rFonts w:eastAsia="Times New Roman" w:cs="Times New Roman"/>
          <w:sz w:val="28"/>
          <w:spacing w:val="1"/>
        </w:rPr>
        <w:t vyd:_id="vyd:000000000002qs" xml:space="preserve"> </w:t>
      </w:r>
      <w:r>
        <w:rPr>
          <w:rFonts w:eastAsia="Times New Roman" w:cs="Times New Roman"/>
          <w:sz w:val="28"/>
        </w:rPr>
        <w:t vyd:_id="vyd:000000000002qr">нормам</w:t>
      </w:r>
      <w:r>
        <w:rPr>
          <w:rFonts w:eastAsia="Times New Roman" w:cs="Times New Roman"/>
          <w:sz w:val="28"/>
          <w:spacing w:val="1"/>
        </w:rPr>
        <w:t vyd:_id="vyd:000000000002qq" xml:space="preserve"> </w:t>
      </w:r>
      <w:r>
        <w:rPr>
          <w:rFonts w:eastAsia="Times New Roman" w:cs="Times New Roman"/>
          <w:sz w:val="28"/>
        </w:rPr>
        <w:t vyd:_id="vyd:000000000002qp">закона.</w:t>
      </w:r>
      <w:r>
        <w:rPr>
          <w:rFonts w:eastAsia="Times New Roman" w:cs="Times New Roman"/>
          <w:sz w:val="28"/>
          <w:spacing w:val="71"/>
        </w:rPr>
        <w:t vyd:_id="vyd:000000000002qo" xml:space="preserve"> </w:t>
      </w:r>
      <w:r>
        <w:rPr>
          <w:rFonts w:eastAsia="Times New Roman" w:cs="Times New Roman"/>
          <w:sz w:val="28"/>
        </w:rPr>
        <w:t vyd:_id="vyd:000000000002qn">Внимание</w:t>
      </w:r>
      <w:r>
        <w:rPr>
          <w:rFonts w:eastAsia="Times New Roman" w:cs="Times New Roman"/>
          <w:sz w:val="28"/>
          <w:spacing w:val="1"/>
        </w:rPr>
        <w:t vyd:_id="vyd:000000000002qm" xml:space="preserve"> </w:t>
      </w:r>
      <w:r>
        <w:rPr>
          <w:rFonts w:eastAsia="Times New Roman" w:cs="Times New Roman"/>
          <w:sz w:val="28"/>
        </w:rPr>
        <w:t vyd:_id="vyd:000000000002ql">должно</w:t>
      </w:r>
      <w:r>
        <w:rPr>
          <w:rFonts w:eastAsia="Times New Roman" w:cs="Times New Roman"/>
          <w:sz w:val="28"/>
          <w:spacing w:val="17"/>
        </w:rPr>
        <w:t vyd:_id="vyd:000000000002qk" xml:space="preserve"> </w:t>
      </w:r>
      <w:r>
        <w:rPr>
          <w:rFonts w:eastAsia="Times New Roman" w:cs="Times New Roman"/>
          <w:sz w:val="28"/>
        </w:rPr>
        <w:t vyd:_id="vyd:000000000002qj">быть</w:t>
      </w:r>
      <w:r>
        <w:rPr>
          <w:rFonts w:eastAsia="Times New Roman" w:cs="Times New Roman"/>
          <w:sz w:val="28"/>
          <w:spacing w:val="17"/>
        </w:rPr>
        <w:t vyd:_id="vyd:000000000002qi" xml:space="preserve"> </w:t>
      </w:r>
      <w:r>
        <w:rPr>
          <w:rFonts w:eastAsia="Times New Roman" w:cs="Times New Roman"/>
          <w:sz w:val="28"/>
        </w:rPr>
        <w:t vyd:_id="vyd:000000000002qh">обращено</w:t>
      </w:r>
      <w:r>
        <w:rPr>
          <w:rFonts w:eastAsia="Times New Roman" w:cs="Times New Roman"/>
          <w:sz w:val="28"/>
          <w:spacing w:val="18"/>
        </w:rPr>
        <w:t vyd:_id="vyd:000000000002qg" xml:space="preserve"> </w:t>
      </w:r>
      <w:r>
        <w:rPr>
          <w:rFonts w:eastAsia="Times New Roman" w:cs="Times New Roman"/>
          <w:sz w:val="28"/>
        </w:rPr>
        <w:t vyd:_id="vyd:000000000002qf">на</w:t>
      </w:r>
      <w:r>
        <w:rPr>
          <w:rFonts w:eastAsia="Times New Roman" w:cs="Times New Roman"/>
          <w:sz w:val="28"/>
          <w:spacing w:val="17"/>
        </w:rPr>
        <w:t vyd:_id="vyd:000000000002qe" xml:space="preserve"> </w:t>
      </w:r>
      <w:r>
        <w:rPr>
          <w:rFonts w:eastAsia="Times New Roman" w:cs="Times New Roman"/>
          <w:sz w:val="28"/>
        </w:rPr>
        <w:t vyd:_id="vyd:000000000002qd">естественную</w:t>
      </w:r>
      <w:r>
        <w:rPr>
          <w:rFonts w:eastAsia="Times New Roman" w:cs="Times New Roman"/>
          <w:sz w:val="28"/>
          <w:spacing w:val="17"/>
        </w:rPr>
        <w:t vyd:_id="vyd:000000000002qc" xml:space="preserve"> </w:t>
      </w:r>
      <w:r>
        <w:rPr>
          <w:rFonts w:eastAsia="Times New Roman" w:cs="Times New Roman"/>
          <w:sz w:val="28"/>
        </w:rPr>
        <w:t vyd:_id="vyd:000000000002qb">справедливость,</w:t>
      </w:r>
      <w:r>
        <w:rPr>
          <w:rFonts w:eastAsia="Times New Roman" w:cs="Times New Roman"/>
          <w:sz w:val="28"/>
          <w:spacing w:val="17"/>
        </w:rPr>
        <w:t vyd:_id="vyd:000000000002qa" xml:space="preserve"> </w:t>
      </w:r>
      <w:r>
        <w:rPr>
          <w:rFonts w:eastAsia="Times New Roman" w:cs="Times New Roman"/>
          <w:sz w:val="28"/>
        </w:rPr>
        <w:t vyd:_id="vyd:000000000002q9">когда</w:t>
      </w:r>
      <w:r>
        <w:rPr>
          <w:rFonts w:eastAsia="Times New Roman" w:cs="Times New Roman"/>
          <w:sz w:val="28"/>
          <w:spacing w:val="18"/>
        </w:rPr>
        <w:t vyd:_id="vyd:000000000002q8" xml:space="preserve"> </w:t>
      </w:r>
      <w:r>
        <w:rPr>
          <w:rFonts w:eastAsia="Times New Roman" w:cs="Times New Roman"/>
          <w:sz w:val="28"/>
        </w:rPr>
        <w:t vyd:_id="vyd:000000000002q7">возникает сомнение относительно положений, не выраженных в законе, а на нормы</w:t>
      </w:r>
      <w:r>
        <w:rPr>
          <w:rFonts w:eastAsia="Times New Roman" w:cs="Times New Roman"/>
          <w:sz w:val="28"/>
          <w:spacing w:val="1"/>
        </w:rPr>
        <w:t vyd:_id="vyd:000000000002q6" xml:space="preserve"> </w:t>
      </w:r>
      <w:r>
        <w:rPr>
          <w:rFonts w:eastAsia="Times New Roman" w:cs="Times New Roman"/>
          <w:sz w:val="28"/>
        </w:rPr>
        <w:t vyd:_id="vyd:000000000002q5">права</w:t>
      </w:r>
      <w:r>
        <w:rPr>
          <w:rFonts w:eastAsia="Times New Roman" w:cs="Times New Roman"/>
          <w:sz w:val="28"/>
          <w:spacing w:val="-4"/>
        </w:rPr>
        <w:t vyd:_id="vyd:000000000002q4" xml:space="preserve"> </w:t>
      </w:r>
      <w:r>
        <w:rPr>
          <w:rFonts w:eastAsia="Times New Roman" w:cs="Times New Roman"/>
          <w:sz w:val="28"/>
        </w:rPr>
        <w:t vyd:_id="vyd:000000000002q3">- когда</w:t>
      </w:r>
      <w:r>
        <w:rPr>
          <w:rFonts w:eastAsia="Times New Roman" w:cs="Times New Roman"/>
          <w:sz w:val="28"/>
          <w:spacing w:val="-3"/>
        </w:rPr>
        <w:t vyd:_id="vyd:000000000002q2" xml:space="preserve"> </w:t>
      </w:r>
      <w:r>
        <w:rPr>
          <w:rFonts w:eastAsia="Times New Roman" w:cs="Times New Roman"/>
          <w:sz w:val="28"/>
        </w:rPr>
        <w:t vyd:_id="vyd:000000000002q1">они</w:t>
      </w:r>
      <w:r>
        <w:rPr>
          <w:rFonts w:eastAsia="Times New Roman" w:cs="Times New Roman"/>
          <w:sz w:val="28"/>
          <w:spacing w:val="-3"/>
        </w:rPr>
        <w:t vyd:_id="vyd:000000000002q0" xml:space="preserve"> </w:t>
      </w:r>
      <w:r>
        <w:rPr>
          <w:rFonts w:eastAsia="Times New Roman" w:cs="Times New Roman"/>
          <w:sz w:val="28"/>
        </w:rPr>
        <w:t vyd:_id="vyd:000000000002pz">находят</w:t>
      </w:r>
      <w:r>
        <w:rPr>
          <w:rFonts w:eastAsia="Times New Roman" w:cs="Times New Roman"/>
          <w:sz w:val="28"/>
          <w:spacing w:val="-3"/>
        </w:rPr>
        <w:t vyd:_id="vyd:000000000002py" xml:space="preserve"> </w:t>
      </w:r>
      <w:r>
        <w:rPr>
          <w:rFonts w:eastAsia="Times New Roman" w:cs="Times New Roman"/>
          <w:sz w:val="28"/>
        </w:rPr>
        <w:t vyd:_id="vyd:000000000002px">там</w:t>
      </w:r>
      <w:r>
        <w:rPr>
          <w:rFonts w:eastAsia="Times New Roman" w:cs="Times New Roman"/>
          <w:sz w:val="28"/>
          <w:spacing w:val="-2"/>
        </w:rPr>
        <w:t vyd:_id="vyd:000000000002pw" xml:space="preserve"> </w:t>
      </w:r>
      <w:r>
        <w:rPr>
          <w:rFonts w:eastAsia="Times New Roman" w:cs="Times New Roman"/>
          <w:sz w:val="28"/>
        </w:rPr>
        <w:t vyd:_id="vyd:000000000002pv">свое</w:t>
      </w:r>
      <w:r>
        <w:rPr>
          <w:rFonts w:eastAsia="Times New Roman" w:cs="Times New Roman"/>
          <w:sz w:val="28"/>
          <w:spacing w:val="-2"/>
        </w:rPr>
        <w:t vyd:_id="vyd:000000000002pu" xml:space="preserve"> </w:t>
      </w:r>
      <w:r>
        <w:rPr>
          <w:rFonts w:eastAsia="Times New Roman" w:cs="Times New Roman"/>
          <w:sz w:val="28"/>
        </w:rPr>
        <w:t vyd:_id="vyd:000000000002pt">действительное</w:t>
      </w:r>
      <w:r>
        <w:rPr>
          <w:rFonts w:eastAsia="Times New Roman" w:cs="Times New Roman"/>
          <w:sz w:val="28"/>
          <w:spacing w:val="-3"/>
        </w:rPr>
        <w:t vyd:_id="vyd:000000000002ps" xml:space="preserve"> </w:t>
      </w:r>
      <w:r>
        <w:rPr>
          <w:rFonts w:eastAsia="Times New Roman" w:cs="Times New Roman"/>
          <w:sz w:val="28"/>
        </w:rPr>
        <w:t vyd:_id="vyd:000000000002pr">выражение</w:t>
      </w:r>
      <w:r>
        <w:fldChar w:fldCharType="begin" vyd:_id="vyd:000000000002pp"/>
      </w:r>
      <w:r>
        <w:instrText>HYPERLINK \l "_bookmark19"</w:instrText>
      </w:r>
      <w:r>
        <w:fldChar w:fldCharType="separate"/>
      </w:r>
      <w:r>
        <w:rPr>
          <w:rFonts w:eastAsia="Times New Roman" w:cs="Times New Roman"/>
          <w:sz w:val="28"/>
          <w:vertAlign w:val="superscript"/>
        </w:rPr>
        <w:footnoteReference vyd:_id="vyd:000000000002pq" w:id="40"/>
      </w:r>
      <w:r>
        <w:fldChar w:fldCharType="end" vyd:_id="vyd:000000000002pp-end"/>
      </w:r>
      <w:r>
        <w:rPr>
          <w:rFonts w:eastAsia="Times New Roman" w:cs="Times New Roman"/>
          <w:sz w:val="28"/>
        </w:rPr>
        <w:t vyd:_id="vyd:000000000002po">.</w:t>
      </w:r>
    </w:p>
    <w:p w14:paraId="04FB79BE" w14:textId="77777777" w:rsidR="00E25AF3" w:rsidRPr="00321B78" w:rsidRDefault="008F33DC" w:rsidP="00E25AF3" vyd:_id="vyd:000000000002or">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pm">Юристы средневековой Европы опираясь на концепцию применения</w:t>
      </w:r>
      <w:r>
        <w:rPr>
          <w:rFonts w:eastAsia="Times New Roman" w:cs="Times New Roman"/>
          <w:sz w:val="28"/>
          <w:spacing w:val="-67"/>
        </w:rPr>
        <w:t vyd:_id="vyd:000000000002pl" xml:space="preserve"> </w:t>
      </w:r>
      <w:r>
        <w:rPr>
          <w:rFonts w:eastAsia="Times New Roman" w:cs="Times New Roman"/>
          <w:sz w:val="28"/>
        </w:rPr>
        <w:t vyd:_id="vyd:000000000002pk">принципа</w:t>
      </w:r>
      <w:r>
        <w:rPr>
          <w:rFonts w:eastAsia="Times New Roman" w:cs="Times New Roman"/>
          <w:sz w:val="28"/>
          <w:spacing w:val="1"/>
        </w:rPr>
        <w:t vyd:_id="vyd:000000000002pj" xml:space="preserve"> </w:t>
      </w:r>
      <w:r>
        <w:rPr>
          <w:rFonts w:eastAsia="Times New Roman" w:cs="Times New Roman"/>
          <w:sz w:val="28"/>
        </w:rPr>
        <w:t vyd:_id="vyd:000000000002pi">bona</w:t>
      </w:r>
      <w:r>
        <w:rPr>
          <w:rFonts w:eastAsia="Times New Roman" w:cs="Times New Roman"/>
          <w:sz w:val="28"/>
          <w:spacing w:val="1"/>
        </w:rPr>
        <w:t vyd:_id="vyd:000000000002ph" xml:space="preserve"> </w:t>
      </w:r>
      <w:r>
        <w:rPr>
          <w:rFonts w:eastAsia="Times New Roman" w:cs="Times New Roman"/>
          <w:sz w:val="28"/>
        </w:rPr>
        <w:t vyd:_id="vyd:000000000002pg">fides</w:t>
      </w:r>
      <w:r>
        <w:rPr>
          <w:rFonts w:eastAsia="Times New Roman" w:cs="Times New Roman"/>
          <w:sz w:val="28"/>
          <w:spacing w:val="1"/>
        </w:rPr>
        <w:t vyd:_id="vyd:000000000002pf" xml:space="preserve"> </w:t>
      </w:r>
      <w:r>
        <w:rPr>
          <w:rFonts w:eastAsia="Times New Roman" w:cs="Times New Roman"/>
          <w:sz w:val="28"/>
        </w:rPr>
        <w:t vyd:_id="vyd:000000000002pe">применяли</w:t>
      </w:r>
      <w:r>
        <w:rPr>
          <w:rFonts w:eastAsia="Times New Roman" w:cs="Times New Roman"/>
          <w:sz w:val="28"/>
          <w:spacing w:val="1"/>
        </w:rPr>
        <w:t vyd:_id="vyd:000000000002pd" xml:space="preserve"> </w:t>
      </w:r>
      <w:r>
        <w:rPr>
          <w:rFonts w:eastAsia="Times New Roman" w:cs="Times New Roman"/>
          <w:sz w:val="28"/>
        </w:rPr>
        <w:t vyd:_id="vyd:000000000002pc">ее</w:t>
      </w:r>
      <w:r>
        <w:rPr>
          <w:rFonts w:eastAsia="Times New Roman" w:cs="Times New Roman"/>
          <w:sz w:val="28"/>
          <w:spacing w:val="1"/>
        </w:rPr>
        <w:t vyd:_id="vyd:000000000002pb" xml:space="preserve"> </w:t>
      </w:r>
      <w:r>
        <w:rPr>
          <w:rFonts w:eastAsia="Times New Roman" w:cs="Times New Roman"/>
          <w:sz w:val="28"/>
        </w:rPr>
        <w:t vyd:_id="vyd:000000000002pa">практически</w:t>
      </w:r>
      <w:r>
        <w:rPr>
          <w:rFonts w:eastAsia="Times New Roman" w:cs="Times New Roman"/>
          <w:sz w:val="28"/>
          <w:spacing w:val="1"/>
        </w:rPr>
        <w:t vyd:_id="vyd:000000000002p9" xml:space="preserve"> </w:t>
      </w:r>
      <w:r>
        <w:rPr>
          <w:rFonts w:eastAsia="Times New Roman" w:cs="Times New Roman"/>
          <w:sz w:val="28"/>
        </w:rPr>
        <w:t vyd:_id="vyd:000000000002p8">в</w:t>
      </w:r>
      <w:r>
        <w:rPr>
          <w:rFonts w:eastAsia="Times New Roman" w:cs="Times New Roman"/>
          <w:sz w:val="28"/>
          <w:spacing w:val="1"/>
        </w:rPr>
        <w:t vyd:_id="vyd:000000000002p7" xml:space="preserve"> </w:t>
      </w:r>
      <w:r>
        <w:rPr>
          <w:rFonts w:eastAsia="Times New Roman" w:cs="Times New Roman"/>
          <w:sz w:val="28"/>
        </w:rPr>
        <w:t vyd:_id="vyd:000000000002p6">неизменном</w:t>
      </w:r>
      <w:r>
        <w:rPr>
          <w:rFonts w:eastAsia="Times New Roman" w:cs="Times New Roman"/>
          <w:sz w:val="28"/>
          <w:spacing w:val="1"/>
        </w:rPr>
        <w:t vyd:_id="vyd:000000000002p5" xml:space="preserve"> </w:t>
      </w:r>
      <w:r>
        <w:rPr>
          <w:rFonts w:eastAsia="Times New Roman" w:cs="Times New Roman"/>
          <w:sz w:val="28"/>
        </w:rPr>
        <w:t vyd:_id="vyd:000000000002p4">виде</w:t>
      </w:r>
      <w:r>
        <w:rPr>
          <w:rFonts w:eastAsia="Times New Roman" w:cs="Times New Roman"/>
          <w:sz w:val="28"/>
          <w:spacing w:val="1"/>
        </w:rPr>
        <w:t vyd:_id="vyd:000000000002p3" xml:space="preserve"> </w:t>
      </w:r>
      <w:r>
        <w:rPr>
          <w:rFonts w:eastAsia="Times New Roman" w:cs="Times New Roman"/>
          <w:sz w:val="28"/>
        </w:rPr>
        <w:t vyd:_id="vyd:000000000002p2">на</w:t>
      </w:r>
      <w:r>
        <w:rPr>
          <w:rFonts w:eastAsia="Times New Roman" w:cs="Times New Roman"/>
          <w:sz w:val="28"/>
          <w:spacing w:val="-67"/>
        </w:rPr>
        <w:t vyd:_id="vyd:000000000002p1" xml:space="preserve"> </w:t>
      </w:r>
      <w:r>
        <w:rPr>
          <w:rFonts w:eastAsia="Times New Roman" w:cs="Times New Roman"/>
          <w:sz w:val="28"/>
        </w:rPr>
        <w:t vyd:_id="vyd:000000000002p0">протяжении</w:t>
      </w:r>
      <w:r>
        <w:rPr>
          <w:rFonts w:eastAsia="Times New Roman" w:cs="Times New Roman"/>
          <w:sz w:val="28"/>
          <w:spacing w:val="1"/>
        </w:rPr>
        <w:t vyd:_id="vyd:000000000002oz" xml:space="preserve"> </w:t>
      </w:r>
      <w:r>
        <w:rPr>
          <w:rFonts w:eastAsia="Times New Roman" w:cs="Times New Roman"/>
          <w:sz w:val="28"/>
        </w:rPr>
        <w:t vyd:_id="vyd:000000000002oy">многих</w:t>
      </w:r>
      <w:r>
        <w:rPr>
          <w:rFonts w:eastAsia="Times New Roman" w:cs="Times New Roman"/>
          <w:sz w:val="28"/>
          <w:spacing w:val="1"/>
        </w:rPr>
        <w:t vyd:_id="vyd:000000000002ox" xml:space="preserve"> </w:t>
      </w:r>
      <w:r>
        <w:rPr>
          <w:rFonts w:eastAsia="Times New Roman" w:cs="Times New Roman"/>
          <w:sz w:val="28"/>
        </w:rPr>
        <w:t vyd:_id="vyd:000000000002ow">веков.</w:t>
      </w:r>
      <w:r>
        <w:rPr>
          <w:rFonts w:eastAsia="Times New Roman" w:cs="Times New Roman"/>
          <w:sz w:val="28"/>
          <w:spacing w:val="1"/>
        </w:rPr>
        <w:t vyd:_id="vyd:000000000002ov" xml:space="preserve"> </w:t>
      </w:r>
      <w:r>
        <w:rPr>
          <w:rFonts w:eastAsia="Times New Roman" w:cs="Times New Roman"/>
          <w:sz w:val="28"/>
        </w:rPr>
        <w:t vyd:_id="vyd:000000000002ou" xml:space="preserve">Одним из самых значительных актов, определивших вектор развития европейского гражданского законодательства более, чем на 200 лет вперед стал Гражданский кодекс Наполеона </w:t>
      </w:r>
      <w:r>
        <w:rPr>
          <w:rFonts w:eastAsia="Times New Roman" w:cs="Times New Roman"/>
          <w:sz w:val="28"/>
          <w:lang w:val="en-US"/>
        </w:rPr>
        <w:t vyd:_id="vyd:000000000002ot">I</w:t>
      </w:r>
      <w:r>
        <w:rPr>
          <w:rFonts w:eastAsia="Times New Roman" w:cs="Times New Roman"/>
          <w:sz w:val="28"/>
        </w:rPr>
        <w:t vyd:_id="vyd:000000000002os" xml:space="preserve">. </w:t>
      </w:r>
    </w:p>
    <w:p w14:paraId="6229CEB7" w14:textId="0F193E9F" w:rsidR="00E25AF3" w:rsidRPr="00321B78" w:rsidRDefault="00E25AF3" w:rsidP="00E25AF3" vyd:_id="vyd:000000000002ok">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oq">Кодекс</w:t>
      </w:r>
      <w:r>
        <w:rPr>
          <w:rFonts w:eastAsia="Times New Roman" w:cs="Times New Roman"/>
          <w:sz w:val="28"/>
        </w:rPr>
        <w:t vyd:_id="vyd:000000000002op" xml:space="preserve"> </w:t>
      </w:r>
      <w:r>
        <w:rPr>
          <w:rFonts w:eastAsia="Times New Roman" w:cs="Times New Roman"/>
          <w:sz w:val="28"/>
        </w:rPr>
        <w:t vyd:_id="vyd:000000000002oo" xml:space="preserve">настолько </w:t>
      </w:r>
      <w:r>
        <w:rPr>
          <w:rFonts w:eastAsia="Times New Roman" w:cs="Times New Roman"/>
          <w:sz w:val="28"/>
        </w:rPr>
        <w:t vyd:_id="vyd:000000000002on" xml:space="preserve">отражал действующие в те времена правовые основы действующей формы правления, что получил также свое распространение и за ее пределами. Так, Кодекс </w:t>
      </w:r>
      <w:r>
        <w:rPr>
          <w:rFonts w:eastAsia="Times New Roman" w:cs="Times New Roman"/>
          <w:sz w:val="28"/>
        </w:rPr>
        <w:t vyd:_id="vyd:000000000002om">действовал на территории Нидерландов, Италии, Испании, продолжает действовать на территории Чада и ряда других государств.</w:t>
      </w:r>
      <w:r>
        <w:rPr>
          <w:rFonts w:eastAsia="Times New Roman" w:cs="Times New Roman"/>
          <w:sz w:val="28"/>
        </w:rPr>
        <w:t vyd:_id="vyd:000000000002ol" xml:space="preserve"> В общей сложности, Гражданский кодекс Наполеона стал основным документом, на котором базируется гражданско-правовое законодательство более 70 стран мира [21, С.145], некоторые из которых получили такой режим права «по наследству» в качестве бывших французских колоний, а некоторые переняли его в силу осознанного выбора как наиболее проработанной и кодифицированной гражданско-правовой системы права.</w:t>
      </w:r>
    </w:p>
    <w:p w14:paraId="78EC3797" w14:textId="69451944" w:rsidR="00E25AF3" w:rsidRPr="00321B78" w:rsidRDefault="00E25AF3" w:rsidP="00E25AF3" vyd:_id="vyd:000000000002ob">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oj">Стоит отметить, что Кодекс Наполеона действовал и на территории Российской Империи на протяжении столетия на территориях, присоединенных по решению Венского конгресса и получивш</w:t>
      </w:r>
      <w:r>
        <w:rPr>
          <w:rFonts w:eastAsia="Times New Roman" w:cs="Times New Roman"/>
          <w:sz w:val="28"/>
        </w:rPr>
        <w:t vyd:_id="vyd:000000000002oi">их</w:t>
      </w:r>
      <w:r>
        <w:rPr>
          <w:rFonts w:eastAsia="Times New Roman" w:cs="Times New Roman"/>
          <w:sz w:val="28"/>
        </w:rPr>
        <w:t vyd:_id="vyd:000000000002oh" xml:space="preserve"> название Царства Польского</w:t>
      </w:r>
      <w:r>
        <w:rPr>
          <w:rStyle w:val="a6"/>
          <w:rFonts w:eastAsia="Times New Roman" w:cs="Times New Roman"/>
          <w:sz w:val="28"/>
        </w:rPr>
        <w:footnoteReference vyd:_id="vyd:000000000002og" w:id="41"/>
      </w:r>
      <w:r>
        <w:rPr>
          <w:rFonts w:eastAsia="Times New Roman" w:cs="Times New Roman"/>
          <w:sz w:val="28"/>
        </w:rPr>
        <w:t vyd:_id="vyd:000000000002of" xml:space="preserve"> [</w:t>
      </w:r>
      <w:r>
        <w:rPr>
          <w:rFonts w:eastAsia="Times New Roman" w:cs="Times New Roman"/>
          <w:sz w:val="28"/>
        </w:rPr>
        <w:t vyd:_id="vyd:000000000002od">28</w:t>
      </w:r>
      <w:r>
        <w:fldChar w:fldCharType="end" vyd:_id="vyd:000000000002oe-end"/>
      </w:r>
      <w:r>
        <w:rPr>
          <w:rFonts w:eastAsia="Times New Roman" w:cs="Times New Roman"/>
          <w:sz w:val="28"/>
        </w:rPr>
        <w:t vyd:_id="vyd:000000000002oc">].</w:t>
      </w:r>
    </w:p>
    <w:p w14:paraId="45F85674" w14:textId="30476272" w:rsidR="005830F6" w:rsidRPr="00321B78" w:rsidRDefault="005830F6" w:rsidP="00482FF6" vyd:_id="vyd:000000000002nz">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oa">Ф.Энгельс назвал его «классическим сводом законов буржуазного общества»</w:t>
      </w:r>
      <w:r>
        <w:rPr>
          <w:rFonts w:eastAsia="Times New Roman" w:cs="Times New Roman"/>
          <w:sz w:val="28"/>
        </w:rPr>
        <w:t vyd:_id="vyd:000000000002o9" xml:space="preserve"> </w:t>
      </w:r>
      <w:r>
        <w:rPr>
          <w:rFonts w:eastAsia="Times New Roman" w:cs="Times New Roman"/>
          <w:sz w:val="28"/>
        </w:rPr>
        <w:t vyd:_id="vyd:000000000002o8">[</w:t>
      </w:r>
      <w:r>
        <w:rPr>
          <w:rFonts w:eastAsia="Times New Roman" w:cs="Times New Roman"/>
          <w:sz w:val="28"/>
        </w:rPr>
        <w:t vyd:_id="vyd:000000000002o6">27</w:t>
      </w:r>
      <w:r>
        <w:fldChar w:fldCharType="end" vyd:_id="vyd:000000000002o7-end"/>
      </w:r>
      <w:r>
        <w:rPr>
          <w:rFonts w:eastAsia="Times New Roman" w:cs="Times New Roman"/>
          <w:sz w:val="28"/>
        </w:rPr>
        <w:t vyd:_id="vyd:000000000002o5">, С.311</w:t>
      </w:r>
      <w:r>
        <w:rPr>
          <w:rFonts w:eastAsia="Times New Roman" w:cs="Times New Roman"/>
          <w:sz w:val="28"/>
        </w:rPr>
        <w:t vyd:_id="vyd:000000000002o4">]</w:t>
      </w:r>
      <w:r>
        <w:rPr>
          <w:rFonts w:eastAsia="Times New Roman" w:cs="Times New Roman"/>
          <w:sz w:val="28"/>
        </w:rPr>
        <w:t vyd:_id="vyd:000000000002o3" xml:space="preserve">, противопоставляя ему </w:t>
      </w:r>
      <w:r>
        <w:rPr>
          <w:rFonts w:eastAsia="Times New Roman" w:cs="Times New Roman"/>
          <w:sz w:val="28"/>
        </w:rPr>
        <w:t vyd:_id="vyd:000000000002o2">английское, прусское и общегерманское гражданское право</w:t>
      </w:r>
      <w:r>
        <w:rPr>
          <w:rFonts w:eastAsia="Times New Roman" w:cs="Times New Roman"/>
          <w:sz w:val="28"/>
        </w:rPr>
        <w:t vyd:_id="vyd:000000000002o1">.</w:t>
      </w:r>
      <w:r>
        <w:rPr>
          <w:rFonts w:eastAsia="Times New Roman" w:cs="Times New Roman"/>
          <w:sz w:val="28"/>
        </w:rPr>
        <w:t vyd:_id="vyd:000000000002o0" xml:space="preserve"> </w:t>
      </w:r>
    </w:p>
    <w:p w14:paraId="13B8825B" w14:textId="3F073E19" w:rsidR="00C332D2" w:rsidRPr="00321B78" w:rsidRDefault="00433F77" w:rsidP="00404EBC" vyd:_id="vyd:000000000002l5">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ny">Что касается положений о</w:t>
      </w:r>
      <w:r>
        <w:rPr>
          <w:rFonts w:eastAsia="Times New Roman" w:cs="Times New Roman"/>
          <w:sz w:val="28"/>
          <w:spacing w:val="1"/>
        </w:rPr>
        <w:t vyd:_id="vyd:000000000002nx" xml:space="preserve"> </w:t>
      </w:r>
      <w:r>
        <w:rPr>
          <w:rFonts w:eastAsia="Times New Roman" w:cs="Times New Roman"/>
          <w:sz w:val="28"/>
        </w:rPr>
        <w:t vyd:_id="vyd:000000000002nw">доброй</w:t>
      </w:r>
      <w:r>
        <w:rPr>
          <w:rFonts w:eastAsia="Times New Roman" w:cs="Times New Roman"/>
          <w:sz w:val="28"/>
          <w:spacing w:val="1"/>
        </w:rPr>
        <w:t vyd:_id="vyd:000000000002nv" xml:space="preserve"> </w:t>
      </w:r>
      <w:r>
        <w:rPr>
          <w:rFonts w:eastAsia="Times New Roman" w:cs="Times New Roman"/>
          <w:sz w:val="28"/>
        </w:rPr>
        <w:t vyd:_id="vyd:000000000002nu" xml:space="preserve">совести, то только в Кодексе они </w:t>
      </w:r>
      <w:r>
        <w:rPr>
          <w:rFonts w:eastAsia="Times New Roman" w:cs="Times New Roman"/>
          <w:sz w:val="28"/>
        </w:rPr>
        <w:t vyd:_id="vyd:000000000002nt">были</w:t>
      </w:r>
      <w:r>
        <w:rPr>
          <w:rFonts w:eastAsia="Times New Roman" w:cs="Times New Roman"/>
          <w:sz w:val="28"/>
          <w:spacing w:val="1"/>
        </w:rPr>
        <w:t vyd:_id="vyd:000000000002ns" xml:space="preserve"> </w:t>
      </w:r>
      <w:r>
        <w:rPr>
          <w:rFonts w:eastAsia="Times New Roman" w:cs="Times New Roman"/>
          <w:sz w:val="28"/>
        </w:rPr>
        <w:t vyd:_id="vyd:000000000002nr">доработаны</w:t>
      </w:r>
      <w:r>
        <w:rPr>
          <w:rFonts w:eastAsia="Times New Roman" w:cs="Times New Roman"/>
          <w:sz w:val="28"/>
          <w:spacing w:val="1"/>
        </w:rPr>
        <w:t vyd:_id="vyd:000000000002nq" xml:space="preserve"> </w:t>
      </w:r>
      <w:r>
        <w:rPr>
          <w:rFonts w:eastAsia="Times New Roman" w:cs="Times New Roman"/>
          <w:sz w:val="28"/>
        </w:rPr>
        <w:t vyd:_id="vyd:000000000002np">и</w:t>
      </w:r>
      <w:r>
        <w:rPr>
          <w:rFonts w:eastAsia="Times New Roman" w:cs="Times New Roman"/>
          <w:sz w:val="28"/>
          <w:spacing w:val="1"/>
        </w:rPr>
        <w:t vyd:_id="vyd:000000000002no" xml:space="preserve"> </w:t>
      </w:r>
      <w:r>
        <w:rPr>
          <w:rFonts w:eastAsia="Times New Roman" w:cs="Times New Roman"/>
          <w:sz w:val="28"/>
        </w:rPr>
        <w:t vyd:_id="vyd:000000000002nn">официально</w:t>
      </w:r>
      <w:r>
        <w:rPr>
          <w:rFonts w:eastAsia="Times New Roman" w:cs="Times New Roman"/>
          <w:sz w:val="28"/>
          <w:spacing w:val="-8"/>
        </w:rPr>
        <w:t vyd:_id="vyd:000000000002nm" xml:space="preserve"> </w:t>
      </w:r>
      <w:r>
        <w:rPr>
          <w:rFonts w:eastAsia="Times New Roman" w:cs="Times New Roman"/>
          <w:sz w:val="28"/>
        </w:rPr>
        <w:t vyd:_id="vyd:000000000002nl">закреплены несмотря на то, что</w:t>
      </w:r>
      <w:r>
        <w:rPr>
          <w:rFonts w:eastAsia="Times New Roman" w:cs="Times New Roman"/>
          <w:sz w:val="28"/>
          <w:spacing w:val="1"/>
        </w:rPr>
        <w:t vyd:_id="vyd:000000000002nk" xml:space="preserve"> </w:t>
      </w:r>
      <w:r>
        <w:rPr>
          <w:rFonts w:eastAsia="Times New Roman" w:cs="Times New Roman"/>
          <w:sz w:val="28"/>
        </w:rPr>
        <w:t vyd:_id="vyd:000000000002nj">данные положения рассматривались еще юристами</w:t>
      </w:r>
      <w:r>
        <w:rPr>
          <w:rFonts w:eastAsia="Times New Roman" w:cs="Times New Roman"/>
          <w:sz w:val="28"/>
        </w:rPr>
        <w:t vyd:_id="vyd:000000000002ni" xml:space="preserve"> в Древнем Риме.</w:t>
      </w:r>
      <w:r>
        <w:rPr>
          <w:rFonts w:eastAsia="Times New Roman" w:cs="Times New Roman"/>
          <w:sz w:val="28"/>
          <w:spacing w:val="1"/>
        </w:rPr>
        <w:t vyd:_id="vyd:000000000002nh" xml:space="preserve"> </w:t>
      </w:r>
      <w:r>
        <w:rPr>
          <w:rFonts w:eastAsia="Times New Roman" w:cs="Times New Roman"/>
          <w:sz w:val="28"/>
          <w:spacing w:val="1"/>
        </w:rPr>
        <w:t vyd:_id="vyd:000000000002ng" xml:space="preserve">В итоге, </w:t>
      </w:r>
      <w:r>
        <w:rPr>
          <w:rFonts w:eastAsia="Times New Roman" w:cs="Times New Roman"/>
          <w:sz w:val="28"/>
          <w:spacing w:val="1"/>
        </w:rPr>
        <w:t vyd:_id="vyd:000000000002nf">з</w:t>
      </w:r>
      <w:r>
        <w:rPr>
          <w:rFonts w:eastAsia="Times New Roman" w:cs="Times New Roman"/>
          <w:sz w:val="28"/>
        </w:rPr>
        <w:t vyd:_id="vyd:000000000002ne">а</w:t>
      </w:r>
      <w:r>
        <w:rPr>
          <w:rFonts w:eastAsia="Times New Roman" w:cs="Times New Roman"/>
          <w:sz w:val="28"/>
          <w:spacing w:val="1"/>
        </w:rPr>
        <w:t vyd:_id="vyd:000000000002nd" xml:space="preserve"> </w:t>
      </w:r>
      <w:r>
        <w:rPr>
          <w:rFonts w:eastAsia="Times New Roman" w:cs="Times New Roman"/>
          <w:sz w:val="28"/>
        </w:rPr>
        <w:t vyd:_id="vyd:000000000002nc">несколько тысячелетий</w:t>
      </w:r>
      <w:r>
        <w:rPr>
          <w:rFonts w:eastAsia="Times New Roman" w:cs="Times New Roman"/>
          <w:sz w:val="28"/>
          <w:spacing w:val="1"/>
        </w:rPr>
        <w:t vyd:_id="vyd:000000000002nb" xml:space="preserve"> </w:t>
      </w:r>
      <w:r>
        <w:rPr>
          <w:rFonts w:eastAsia="Times New Roman" w:cs="Times New Roman"/>
          <w:sz w:val="28"/>
        </w:rPr>
        <w:t vyd:_id="vyd:000000000002na">юристы</w:t>
      </w:r>
      <w:r>
        <w:rPr>
          <w:rFonts w:eastAsia="Times New Roman" w:cs="Times New Roman"/>
          <w:sz w:val="28"/>
          <w:spacing w:val="1"/>
        </w:rPr>
        <w:t vyd:_id="vyd:000000000002n9" xml:space="preserve"> </w:t>
      </w:r>
      <w:r>
        <w:rPr>
          <w:rFonts w:eastAsia="Times New Roman" w:cs="Times New Roman"/>
          <w:sz w:val="28"/>
        </w:rPr>
        <w:t vyd:_id="vyd:000000000002n8">сформировали</w:t>
      </w:r>
      <w:r>
        <w:rPr>
          <w:rFonts w:eastAsia="Times New Roman" w:cs="Times New Roman"/>
          <w:sz w:val="28"/>
          <w:spacing w:val="1"/>
        </w:rPr>
        <w:t vyd:_id="vyd:000000000002n7" xml:space="preserve"> </w:t>
      </w:r>
      <w:r>
        <w:rPr>
          <w:rFonts w:eastAsia="Times New Roman" w:cs="Times New Roman"/>
          <w:sz w:val="28"/>
        </w:rPr>
        <w:t vyd:_id="vyd:000000000002n6">лишь</w:t>
      </w:r>
      <w:r>
        <w:rPr>
          <w:rFonts w:eastAsia="Times New Roman" w:cs="Times New Roman"/>
          <w:sz w:val="28"/>
          <w:spacing w:val="1"/>
        </w:rPr>
        <w:t vyd:_id="vyd:000000000002n5" xml:space="preserve"> </w:t>
      </w:r>
      <w:r>
        <w:rPr>
          <w:rFonts w:eastAsia="Times New Roman" w:cs="Times New Roman"/>
          <w:sz w:val="28"/>
        </w:rPr>
        <w:t vyd:_id="vyd:000000000002n4">то,</w:t>
      </w:r>
      <w:r>
        <w:rPr>
          <w:rFonts w:eastAsia="Times New Roman" w:cs="Times New Roman"/>
          <w:sz w:val="28"/>
          <w:spacing w:val="1"/>
        </w:rPr>
        <w:t vyd:_id="vyd:000000000002n3" xml:space="preserve"> </w:t>
      </w:r>
      <w:r>
        <w:rPr>
          <w:rFonts w:eastAsia="Times New Roman" w:cs="Times New Roman"/>
          <w:sz w:val="28"/>
        </w:rPr>
        <w:t vyd:_id="vyd:000000000002n2">что</w:t>
      </w:r>
      <w:r>
        <w:rPr>
          <w:rFonts w:eastAsia="Times New Roman" w:cs="Times New Roman"/>
          <w:sz w:val="28"/>
          <w:spacing w:val="1"/>
        </w:rPr>
        <w:t vyd:_id="vyd:000000000002n1" xml:space="preserve"> </w:t>
      </w:r>
      <w:r>
        <w:rPr>
          <w:rFonts w:eastAsia="Times New Roman" w:cs="Times New Roman"/>
          <w:sz w:val="28"/>
        </w:rPr>
        <w:t vyd:_id="vyd:000000000002n0">применять</w:t>
      </w:r>
      <w:r>
        <w:rPr>
          <w:rFonts w:eastAsia="Times New Roman" w:cs="Times New Roman"/>
          <w:sz w:val="28"/>
          <w:spacing w:val="1"/>
        </w:rPr>
        <w:t vyd:_id="vyd:000000000002mz" xml:space="preserve"> </w:t>
      </w:r>
      <w:r>
        <w:rPr>
          <w:rFonts w:eastAsia="Times New Roman" w:cs="Times New Roman"/>
          <w:sz w:val="28"/>
        </w:rPr>
        <w:t vyd:_id="vyd:000000000002my">добросовестность</w:t>
      </w:r>
      <w:r>
        <w:rPr>
          <w:rFonts w:eastAsia="Times New Roman" w:cs="Times New Roman"/>
          <w:sz w:val="28"/>
          <w:spacing w:val="1"/>
        </w:rPr>
        <w:t vyd:_id="vyd:000000000002mx" xml:space="preserve"> </w:t>
      </w:r>
      <w:r>
        <w:rPr>
          <w:rFonts w:eastAsia="Times New Roman" w:cs="Times New Roman"/>
          <w:sz w:val="28"/>
        </w:rPr>
        <w:t vyd:_id="vyd:000000000002mw">следует</w:t>
      </w:r>
      <w:r>
        <w:rPr>
          <w:rFonts w:eastAsia="Times New Roman" w:cs="Times New Roman"/>
          <w:sz w:val="28"/>
          <w:spacing w:val="1"/>
        </w:rPr>
        <w:t vyd:_id="vyd:000000000002mv" xml:space="preserve"> </w:t>
      </w:r>
      <w:r>
        <w:rPr>
          <w:rFonts w:eastAsia="Times New Roman" w:cs="Times New Roman"/>
          <w:sz w:val="28"/>
        </w:rPr>
        <w:t vyd:_id="vyd:000000000002mu">исходя</w:t>
      </w:r>
      <w:r>
        <w:rPr>
          <w:rFonts w:eastAsia="Times New Roman" w:cs="Times New Roman"/>
          <w:sz w:val="28"/>
          <w:spacing w:val="1"/>
        </w:rPr>
        <w:t vyd:_id="vyd:000000000002mt" xml:space="preserve"> </w:t>
      </w:r>
      <w:r>
        <w:rPr>
          <w:rFonts w:eastAsia="Times New Roman" w:cs="Times New Roman"/>
          <w:sz w:val="28"/>
        </w:rPr>
        <w:t vyd:_id="vyd:000000000002ms">из</w:t>
      </w:r>
      <w:r>
        <w:rPr>
          <w:rFonts w:eastAsia="Times New Roman" w:cs="Times New Roman"/>
          <w:sz w:val="28"/>
          <w:spacing w:val="1"/>
        </w:rPr>
        <w:t vyd:_id="vyd:000000000002mr" xml:space="preserve"> </w:t>
      </w:r>
      <w:r>
        <w:rPr>
          <w:rFonts w:eastAsia="Times New Roman" w:cs="Times New Roman"/>
          <w:sz w:val="28"/>
        </w:rPr>
        <w:t vyd:_id="vyd:000000000002mq">каждого</w:t>
      </w:r>
      <w:r>
        <w:rPr>
          <w:rFonts w:eastAsia="Times New Roman" w:cs="Times New Roman"/>
          <w:sz w:val="28"/>
          <w:spacing w:val="1"/>
        </w:rPr>
        <w:t vyd:_id="vyd:000000000002mp" xml:space="preserve"> </w:t>
      </w:r>
      <w:r>
        <w:rPr>
          <w:rFonts w:eastAsia="Times New Roman" w:cs="Times New Roman"/>
          <w:sz w:val="28"/>
        </w:rPr>
        <w:t vyd:_id="vyd:000000000002mo">конкретного</w:t>
      </w:r>
      <w:r>
        <w:rPr>
          <w:rFonts w:eastAsia="Times New Roman" w:cs="Times New Roman"/>
          <w:sz w:val="28"/>
          <w:spacing w:val="1"/>
        </w:rPr>
        <w:t vyd:_id="vyd:000000000002mn" xml:space="preserve"> </w:t>
      </w:r>
      <w:r>
        <w:rPr>
          <w:rFonts w:eastAsia="Times New Roman" w:cs="Times New Roman"/>
          <w:sz w:val="28"/>
        </w:rPr>
        <w:t vyd:_id="vyd:000000000002mm">спора</w:t>
      </w:r>
      <w:r>
        <w:rPr>
          <w:rFonts w:eastAsia="Times New Roman" w:cs="Times New Roman"/>
          <w:sz w:val="28"/>
          <w:spacing w:val="1"/>
        </w:rPr>
        <w:t vyd:_id="vyd:000000000002ml" xml:space="preserve"> </w:t>
      </w:r>
      <w:r>
        <w:rPr>
          <w:rFonts w:eastAsia="Times New Roman" w:cs="Times New Roman"/>
          <w:sz w:val="28"/>
        </w:rPr>
        <w:t vyd:_id="vyd:000000000002mk">при</w:t>
      </w:r>
      <w:r>
        <w:rPr>
          <w:rFonts w:eastAsia="Times New Roman" w:cs="Times New Roman"/>
          <w:sz w:val="28"/>
          <w:spacing w:val="1"/>
        </w:rPr>
        <w:t vyd:_id="vyd:000000000002mj" xml:space="preserve"> </w:t>
      </w:r>
      <w:r>
        <w:rPr>
          <w:rFonts w:eastAsia="Times New Roman" w:cs="Times New Roman"/>
          <w:sz w:val="28"/>
        </w:rPr>
        <w:t vyd:_id="vyd:000000000002mi">ненадлежащем</w:t>
      </w:r>
      <w:r>
        <w:rPr>
          <w:rFonts w:eastAsia="Times New Roman" w:cs="Times New Roman"/>
          <w:sz w:val="28"/>
          <w:spacing w:val="1"/>
        </w:rPr>
        <w:t vyd:_id="vyd:000000000002mh" xml:space="preserve"> </w:t>
      </w:r>
      <w:r>
        <w:rPr>
          <w:rFonts w:eastAsia="Times New Roman" w:cs="Times New Roman"/>
          <w:sz w:val="28"/>
        </w:rPr>
        <w:t vyd:_id="vyd:000000000002mg">исполнении</w:t>
      </w:r>
      <w:r>
        <w:rPr>
          <w:rFonts w:eastAsia="Times New Roman" w:cs="Times New Roman"/>
          <w:sz w:val="28"/>
          <w:spacing w:val="1"/>
        </w:rPr>
        <w:t vyd:_id="vyd:000000000002mf" xml:space="preserve"> </w:t>
      </w:r>
      <w:r>
        <w:rPr>
          <w:rFonts w:eastAsia="Times New Roman" w:cs="Times New Roman"/>
          <w:sz w:val="28"/>
        </w:rPr>
        <w:t vyd:_id="vyd:000000000002me">условий</w:t>
      </w:r>
      <w:r>
        <w:rPr>
          <w:rFonts w:eastAsia="Times New Roman" w:cs="Times New Roman"/>
          <w:sz w:val="28"/>
          <w:spacing w:val="1"/>
        </w:rPr>
        <w:t vyd:_id="vyd:000000000002md" xml:space="preserve"> </w:t>
      </w:r>
      <w:r>
        <w:rPr>
          <w:rFonts w:eastAsia="Times New Roman" w:cs="Times New Roman"/>
          <w:sz w:val="28"/>
        </w:rPr>
        <w:t vyd:_id="vyd:000000000002mc">соглашений,</w:t>
      </w:r>
      <w:r>
        <w:rPr>
          <w:rFonts w:eastAsia="Times New Roman" w:cs="Times New Roman"/>
          <w:sz w:val="28"/>
          <w:spacing w:val="1"/>
        </w:rPr>
        <w:t vyd:_id="vyd:000000000002mb" xml:space="preserve"> </w:t>
      </w:r>
      <w:r>
        <w:rPr>
          <w:rFonts w:eastAsia="Times New Roman" w:cs="Times New Roman"/>
          <w:sz w:val="28"/>
        </w:rPr>
        <w:t vyd:_id="vyd:000000000002ma">то</w:t>
      </w:r>
      <w:r>
        <w:rPr>
          <w:rFonts w:eastAsia="Times New Roman" w:cs="Times New Roman"/>
          <w:sz w:val="28"/>
          <w:spacing w:val="1"/>
        </w:rPr>
        <w:t vyd:_id="vyd:000000000002m9" xml:space="preserve"> </w:t>
      </w:r>
      <w:r>
        <w:rPr>
          <w:rFonts w:eastAsia="Times New Roman" w:cs="Times New Roman"/>
          <w:sz w:val="28"/>
        </w:rPr>
        <w:t vyd:_id="vyd:000000000002m8">есть</w:t>
      </w:r>
      <w:r>
        <w:rPr>
          <w:rFonts w:eastAsia="Times New Roman" w:cs="Times New Roman"/>
          <w:sz w:val="28"/>
          <w:spacing w:val="1"/>
        </w:rPr>
        <w:t vyd:_id="vyd:000000000002m7" xml:space="preserve"> </w:t>
      </w:r>
      <w:r>
        <w:rPr>
          <w:rFonts w:eastAsia="Times New Roman" w:cs="Times New Roman"/>
          <w:sz w:val="28"/>
        </w:rPr>
        <w:t vyd:_id="vyd:000000000002m6">руководствоваться буквальным толкованием термина добросовестности,</w:t>
      </w:r>
      <w:r>
        <w:rPr>
          <w:rFonts w:eastAsia="Times New Roman" w:cs="Times New Roman"/>
          <w:sz w:val="28"/>
          <w:spacing w:val="1"/>
        </w:rPr>
        <w:t vyd:_id="vyd:000000000002m5" xml:space="preserve"> </w:t>
      </w:r>
      <w:r>
        <w:rPr>
          <w:rFonts w:eastAsia="Times New Roman" w:cs="Times New Roman"/>
          <w:sz w:val="28"/>
        </w:rPr>
        <w:t vyd:_id="vyd:000000000002m4">установленным</w:t>
      </w:r>
      <w:r>
        <w:rPr>
          <w:rFonts w:eastAsia="Times New Roman" w:cs="Times New Roman"/>
          <w:sz w:val="28"/>
          <w:spacing w:val="1"/>
        </w:rPr>
        <w:t vyd:_id="vyd:000000000002m3" xml:space="preserve"> </w:t>
      </w:r>
      <w:r>
        <w:rPr>
          <w:rFonts w:eastAsia="Times New Roman" w:cs="Times New Roman"/>
          <w:sz w:val="28"/>
        </w:rPr>
        <w:t vyd:_id="vyd:000000000002m2">в</w:t>
      </w:r>
      <w:r>
        <w:rPr>
          <w:rFonts w:eastAsia="Times New Roman" w:cs="Times New Roman"/>
          <w:sz w:val="28"/>
          <w:spacing w:val="1"/>
        </w:rPr>
        <w:t vyd:_id="vyd:000000000002m1" xml:space="preserve"> </w:t>
      </w:r>
      <w:r>
        <w:rPr>
          <w:rFonts w:eastAsia="Times New Roman" w:cs="Times New Roman"/>
          <w:sz w:val="28"/>
        </w:rPr>
        <w:t vyd:_id="vyd:000000000002m0">то</w:t>
      </w:r>
      <w:r>
        <w:rPr>
          <w:rFonts w:eastAsia="Times New Roman" w:cs="Times New Roman"/>
          <w:sz w:val="28"/>
          <w:spacing w:val="1"/>
        </w:rPr>
        <w:t vyd:_id="vyd:000000000002lz" xml:space="preserve"> </w:t>
      </w:r>
      <w:r>
        <w:rPr>
          <w:rFonts w:eastAsia="Times New Roman" w:cs="Times New Roman"/>
          <w:sz w:val="28"/>
        </w:rPr>
        <w:t vyd:_id="vyd:000000000002ly">время,</w:t>
      </w:r>
      <w:r>
        <w:rPr>
          <w:rFonts w:eastAsia="Times New Roman" w:cs="Times New Roman"/>
          <w:sz w:val="28"/>
          <w:spacing w:val="1"/>
        </w:rPr>
        <w:t vyd:_id="vyd:000000000002lx" xml:space="preserve"> </w:t>
      </w:r>
      <w:r>
        <w:rPr>
          <w:rFonts w:eastAsia="Times New Roman" w:cs="Times New Roman"/>
          <w:sz w:val="28"/>
        </w:rPr>
        <w:t vyd:_id="vyd:000000000002lw">то</w:t>
      </w:r>
      <w:r>
        <w:rPr>
          <w:rFonts w:eastAsia="Times New Roman" w:cs="Times New Roman"/>
          <w:sz w:val="28"/>
          <w:spacing w:val="1"/>
        </w:rPr>
        <w:t vyd:_id="vyd:000000000002lv" xml:space="preserve"> </w:t>
      </w:r>
      <w:r>
        <w:rPr>
          <w:rFonts w:eastAsia="Times New Roman" w:cs="Times New Roman"/>
          <w:sz w:val="28"/>
        </w:rPr>
        <w:t vyd:_id="vyd:000000000002lu">есть:</w:t>
      </w:r>
      <w:r>
        <w:rPr>
          <w:rFonts w:eastAsia="Times New Roman" w:cs="Times New Roman"/>
          <w:sz w:val="28"/>
          <w:spacing w:val="1"/>
        </w:rPr>
        <w:t vyd:_id="vyd:000000000002lt" xml:space="preserve"> </w:t>
      </w:r>
      <w:r>
        <w:rPr>
          <w:rFonts w:eastAsia="Times New Roman" w:cs="Times New Roman"/>
          <w:sz w:val="28"/>
        </w:rPr>
        <w:t vyd:_id="vyd:000000000002ls">избегать</w:t>
      </w:r>
      <w:r>
        <w:rPr>
          <w:rFonts w:eastAsia="Times New Roman" w:cs="Times New Roman"/>
          <w:sz w:val="28"/>
          <w:spacing w:val="71"/>
        </w:rPr>
        <w:t vyd:_id="vyd:000000000002lr" xml:space="preserve"> </w:t>
      </w:r>
      <w:r>
        <w:rPr>
          <w:rFonts w:eastAsia="Times New Roman" w:cs="Times New Roman"/>
          <w:sz w:val="28"/>
        </w:rPr>
        <w:t vyd:_id="vyd:000000000002lq">недобросовестного</w:t>
      </w:r>
      <w:r>
        <w:rPr>
          <w:rFonts w:eastAsia="Times New Roman" w:cs="Times New Roman"/>
          <w:sz w:val="28"/>
          <w:spacing w:val="1"/>
        </w:rPr>
        <w:t vyd:_id="vyd:000000000002lp" xml:space="preserve"> </w:t>
      </w:r>
      <w:r>
        <w:rPr>
          <w:rFonts w:eastAsia="Times New Roman" w:cs="Times New Roman"/>
          <w:sz w:val="28"/>
        </w:rPr>
        <w:t vyd:_id="vyd:000000000002lo">поведения,</w:t>
      </w:r>
      <w:r>
        <w:rPr>
          <w:rFonts w:eastAsia="Times New Roman" w:cs="Times New Roman"/>
          <w:sz w:val="28"/>
          <w:spacing w:val="1"/>
        </w:rPr>
        <w:t vyd:_id="vyd:000000000002ln" xml:space="preserve"> </w:t>
      </w:r>
      <w:r>
        <w:rPr>
          <w:rFonts w:eastAsia="Times New Roman" w:cs="Times New Roman"/>
          <w:sz w:val="28"/>
        </w:rPr>
        <w:t vyd:_id="vyd:000000000002lm">обмана,</w:t>
      </w:r>
      <w:r>
        <w:rPr>
          <w:rFonts w:eastAsia="Times New Roman" w:cs="Times New Roman"/>
          <w:sz w:val="28"/>
          <w:spacing w:val="1"/>
        </w:rPr>
        <w:t vyd:_id="vyd:000000000002ll" xml:space="preserve"> </w:t>
      </w:r>
      <w:r>
        <w:rPr>
          <w:rFonts w:eastAsia="Times New Roman" w:cs="Times New Roman"/>
          <w:sz w:val="28"/>
        </w:rPr>
        <w:t vyd:_id="vyd:000000000002lk">хитрости,</w:t>
      </w:r>
      <w:r>
        <w:rPr>
          <w:rFonts w:eastAsia="Times New Roman" w:cs="Times New Roman"/>
          <w:sz w:val="28"/>
          <w:spacing w:val="1"/>
        </w:rPr>
        <w:t vyd:_id="vyd:000000000002lj" xml:space="preserve"> </w:t>
      </w:r>
      <w:r>
        <w:rPr>
          <w:rFonts w:eastAsia="Times New Roman" w:cs="Times New Roman"/>
          <w:sz w:val="28"/>
        </w:rPr>
        <w:t vyd:_id="vyd:000000000002li">быть</w:t>
      </w:r>
      <w:r>
        <w:rPr>
          <w:rFonts w:eastAsia="Times New Roman" w:cs="Times New Roman"/>
          <w:sz w:val="28"/>
          <w:spacing w:val="1"/>
        </w:rPr>
        <w:t vyd:_id="vyd:000000000002lh" xml:space="preserve"> </w:t>
      </w:r>
      <w:r>
        <w:rPr>
          <w:rFonts w:eastAsia="Times New Roman" w:cs="Times New Roman"/>
          <w:sz w:val="28"/>
        </w:rPr>
        <w:t vyd:_id="vyd:000000000002lg">честным</w:t>
      </w:r>
      <w:r>
        <w:rPr>
          <w:rFonts w:eastAsia="Times New Roman" w:cs="Times New Roman"/>
          <w:sz w:val="28"/>
          <w:spacing w:val="1"/>
        </w:rPr>
        <w:t vyd:_id="vyd:000000000002lf" xml:space="preserve"> </w:t>
      </w:r>
      <w:r>
        <w:rPr>
          <w:rFonts w:eastAsia="Times New Roman" w:cs="Times New Roman"/>
          <w:sz w:val="28"/>
        </w:rPr>
        <w:t vyd:_id="vyd:000000000002le">перед</w:t>
      </w:r>
      <w:r>
        <w:rPr>
          <w:rFonts w:eastAsia="Times New Roman" w:cs="Times New Roman"/>
          <w:sz w:val="28"/>
          <w:spacing w:val="1"/>
        </w:rPr>
        <w:t vyd:_id="vyd:000000000002ld" xml:space="preserve"> </w:t>
      </w:r>
      <w:r>
        <w:rPr>
          <w:rFonts w:eastAsia="Times New Roman" w:cs="Times New Roman"/>
          <w:sz w:val="28"/>
        </w:rPr>
        <w:t vyd:_id="vyd:000000000002lc">другой</w:t>
      </w:r>
      <w:r>
        <w:rPr>
          <w:rFonts w:eastAsia="Times New Roman" w:cs="Times New Roman"/>
          <w:sz w:val="28"/>
          <w:spacing w:val="1"/>
        </w:rPr>
        <w:t vyd:_id="vyd:000000000002lb" xml:space="preserve"> </w:t>
      </w:r>
      <w:r>
        <w:rPr>
          <w:rFonts w:eastAsia="Times New Roman" w:cs="Times New Roman"/>
          <w:sz w:val="28"/>
        </w:rPr>
        <w:t vyd:_id="vyd:000000000002la">стороной</w:t>
      </w:r>
      <w:r>
        <w:rPr>
          <w:rFonts w:eastAsia="Times New Roman" w:cs="Times New Roman"/>
          <w:sz w:val="28"/>
          <w:spacing w:val="1"/>
        </w:rPr>
        <w:t vyd:_id="vyd:000000000002l9" xml:space="preserve"> </w:t>
      </w:r>
      <w:r>
        <w:rPr>
          <w:rFonts w:eastAsia="Times New Roman" w:cs="Times New Roman"/>
          <w:sz w:val="28"/>
        </w:rPr>
        <w:t vyd:_id="vyd:000000000002l8">и</w:t>
      </w:r>
      <w:r>
        <w:rPr>
          <w:rFonts w:eastAsia="Times New Roman" w:cs="Times New Roman"/>
          <w:sz w:val="28"/>
          <w:spacing w:val="1"/>
        </w:rPr>
        <w:t vyd:_id="vyd:000000000002l7" xml:space="preserve"> </w:t>
      </w:r>
      <w:r>
        <w:rPr>
          <w:rFonts w:eastAsia="Times New Roman" w:cs="Times New Roman"/>
          <w:sz w:val="28"/>
        </w:rPr>
        <w:t vyd:_id="vyd:000000000002l6">законом.</w:t>
      </w:r>
    </w:p>
    <w:p w14:paraId="1E7155A9" w14:textId="77777777" w:rsidR="008F33DC" w:rsidRPr="00321B78" w:rsidRDefault="008F33DC" w:rsidP="008F33DC" vyd:_id="vyd:000000000002j3">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l4">Между</w:t>
      </w:r>
      <w:r>
        <w:rPr>
          <w:rFonts w:eastAsia="Times New Roman" w:cs="Times New Roman"/>
          <w:sz w:val="28"/>
          <w:spacing w:val="1"/>
        </w:rPr>
        <w:t vyd:_id="vyd:000000000002l3" xml:space="preserve"> </w:t>
      </w:r>
      <w:r>
        <w:rPr>
          <w:rFonts w:eastAsia="Times New Roman" w:cs="Times New Roman"/>
          <w:sz w:val="28"/>
        </w:rPr>
        <w:t vyd:_id="vyd:000000000002l2">тем</w:t>
      </w:r>
      <w:r>
        <w:rPr>
          <w:rFonts w:eastAsia="Times New Roman" w:cs="Times New Roman"/>
          <w:sz w:val="28"/>
          <w:spacing w:val="1"/>
        </w:rPr>
        <w:t vyd:_id="vyd:000000000002l1" xml:space="preserve"> </w:t>
      </w:r>
      <w:r>
        <w:rPr>
          <w:rFonts w:eastAsia="Times New Roman" w:cs="Times New Roman"/>
          <w:sz w:val="28"/>
        </w:rPr>
        <w:t vyd:_id="vyd:000000000002l0">ими</w:t>
      </w:r>
      <w:r>
        <w:rPr>
          <w:rFonts w:eastAsia="Times New Roman" w:cs="Times New Roman"/>
          <w:sz w:val="28"/>
          <w:spacing w:val="1"/>
        </w:rPr>
        <w:t vyd:_id="vyd:000000000002kz" xml:space="preserve"> </w:t>
      </w:r>
      <w:r>
        <w:rPr>
          <w:rFonts w:eastAsia="Times New Roman" w:cs="Times New Roman"/>
          <w:sz w:val="28"/>
        </w:rPr>
        <w:t vyd:_id="vyd:000000000002ky">были</w:t>
      </w:r>
      <w:r>
        <w:rPr>
          <w:rFonts w:eastAsia="Times New Roman" w:cs="Times New Roman"/>
          <w:sz w:val="28"/>
          <w:spacing w:val="1"/>
        </w:rPr>
        <w:t vyd:_id="vyd:000000000002kx" xml:space="preserve"> </w:t>
      </w:r>
      <w:r>
        <w:rPr>
          <w:rFonts w:eastAsia="Times New Roman" w:cs="Times New Roman"/>
          <w:sz w:val="28"/>
        </w:rPr>
        <w:t vyd:_id="vyd:000000000002kw">сформированы</w:t>
      </w:r>
      <w:r>
        <w:rPr>
          <w:rFonts w:eastAsia="Times New Roman" w:cs="Times New Roman"/>
          <w:sz w:val="28"/>
          <w:spacing w:val="1"/>
        </w:rPr>
        <w:t vyd:_id="vyd:000000000002kv" xml:space="preserve"> </w:t>
      </w:r>
      <w:r>
        <w:rPr>
          <w:rFonts w:eastAsia="Times New Roman" w:cs="Times New Roman"/>
          <w:sz w:val="28"/>
        </w:rPr>
        <w:t vyd:_id="vyd:000000000002ku">и</w:t>
      </w:r>
      <w:r>
        <w:rPr>
          <w:rFonts w:eastAsia="Times New Roman" w:cs="Times New Roman"/>
          <w:sz w:val="28"/>
          <w:spacing w:val="1"/>
        </w:rPr>
        <w:t vyd:_id="vyd:000000000002kt" xml:space="preserve"> </w:t>
      </w:r>
      <w:r>
        <w:rPr>
          <w:rFonts w:eastAsia="Times New Roman" w:cs="Times New Roman"/>
          <w:sz w:val="28"/>
        </w:rPr>
        <w:t vyd:_id="vyd:000000000002ks">те</w:t>
      </w:r>
      <w:r>
        <w:rPr>
          <w:rFonts w:eastAsia="Times New Roman" w:cs="Times New Roman"/>
          <w:sz w:val="28"/>
          <w:spacing w:val="1"/>
        </w:rPr>
        <w:t vyd:_id="vyd:000000000002kr" xml:space="preserve"> </w:t>
      </w:r>
      <w:r>
        <w:rPr>
          <w:rFonts w:eastAsia="Times New Roman" w:cs="Times New Roman"/>
          <w:sz w:val="28"/>
        </w:rPr>
        <w:t vyd:_id="vyd:000000000002kq">положения,</w:t>
      </w:r>
      <w:r>
        <w:rPr>
          <w:rFonts w:eastAsia="Times New Roman" w:cs="Times New Roman"/>
          <w:sz w:val="28"/>
          <w:spacing w:val="1"/>
        </w:rPr>
        <w:t vyd:_id="vyd:000000000002kp" xml:space="preserve"> </w:t>
      </w:r>
      <w:r>
        <w:rPr>
          <w:rFonts w:eastAsia="Times New Roman" w:cs="Times New Roman"/>
          <w:sz w:val="28"/>
        </w:rPr>
        <w:t vyd:_id="vyd:000000000002ko">которые</w:t>
      </w:r>
      <w:r>
        <w:rPr>
          <w:rFonts w:eastAsia="Times New Roman" w:cs="Times New Roman"/>
          <w:sz w:val="28"/>
          <w:spacing w:val="1"/>
        </w:rPr>
        <w:t vyd:_id="vyd:000000000002kn" xml:space="preserve"> </w:t>
      </w:r>
      <w:r>
        <w:rPr>
          <w:rFonts w:eastAsia="Times New Roman" w:cs="Times New Roman"/>
          <w:sz w:val="28"/>
        </w:rPr>
        <w:t vyd:_id="vyd:000000000002km">создали</w:t>
      </w:r>
      <w:r>
        <w:rPr>
          <w:rFonts w:eastAsia="Times New Roman" w:cs="Times New Roman"/>
          <w:sz w:val="28"/>
          <w:spacing w:val="1"/>
        </w:rPr>
        <w:t vyd:_id="vyd:000000000002kl" xml:space="preserve"> </w:t>
      </w:r>
      <w:r>
        <w:rPr>
          <w:rFonts w:eastAsia="Times New Roman" w:cs="Times New Roman"/>
          <w:sz w:val="28"/>
        </w:rPr>
        <w:t vyd:_id="vyd:000000000002kk">основу</w:t>
      </w:r>
      <w:r>
        <w:rPr>
          <w:rFonts w:eastAsia="Times New Roman" w:cs="Times New Roman"/>
          <w:sz w:val="28"/>
          <w:spacing w:val="1"/>
        </w:rPr>
        <w:t vyd:_id="vyd:000000000002kj" xml:space="preserve"> </w:t>
      </w:r>
      <w:r>
        <w:rPr>
          <w:rFonts w:eastAsia="Times New Roman" w:cs="Times New Roman"/>
          <w:sz w:val="28"/>
        </w:rPr>
        <w:t vyd:_id="vyd:000000000002ki">содержания</w:t>
      </w:r>
      <w:r>
        <w:rPr>
          <w:rFonts w:eastAsia="Times New Roman" w:cs="Times New Roman"/>
          <w:sz w:val="28"/>
          <w:spacing w:val="1"/>
        </w:rPr>
        <w:t vyd:_id="vyd:000000000002kh" xml:space="preserve"> </w:t>
      </w:r>
      <w:r>
        <w:rPr>
          <w:rFonts w:eastAsia="Times New Roman" w:cs="Times New Roman"/>
          <w:sz w:val="28"/>
        </w:rPr>
        <w:t vyd:_id="vyd:000000000002kg">современного</w:t>
      </w:r>
      <w:r>
        <w:rPr>
          <w:rFonts w:eastAsia="Times New Roman" w:cs="Times New Roman"/>
          <w:sz w:val="28"/>
          <w:spacing w:val="1"/>
        </w:rPr>
        <w:t vyd:_id="vyd:000000000002kf" xml:space="preserve"> </w:t>
      </w:r>
      <w:r>
        <w:rPr>
          <w:rFonts w:eastAsia="Times New Roman" w:cs="Times New Roman"/>
          <w:sz w:val="28"/>
        </w:rPr>
        <w:t vyd:_id="vyd:000000000002ke">принципа</w:t>
      </w:r>
      <w:r>
        <w:rPr>
          <w:rFonts w:eastAsia="Times New Roman" w:cs="Times New Roman"/>
          <w:sz w:val="28"/>
          <w:spacing w:val="1"/>
        </w:rPr>
        <w:t vyd:_id="vyd:000000000002kd" xml:space="preserve"> </w:t>
      </w:r>
      <w:r>
        <w:rPr>
          <w:rFonts w:eastAsia="Times New Roman" w:cs="Times New Roman"/>
          <w:sz w:val="28"/>
        </w:rPr>
        <w:t vyd:_id="vyd:000000000002kc">добросовестности.</w:t>
      </w:r>
      <w:r>
        <w:rPr>
          <w:rFonts w:eastAsia="Times New Roman" w:cs="Times New Roman"/>
          <w:sz w:val="28"/>
          <w:spacing w:val="1"/>
        </w:rPr>
        <w:t vyd:_id="vyd:000000000002kb" xml:space="preserve"> </w:t>
      </w:r>
      <w:r>
        <w:rPr>
          <w:rFonts w:eastAsia="Times New Roman" w:cs="Times New Roman"/>
          <w:sz w:val="28"/>
        </w:rPr>
        <w:t vyd:_id="vyd:000000000002ka">Во-первых,</w:t>
      </w:r>
      <w:r>
        <w:rPr>
          <w:rFonts w:eastAsia="Times New Roman" w:cs="Times New Roman"/>
          <w:sz w:val="28"/>
          <w:spacing w:val="1"/>
        </w:rPr>
        <w:t vyd:_id="vyd:000000000002k9" xml:space="preserve"> </w:t>
      </w:r>
      <w:r>
        <w:rPr>
          <w:rFonts w:eastAsia="Times New Roman" w:cs="Times New Roman"/>
          <w:sz w:val="28"/>
        </w:rPr>
        <w:t vyd:_id="vyd:000000000002k8">добросовестность</w:t>
      </w:r>
      <w:r>
        <w:rPr>
          <w:rFonts w:eastAsia="Times New Roman" w:cs="Times New Roman"/>
          <w:sz w:val="28"/>
          <w:spacing w:val="1"/>
        </w:rPr>
        <w:t vyd:_id="vyd:000000000002k7" xml:space="preserve"> </w:t>
      </w:r>
      <w:r>
        <w:rPr>
          <w:rFonts w:eastAsia="Times New Roman" w:cs="Times New Roman"/>
          <w:sz w:val="28"/>
        </w:rPr>
        <w:t vyd:_id="vyd:000000000002k6">относится</w:t>
      </w:r>
      <w:r>
        <w:rPr>
          <w:rFonts w:eastAsia="Times New Roman" w:cs="Times New Roman"/>
          <w:sz w:val="28"/>
          <w:spacing w:val="1"/>
        </w:rPr>
        <w:t vyd:_id="vyd:000000000002k5" xml:space="preserve"> </w:t>
      </w:r>
      <w:r>
        <w:rPr>
          <w:rFonts w:eastAsia="Times New Roman" w:cs="Times New Roman"/>
          <w:sz w:val="28"/>
        </w:rPr>
        <w:t vyd:_id="vyd:000000000002k4">к</w:t>
      </w:r>
      <w:r>
        <w:rPr>
          <w:rFonts w:eastAsia="Times New Roman" w:cs="Times New Roman"/>
          <w:sz w:val="28"/>
          <w:spacing w:val="1"/>
        </w:rPr>
        <w:t vyd:_id="vyd:000000000002k3" xml:space="preserve"> </w:t>
      </w:r>
      <w:r>
        <w:rPr>
          <w:rFonts w:eastAsia="Times New Roman" w:cs="Times New Roman"/>
          <w:sz w:val="28"/>
        </w:rPr>
        <w:t vyd:_id="vyd:000000000002k2">требованиям</w:t>
      </w:r>
      <w:r>
        <w:rPr>
          <w:rFonts w:eastAsia="Times New Roman" w:cs="Times New Roman"/>
          <w:sz w:val="28"/>
          <w:spacing w:val="1"/>
        </w:rPr>
        <w:t vyd:_id="vyd:000000000002k1" xml:space="preserve"> </w:t>
      </w:r>
      <w:r>
        <w:rPr>
          <w:rFonts w:eastAsia="Times New Roman" w:cs="Times New Roman"/>
          <w:sz w:val="28"/>
        </w:rPr>
        <w:t vyd:_id="vyd:000000000002k0">естественного</w:t>
      </w:r>
      <w:r>
        <w:rPr>
          <w:rFonts w:eastAsia="Times New Roman" w:cs="Times New Roman"/>
          <w:sz w:val="28"/>
          <w:spacing w:val="1"/>
        </w:rPr>
        <w:t vyd:_id="vyd:000000000002jz" xml:space="preserve"> </w:t>
      </w:r>
      <w:r>
        <w:rPr>
          <w:rFonts w:eastAsia="Times New Roman" w:cs="Times New Roman"/>
          <w:sz w:val="28"/>
        </w:rPr>
        <w:t vyd:_id="vyd:000000000002jy">права.</w:t>
      </w:r>
      <w:r>
        <w:rPr>
          <w:rFonts w:eastAsia="Times New Roman" w:cs="Times New Roman"/>
          <w:sz w:val="28"/>
          <w:spacing w:val="1"/>
        </w:rPr>
        <w:t vyd:_id="vyd:000000000002jx" xml:space="preserve"> </w:t>
      </w:r>
      <w:r>
        <w:rPr>
          <w:rFonts w:eastAsia="Times New Roman" w:cs="Times New Roman"/>
          <w:sz w:val="28"/>
        </w:rPr>
        <w:t vyd:_id="vyd:000000000002jw">Во-вторых,</w:t>
      </w:r>
      <w:r>
        <w:rPr>
          <w:rFonts w:eastAsia="Times New Roman" w:cs="Times New Roman"/>
          <w:sz w:val="28"/>
          <w:spacing w:val="1"/>
        </w:rPr>
        <w:t vyd:_id="vyd:000000000002jv" xml:space="preserve"> </w:t>
      </w:r>
      <w:r>
        <w:rPr>
          <w:rFonts w:eastAsia="Times New Roman" w:cs="Times New Roman"/>
          <w:sz w:val="28"/>
        </w:rPr>
        <w:t vyd:_id="vyd:000000000002ju">принцип</w:t>
      </w:r>
      <w:r>
        <w:rPr>
          <w:rFonts w:eastAsia="Times New Roman" w:cs="Times New Roman"/>
          <w:sz w:val="28"/>
          <w:spacing w:val="1"/>
        </w:rPr>
        <w:t vyd:_id="vyd:000000000002jt" xml:space="preserve"> </w:t>
      </w:r>
      <w:r>
        <w:rPr>
          <w:rFonts w:eastAsia="Times New Roman" w:cs="Times New Roman"/>
          <w:sz w:val="28"/>
        </w:rPr>
        <w:t vyd:_id="vyd:000000000002js">добросовестности</w:t>
      </w:r>
      <w:r>
        <w:rPr>
          <w:rFonts w:eastAsia="Times New Roman" w:cs="Times New Roman"/>
          <w:sz w:val="28"/>
          <w:spacing w:val="1"/>
        </w:rPr>
        <w:t vyd:_id="vyd:000000000002jr" xml:space="preserve"> </w:t>
      </w:r>
      <w:r>
        <w:rPr>
          <w:rFonts w:eastAsia="Times New Roman" w:cs="Times New Roman"/>
          <w:sz w:val="28"/>
        </w:rPr>
        <w:t vyd:_id="vyd:000000000002jq">относится</w:t>
      </w:r>
      <w:r>
        <w:rPr>
          <w:rFonts w:eastAsia="Times New Roman" w:cs="Times New Roman"/>
          <w:sz w:val="28"/>
          <w:spacing w:val="1"/>
        </w:rPr>
        <w:t vyd:_id="vyd:000000000002jp" xml:space="preserve"> </w:t>
      </w:r>
      <w:r>
        <w:rPr>
          <w:rFonts w:eastAsia="Times New Roman" w:cs="Times New Roman"/>
          <w:sz w:val="28"/>
        </w:rPr>
        <w:t vyd:_id="vyd:000000000002jo">к</w:t>
      </w:r>
      <w:r>
        <w:rPr>
          <w:rFonts w:eastAsia="Times New Roman" w:cs="Times New Roman"/>
          <w:sz w:val="28"/>
          <w:spacing w:val="1"/>
        </w:rPr>
        <w:t vyd:_id="vyd:000000000002jn" xml:space="preserve"> </w:t>
      </w:r>
      <w:r>
        <w:rPr>
          <w:rFonts w:eastAsia="Times New Roman" w:cs="Times New Roman"/>
          <w:sz w:val="28"/>
        </w:rPr>
        <w:t vyd:_id="vyd:000000000002jm">нормам</w:t>
      </w:r>
      <w:r>
        <w:rPr>
          <w:rFonts w:eastAsia="Times New Roman" w:cs="Times New Roman"/>
          <w:sz w:val="28"/>
          <w:spacing w:val="1"/>
        </w:rPr>
        <w:t vyd:_id="vyd:000000000002jl" xml:space="preserve"> </w:t>
      </w:r>
      <w:r>
        <w:rPr>
          <w:rFonts w:eastAsia="Times New Roman" w:cs="Times New Roman"/>
          <w:sz w:val="28"/>
        </w:rPr>
        <w:t vyd:_id="vyd:000000000002jk">международного права. В-третьих, каркасом добросовестности выступает</w:t>
      </w:r>
      <w:r>
        <w:rPr>
          <w:rFonts w:eastAsia="Times New Roman" w:cs="Times New Roman"/>
          <w:sz w:val="28"/>
          <w:spacing w:val="1"/>
        </w:rPr>
        <w:t vyd:_id="vyd:000000000002jj" xml:space="preserve"> </w:t>
      </w:r>
      <w:r>
        <w:rPr>
          <w:rFonts w:eastAsia="Times New Roman" w:cs="Times New Roman"/>
          <w:sz w:val="28"/>
        </w:rPr>
        <w:t vyd:_id="vyd:000000000002ji">правило:</w:t>
      </w:r>
      <w:r>
        <w:rPr>
          <w:rFonts w:eastAsia="Times New Roman" w:cs="Times New Roman"/>
          <w:sz w:val="28"/>
          <w:spacing w:val="-3"/>
        </w:rPr>
        <w:t vyd:_id="vyd:000000000002jh" xml:space="preserve"> </w:t>
      </w:r>
      <w:r>
        <w:rPr>
          <w:rFonts w:eastAsia="Times New Roman" w:cs="Times New Roman"/>
          <w:sz w:val="28"/>
        </w:rPr>
        <w:t vyd:_id="vyd:000000000002jg">никто</w:t>
      </w:r>
      <w:r>
        <w:rPr>
          <w:rFonts w:eastAsia="Times New Roman" w:cs="Times New Roman"/>
          <w:sz w:val="28"/>
          <w:spacing w:val="-2"/>
        </w:rPr>
        <w:t vyd:_id="vyd:000000000002jf" xml:space="preserve"> </w:t>
      </w:r>
      <w:r>
        <w:rPr>
          <w:rFonts w:eastAsia="Times New Roman" w:cs="Times New Roman"/>
          <w:sz w:val="28"/>
        </w:rPr>
        <w:t vyd:_id="vyd:000000000002je">не</w:t>
      </w:r>
      <w:r>
        <w:rPr>
          <w:rFonts w:eastAsia="Times New Roman" w:cs="Times New Roman"/>
          <w:sz w:val="28"/>
          <w:spacing w:val="-2"/>
        </w:rPr>
        <w:t vyd:_id="vyd:000000000002jd" xml:space="preserve"> </w:t>
      </w:r>
      <w:r>
        <w:rPr>
          <w:rFonts w:eastAsia="Times New Roman" w:cs="Times New Roman"/>
          <w:sz w:val="28"/>
        </w:rPr>
        <w:t vyd:_id="vyd:000000000002jc">должен</w:t>
      </w:r>
      <w:r>
        <w:rPr>
          <w:rFonts w:eastAsia="Times New Roman" w:cs="Times New Roman"/>
          <w:sz w:val="28"/>
          <w:spacing w:val="-3"/>
        </w:rPr>
        <w:t vyd:_id="vyd:000000000002jb" xml:space="preserve"> </w:t>
      </w:r>
      <w:r>
        <w:rPr>
          <w:rFonts w:eastAsia="Times New Roman" w:cs="Times New Roman"/>
          <w:sz w:val="28"/>
        </w:rPr>
        <w:t vyd:_id="vyd:000000000002ja">быть</w:t>
      </w:r>
      <w:r>
        <w:rPr>
          <w:rFonts w:eastAsia="Times New Roman" w:cs="Times New Roman"/>
          <w:sz w:val="28"/>
          <w:spacing w:val="-2"/>
        </w:rPr>
        <w:t vyd:_id="vyd:000000000002j9" xml:space="preserve"> </w:t>
      </w:r>
      <w:r>
        <w:rPr>
          <w:rFonts w:eastAsia="Times New Roman" w:cs="Times New Roman"/>
          <w:sz w:val="28"/>
        </w:rPr>
        <w:t vyd:_id="vyd:000000000002j8">обогащен за</w:t>
      </w:r>
      <w:r>
        <w:rPr>
          <w:rFonts w:eastAsia="Times New Roman" w:cs="Times New Roman"/>
          <w:sz w:val="28"/>
          <w:spacing w:val="-2"/>
        </w:rPr>
        <w:t vyd:_id="vyd:000000000002j7" xml:space="preserve"> </w:t>
      </w:r>
      <w:r>
        <w:rPr>
          <w:rFonts w:eastAsia="Times New Roman" w:cs="Times New Roman"/>
          <w:sz w:val="28"/>
        </w:rPr>
        <w:t vyd:_id="vyd:000000000002j6">чей-либо</w:t>
      </w:r>
      <w:r>
        <w:rPr>
          <w:rFonts w:eastAsia="Times New Roman" w:cs="Times New Roman"/>
          <w:sz w:val="28"/>
          <w:spacing w:val="-2"/>
        </w:rPr>
        <w:t vyd:_id="vyd:000000000002j5" xml:space="preserve"> </w:t>
      </w:r>
      <w:r>
        <w:rPr>
          <w:rFonts w:eastAsia="Times New Roman" w:cs="Times New Roman"/>
          <w:sz w:val="28"/>
        </w:rPr>
        <w:t vyd:_id="vyd:000000000002j4">счет.</w:t>
      </w:r>
    </w:p>
    <w:p w14:paraId="7CEFFF65" w14:textId="11D30D43" w:rsidR="008F33DC" w:rsidRPr="00321B78" w:rsidRDefault="008F33DC" w:rsidP="008F33DC" vyd:_id="vyd:000000000002fw">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j2">Возникновение</w:t>
      </w:r>
      <w:r>
        <w:rPr>
          <w:rFonts w:eastAsia="Times New Roman" w:cs="Times New Roman"/>
          <w:sz w:val="28"/>
          <w:spacing w:val="21"/>
        </w:rPr>
        <w:t vyd:_id="vyd:000000000002j1" xml:space="preserve"> </w:t>
      </w:r>
      <w:r>
        <w:rPr>
          <w:rFonts w:eastAsia="Times New Roman" w:cs="Times New Roman"/>
          <w:sz w:val="28"/>
        </w:rPr>
        <w:t vyd:_id="vyd:000000000002j0">К</w:t>
      </w:r>
      <w:r>
        <w:rPr>
          <w:rFonts w:eastAsia="Times New Roman" w:cs="Times New Roman"/>
          <w:sz w:val="28"/>
        </w:rPr>
        <w:t vyd:_id="vyd:000000000002iz">одекса</w:t>
      </w:r>
      <w:r>
        <w:rPr>
          <w:rFonts w:eastAsia="Times New Roman" w:cs="Times New Roman"/>
          <w:sz w:val="28"/>
          <w:spacing w:val="20"/>
        </w:rPr>
        <w:t vyd:_id="vyd:000000000002iy" xml:space="preserve"> </w:t>
      </w:r>
      <w:r>
        <w:rPr>
          <w:rFonts w:eastAsia="Times New Roman" w:cs="Times New Roman"/>
          <w:sz w:val="28"/>
        </w:rPr>
        <w:t vyd:_id="vyd:000000000002ix">было обусловлено</w:t>
      </w:r>
      <w:r>
        <w:rPr>
          <w:rFonts w:eastAsia="Times New Roman" w:cs="Times New Roman"/>
          <w:sz w:val="28"/>
          <w:spacing w:val="1"/>
        </w:rPr>
        <w:t vyd:_id="vyd:000000000002iw" xml:space="preserve"> </w:t>
      </w:r>
      <w:r>
        <w:rPr>
          <w:rFonts w:eastAsia="Times New Roman" w:cs="Times New Roman"/>
          <w:sz w:val="28"/>
        </w:rPr>
        <w:t vyd:_id="vyd:000000000002iv">изобилием</w:t>
      </w:r>
      <w:r>
        <w:rPr>
          <w:rFonts w:eastAsia="Times New Roman" w:cs="Times New Roman"/>
          <w:sz w:val="28"/>
          <w:spacing w:val="1"/>
        </w:rPr>
        <w:t vyd:_id="vyd:000000000002iu" xml:space="preserve"> </w:t>
      </w:r>
      <w:r>
        <w:rPr>
          <w:rFonts w:eastAsia="Times New Roman" w:cs="Times New Roman"/>
          <w:sz w:val="28"/>
        </w:rPr>
        <w:t vyd:_id="vyd:000000000002it">несогласованных</w:t>
      </w:r>
      <w:r>
        <w:rPr>
          <w:rFonts w:eastAsia="Times New Roman" w:cs="Times New Roman"/>
          <w:sz w:val="28"/>
          <w:spacing w:val="1"/>
        </w:rPr>
        <w:t vyd:_id="vyd:000000000002is" xml:space="preserve"> </w:t>
      </w:r>
      <w:r>
        <w:rPr>
          <w:rFonts w:eastAsia="Times New Roman" w:cs="Times New Roman"/>
          <w:sz w:val="28"/>
        </w:rPr>
        <w:t vyd:_id="vyd:000000000002ir">и</w:t>
      </w:r>
      <w:r>
        <w:rPr>
          <w:rFonts w:eastAsia="Times New Roman" w:cs="Times New Roman"/>
          <w:sz w:val="28"/>
          <w:spacing w:val="1"/>
        </w:rPr>
        <w:t vyd:_id="vyd:000000000002iq" xml:space="preserve"> </w:t>
      </w:r>
      <w:r>
        <w:rPr>
          <w:rFonts w:eastAsia="Times New Roman" w:cs="Times New Roman"/>
          <w:sz w:val="28"/>
        </w:rPr>
        <w:t vyd:_id="vyd:000000000002ip">разрозненных</w:t>
      </w:r>
      <w:r>
        <w:rPr>
          <w:rFonts w:eastAsia="Times New Roman" w:cs="Times New Roman"/>
          <w:sz w:val="28"/>
          <w:spacing w:val="1"/>
        </w:rPr>
        <w:t vyd:_id="vyd:000000000002io" xml:space="preserve"> </w:t>
      </w:r>
      <w:r>
        <w:rPr>
          <w:rFonts w:eastAsia="Times New Roman" w:cs="Times New Roman"/>
          <w:sz w:val="28"/>
        </w:rPr>
        <w:t vyd:_id="vyd:000000000002in">источников</w:t>
      </w:r>
      <w:r>
        <w:rPr>
          <w:rFonts w:eastAsia="Times New Roman" w:cs="Times New Roman"/>
          <w:sz w:val="28"/>
          <w:spacing w:val="1"/>
        </w:rPr>
        <w:t vyd:_id="vyd:000000000002im" xml:space="preserve"> </w:t>
      </w:r>
      <w:r>
        <w:rPr>
          <w:rFonts w:eastAsia="Times New Roman" w:cs="Times New Roman"/>
          <w:sz w:val="28"/>
        </w:rPr>
        <w:t vyd:_id="vyd:000000000002il">гражданского</w:t>
      </w:r>
      <w:r>
        <w:rPr>
          <w:rFonts w:eastAsia="Times New Roman" w:cs="Times New Roman"/>
          <w:sz w:val="28"/>
          <w:spacing w:val="1"/>
        </w:rPr>
        <w:t vyd:_id="vyd:000000000002ik" xml:space="preserve"> </w:t>
      </w:r>
      <w:r>
        <w:rPr>
          <w:rFonts w:eastAsia="Times New Roman" w:cs="Times New Roman"/>
          <w:sz w:val="28"/>
        </w:rPr>
        <w:t vyd:_id="vyd:000000000002ij">права,</w:t>
      </w:r>
      <w:r>
        <w:rPr>
          <w:rFonts w:eastAsia="Times New Roman" w:cs="Times New Roman"/>
          <w:sz w:val="28"/>
          <w:spacing w:val="1"/>
        </w:rPr>
        <w:t vyd:_id="vyd:000000000002ii" xml:space="preserve"> </w:t>
      </w:r>
      <w:r>
        <w:rPr>
          <w:rFonts w:eastAsia="Times New Roman" w:cs="Times New Roman"/>
          <w:sz w:val="28"/>
        </w:rPr>
        <w:t vyd:_id="vyd:000000000002ih">состоявших</w:t>
      </w:r>
      <w:r>
        <w:rPr>
          <w:rFonts w:eastAsia="Times New Roman" w:cs="Times New Roman"/>
          <w:sz w:val="28"/>
          <w:spacing w:val="1"/>
        </w:rPr>
        <w:t vyd:_id="vyd:000000000002ig" xml:space="preserve"> </w:t>
      </w:r>
      <w:r>
        <w:rPr>
          <w:rFonts w:eastAsia="Times New Roman" w:cs="Times New Roman"/>
          <w:sz w:val="28"/>
        </w:rPr>
        <w:t vyd:_id="vyd:000000000002if">из</w:t>
      </w:r>
      <w:r>
        <w:rPr>
          <w:rFonts w:eastAsia="Times New Roman" w:cs="Times New Roman"/>
          <w:sz w:val="28"/>
          <w:spacing w:val="1"/>
        </w:rPr>
        <w:t vyd:_id="vyd:000000000002ie" xml:space="preserve"> </w:t>
      </w:r>
      <w:r>
        <w:rPr>
          <w:rFonts w:eastAsia="Times New Roman" w:cs="Times New Roman"/>
          <w:sz w:val="28"/>
        </w:rPr>
        <w:t vyd:_id="vyd:000000000002id">обычаев</w:t>
      </w:r>
      <w:r>
        <w:rPr>
          <w:rFonts w:eastAsia="Times New Roman" w:cs="Times New Roman"/>
          <w:sz w:val="28"/>
          <w:spacing w:val="1"/>
        </w:rPr>
        <w:t vyd:_id="vyd:000000000002ic" xml:space="preserve"> </w:t>
      </w:r>
      <w:r>
        <w:rPr>
          <w:rFonts w:eastAsia="Times New Roman" w:cs="Times New Roman"/>
          <w:sz w:val="28"/>
        </w:rPr>
        <w:t vyd:_id="vyd:000000000002ib">(кутюмов),</w:t>
      </w:r>
      <w:r>
        <w:rPr>
          <w:rFonts w:eastAsia="Times New Roman" w:cs="Times New Roman"/>
          <w:sz w:val="28"/>
          <w:spacing w:val="1"/>
        </w:rPr>
        <w:t vyd:_id="vyd:000000000002ia" xml:space="preserve"> </w:t>
      </w:r>
      <w:r>
        <w:rPr>
          <w:rFonts w:eastAsia="Times New Roman" w:cs="Times New Roman"/>
          <w:sz w:val="28"/>
        </w:rPr>
        <w:t vyd:_id="vyd:000000000002i9">классического</w:t>
      </w:r>
      <w:r>
        <w:rPr>
          <w:rFonts w:eastAsia="Times New Roman" w:cs="Times New Roman"/>
          <w:sz w:val="28"/>
          <w:spacing w:val="1"/>
        </w:rPr>
        <w:t vyd:_id="vyd:000000000002i8" xml:space="preserve"> </w:t>
      </w:r>
      <w:r>
        <w:rPr>
          <w:rFonts w:eastAsia="Times New Roman" w:cs="Times New Roman"/>
          <w:sz w:val="28"/>
        </w:rPr>
        <w:t vyd:_id="vyd:000000000002i7">римского права, трудов юристов того времени, «промежуточное» право</w:t>
      </w:r>
      <w:r>
        <w:rPr>
          <w:rFonts w:eastAsia="Times New Roman" w:cs="Times New Roman"/>
          <w:sz w:val="28"/>
          <w:spacing w:val="1"/>
        </w:rPr>
        <w:t vyd:_id="vyd:000000000002i6" xml:space="preserve"> </w:t>
      </w:r>
      <w:r>
        <w:rPr>
          <w:rFonts w:eastAsia="Times New Roman" w:cs="Times New Roman"/>
          <w:sz w:val="28"/>
        </w:rPr>
        <w:t vyd:_id="vyd:000000000002i5">времен</w:t>
      </w:r>
      <w:r>
        <w:rPr>
          <w:rFonts w:eastAsia="Times New Roman" w:cs="Times New Roman"/>
          <w:sz w:val="28"/>
          <w:spacing w:val="1"/>
        </w:rPr>
        <w:t vyd:_id="vyd:000000000002i4" xml:space="preserve"> </w:t>
      </w:r>
      <w:r>
        <w:rPr>
          <w:rFonts w:eastAsia="Times New Roman" w:cs="Times New Roman"/>
          <w:sz w:val="28"/>
        </w:rPr>
        <w:t vyd:_id="vyd:000000000002i3">Великой</w:t>
      </w:r>
      <w:r>
        <w:rPr>
          <w:rFonts w:eastAsia="Times New Roman" w:cs="Times New Roman"/>
          <w:sz w:val="28"/>
          <w:spacing w:val="1"/>
        </w:rPr>
        <w:t vyd:_id="vyd:000000000002i2" xml:space="preserve"> </w:t>
      </w:r>
      <w:r>
        <w:rPr>
          <w:rFonts w:eastAsia="Times New Roman" w:cs="Times New Roman"/>
          <w:sz w:val="28"/>
        </w:rPr>
        <w:t vyd:_id="vyd:000000000002i1">французской</w:t>
      </w:r>
      <w:r>
        <w:rPr>
          <w:rFonts w:eastAsia="Times New Roman" w:cs="Times New Roman"/>
          <w:sz w:val="28"/>
          <w:spacing w:val="1"/>
        </w:rPr>
        <w:t vyd:_id="vyd:000000000002i0" xml:space="preserve"> </w:t>
      </w:r>
      <w:r>
        <w:rPr>
          <w:rFonts w:eastAsia="Times New Roman" w:cs="Times New Roman"/>
          <w:sz w:val="28"/>
        </w:rPr>
        <w:t vyd:_id="vyd:000000000002hz">революции,</w:t>
      </w:r>
      <w:r>
        <w:rPr>
          <w:rFonts w:eastAsia="Times New Roman" w:cs="Times New Roman"/>
          <w:sz w:val="28"/>
          <w:spacing w:val="1"/>
        </w:rPr>
        <w:t vyd:_id="vyd:000000000002hy" xml:space="preserve"> </w:t>
      </w:r>
      <w:r>
        <w:rPr>
          <w:rFonts w:eastAsia="Times New Roman" w:cs="Times New Roman"/>
          <w:sz w:val="28"/>
        </w:rPr>
        <w:t vyd:_id="vyd:000000000002hx">а</w:t>
      </w:r>
      <w:r>
        <w:rPr>
          <w:rFonts w:eastAsia="Times New Roman" w:cs="Times New Roman"/>
          <w:sz w:val="28"/>
          <w:spacing w:val="1"/>
        </w:rPr>
        <w:t vyd:_id="vyd:000000000002hw" xml:space="preserve"> </w:t>
      </w:r>
      <w:r>
        <w:rPr>
          <w:rFonts w:eastAsia="Times New Roman" w:cs="Times New Roman"/>
          <w:sz w:val="28"/>
        </w:rPr>
        <w:t vyd:_id="vyd:000000000002hv">также</w:t>
      </w:r>
      <w:r>
        <w:rPr>
          <w:rFonts w:eastAsia="Times New Roman" w:cs="Times New Roman"/>
          <w:sz w:val="28"/>
          <w:spacing w:val="1"/>
        </w:rPr>
        <w:t vyd:_id="vyd:000000000002hu" xml:space="preserve"> </w:t>
      </w:r>
      <w:r>
        <w:rPr>
          <w:rFonts w:eastAsia="Times New Roman" w:cs="Times New Roman"/>
          <w:sz w:val="28"/>
        </w:rPr>
        <w:t vyd:_id="vyd:000000000002ht">труды</w:t>
      </w:r>
      <w:r>
        <w:rPr>
          <w:rFonts w:eastAsia="Times New Roman" w:cs="Times New Roman"/>
          <w:sz w:val="28"/>
          <w:spacing w:val="1"/>
        </w:rPr>
        <w:t vyd:_id="vyd:000000000002hs" xml:space="preserve"> </w:t>
      </w:r>
      <w:r>
        <w:rPr>
          <w:rFonts w:eastAsia="Times New Roman" w:cs="Times New Roman"/>
          <w:sz w:val="28"/>
        </w:rPr>
        <w:t vyd:_id="vyd:000000000002hr">великих</w:t>
      </w:r>
      <w:r>
        <w:rPr>
          <w:rFonts w:eastAsia="Times New Roman" w:cs="Times New Roman"/>
          <w:sz w:val="28"/>
          <w:spacing w:val="1"/>
        </w:rPr>
        <w:t vyd:_id="vyd:000000000002hq" xml:space="preserve"> </w:t>
      </w:r>
      <w:r>
        <w:rPr>
          <w:rFonts w:eastAsia="Times New Roman" w:cs="Times New Roman"/>
          <w:sz w:val="28"/>
        </w:rPr>
        <w:t vyd:_id="vyd:000000000002hp">французских</w:t>
      </w:r>
      <w:r>
        <w:rPr>
          <w:rFonts w:eastAsia="Times New Roman" w:cs="Times New Roman"/>
          <w:sz w:val="28"/>
          <w:spacing w:val="1"/>
        </w:rPr>
        <w:t vyd:_id="vyd:000000000002ho" xml:space="preserve"> </w:t>
      </w:r>
      <w:r>
        <w:rPr>
          <w:rFonts w:eastAsia="Times New Roman" w:cs="Times New Roman"/>
          <w:sz w:val="28"/>
        </w:rPr>
        <w:t vyd:_id="vyd:000000000002hn">просветителей.</w:t>
      </w:r>
      <w:r>
        <w:rPr>
          <w:rFonts w:eastAsia="Times New Roman" w:cs="Times New Roman"/>
          <w:sz w:val="28"/>
          <w:spacing w:val="1"/>
        </w:rPr>
        <w:t vyd:_id="vyd:000000000002hm" xml:space="preserve"> </w:t>
      </w:r>
      <w:r>
        <w:rPr>
          <w:rFonts w:eastAsia="Times New Roman" w:cs="Times New Roman"/>
          <w:sz w:val="28"/>
        </w:rPr>
        <w:t vyd:_id="vyd:000000000002hl">Таким</w:t>
      </w:r>
      <w:r>
        <w:rPr>
          <w:rFonts w:eastAsia="Times New Roman" w:cs="Times New Roman"/>
          <w:sz w:val="28"/>
          <w:spacing w:val="1"/>
        </w:rPr>
        <w:t vyd:_id="vyd:000000000002hk" xml:space="preserve"> </w:t>
      </w:r>
      <w:r>
        <w:rPr>
          <w:rFonts w:eastAsia="Times New Roman" w:cs="Times New Roman"/>
          <w:sz w:val="28"/>
        </w:rPr>
        <w:t vyd:_id="vyd:000000000002hj">образом,</w:t>
      </w:r>
      <w:r>
        <w:rPr>
          <w:rFonts w:eastAsia="Times New Roman" w:cs="Times New Roman"/>
          <w:sz w:val="28"/>
          <w:spacing w:val="1"/>
        </w:rPr>
        <w:t vyd:_id="vyd:000000000002hi" xml:space="preserve"> </w:t>
      </w:r>
      <w:r>
        <w:rPr>
          <w:rFonts w:eastAsia="Times New Roman" w:cs="Times New Roman"/>
          <w:sz w:val="28"/>
        </w:rPr>
        <w:t vyd:_id="vyd:000000000002hh">Наполеон,</w:t>
      </w:r>
      <w:r>
        <w:rPr>
          <w:rFonts w:eastAsia="Times New Roman" w:cs="Times New Roman"/>
          <w:sz w:val="28"/>
          <w:spacing w:val="1"/>
        </w:rPr>
        <w:t vyd:_id="vyd:000000000002hg" xml:space="preserve"> </w:t>
      </w:r>
      <w:r>
        <w:rPr>
          <w:rFonts w:eastAsia="Times New Roman" w:cs="Times New Roman"/>
          <w:sz w:val="28"/>
        </w:rPr>
        <w:t vyd:_id="vyd:000000000002hf">вдохновляясь</w:t>
      </w:r>
      <w:r>
        <w:rPr>
          <w:rFonts w:eastAsia="Times New Roman" w:cs="Times New Roman"/>
          <w:sz w:val="28"/>
          <w:spacing w:val="1"/>
        </w:rPr>
        <w:t vyd:_id="vyd:000000000002he" xml:space="preserve"> </w:t>
      </w:r>
      <w:r>
        <w:rPr>
          <w:rFonts w:eastAsia="Times New Roman" w:cs="Times New Roman"/>
          <w:sz w:val="28"/>
        </w:rPr>
        <w:t vyd:_id="vyd:000000000002hd">классическим</w:t>
      </w:r>
      <w:r>
        <w:rPr>
          <w:rFonts w:eastAsia="Times New Roman" w:cs="Times New Roman"/>
          <w:sz w:val="28"/>
          <w:spacing w:val="42"/>
        </w:rPr>
        <w:t vyd:_id="vyd:000000000002hc" xml:space="preserve"> </w:t>
      </w:r>
      <w:r>
        <w:rPr>
          <w:rFonts w:eastAsia="Times New Roman" w:cs="Times New Roman"/>
          <w:sz w:val="28"/>
        </w:rPr>
        <w:t vyd:_id="vyd:000000000002hb">римским</w:t>
      </w:r>
      <w:r>
        <w:rPr>
          <w:rFonts w:eastAsia="Times New Roman" w:cs="Times New Roman"/>
          <w:sz w:val="28"/>
          <w:spacing w:val="41"/>
        </w:rPr>
        <w:t vyd:_id="vyd:000000000002ha" xml:space="preserve"> </w:t>
      </w:r>
      <w:r>
        <w:rPr>
          <w:rFonts w:eastAsia="Times New Roman" w:cs="Times New Roman"/>
          <w:sz w:val="28"/>
        </w:rPr>
        <w:t vyd:_id="vyd:000000000002h9">правом</w:t>
      </w:r>
      <w:r>
        <w:rPr>
          <w:rFonts w:eastAsia="Times New Roman" w:cs="Times New Roman"/>
          <w:sz w:val="28"/>
          <w:spacing w:val="42"/>
        </w:rPr>
        <w:t vyd:_id="vyd:000000000002h8" xml:space="preserve"> </w:t>
      </w:r>
      <w:r>
        <w:rPr>
          <w:rFonts w:eastAsia="Times New Roman" w:cs="Times New Roman"/>
          <w:sz w:val="28"/>
        </w:rPr>
        <w:t vyd:_id="vyd:000000000002h7">объединил</w:t>
      </w:r>
      <w:r>
        <w:rPr>
          <w:rFonts w:eastAsia="Times New Roman" w:cs="Times New Roman"/>
          <w:sz w:val="28"/>
          <w:spacing w:val="42"/>
        </w:rPr>
        <w:t vyd:_id="vyd:000000000002h6" xml:space="preserve"> </w:t>
      </w:r>
      <w:r>
        <w:rPr>
          <w:rFonts w:eastAsia="Times New Roman" w:cs="Times New Roman"/>
          <w:sz w:val="28"/>
        </w:rPr>
        <w:t vyd:_id="vyd:000000000002h5">все</w:t>
      </w:r>
      <w:r>
        <w:rPr>
          <w:rFonts w:eastAsia="Times New Roman" w:cs="Times New Roman"/>
          <w:sz w:val="28"/>
          <w:spacing w:val="45"/>
        </w:rPr>
        <w:t vyd:_id="vyd:000000000002h4" xml:space="preserve"> </w:t>
      </w:r>
      <w:r>
        <w:rPr>
          <w:rFonts w:eastAsia="Times New Roman" w:cs="Times New Roman"/>
          <w:sz w:val="28"/>
        </w:rPr>
        <w:t vyd:_id="vyd:000000000002h3">источники</w:t>
      </w:r>
      <w:r>
        <w:rPr>
          <w:rFonts w:eastAsia="Times New Roman" w:cs="Times New Roman"/>
          <w:sz w:val="28"/>
          <w:spacing w:val="43"/>
        </w:rPr>
        <w:t vyd:_id="vyd:000000000002h2" xml:space="preserve"> </w:t>
      </w:r>
      <w:r>
        <w:rPr>
          <w:rFonts w:eastAsia="Times New Roman" w:cs="Times New Roman"/>
          <w:sz w:val="28"/>
        </w:rPr>
        <w:t vyd:_id="vyd:000000000002h1">действовавшие</w:t>
      </w:r>
      <w:r>
        <w:rPr>
          <w:rFonts w:eastAsia="Times New Roman" w:cs="Times New Roman"/>
          <w:sz w:val="28"/>
          <w:spacing w:val="-67"/>
        </w:rPr>
        <w:t vyd:_id="vyd:000000000002h0" xml:space="preserve"> </w:t>
      </w:r>
      <w:r>
        <w:rPr>
          <w:rFonts w:eastAsia="Times New Roman" w:cs="Times New Roman"/>
          <w:sz w:val="28"/>
        </w:rPr>
        <w:t vyd:_id="vyd:000000000002gz">на тот момент в 3 книги, распределив статьи о гражданстве, гражданском</w:t>
      </w:r>
      <w:r>
        <w:rPr>
          <w:rFonts w:eastAsia="Times New Roman" w:cs="Times New Roman"/>
          <w:sz w:val="28"/>
          <w:spacing w:val="1"/>
        </w:rPr>
        <w:t vyd:_id="vyd:000000000002gy" xml:space="preserve"> </w:t>
      </w:r>
      <w:r>
        <w:rPr>
          <w:rFonts w:eastAsia="Times New Roman" w:cs="Times New Roman"/>
          <w:sz w:val="28"/>
        </w:rPr>
        <w:t vyd:_id="vyd:000000000002gx">состоянии, семейном, опекунском праве в первый том, второй том был</w:t>
      </w:r>
      <w:r>
        <w:rPr>
          <w:rFonts w:eastAsia="Times New Roman" w:cs="Times New Roman"/>
          <w:sz w:val="28"/>
          <w:spacing w:val="1"/>
        </w:rPr>
        <w:t vyd:_id="vyd:000000000002gw" xml:space="preserve"> </w:t>
      </w:r>
      <w:r>
        <w:rPr>
          <w:rFonts w:eastAsia="Times New Roman" w:cs="Times New Roman"/>
          <w:sz w:val="28"/>
        </w:rPr>
        <w:t vyd:_id="vyd:000000000002gv">посвящен</w:t>
      </w:r>
      <w:r>
        <w:rPr>
          <w:rFonts w:eastAsia="Times New Roman" w:cs="Times New Roman"/>
          <w:sz w:val="28"/>
          <w:spacing w:val="1"/>
        </w:rPr>
        <w:t vyd:_id="vyd:000000000002gu" xml:space="preserve"> </w:t>
      </w:r>
      <w:r>
        <w:rPr>
          <w:rFonts w:eastAsia="Times New Roman" w:cs="Times New Roman"/>
          <w:sz w:val="28"/>
        </w:rPr>
        <w:t vyd:_id="vyd:000000000002gt">отношениям</w:t>
      </w:r>
      <w:r>
        <w:rPr>
          <w:rFonts w:eastAsia="Times New Roman" w:cs="Times New Roman"/>
          <w:sz w:val="28"/>
          <w:spacing w:val="1"/>
        </w:rPr>
        <w:t vyd:_id="vyd:000000000002gs" xml:space="preserve"> </w:t>
      </w:r>
      <w:r>
        <w:rPr>
          <w:rFonts w:eastAsia="Times New Roman" w:cs="Times New Roman"/>
          <w:sz w:val="28"/>
        </w:rPr>
        <w:t vyd:_id="vyd:000000000002gr">собственности,</w:t>
      </w:r>
      <w:r>
        <w:rPr>
          <w:rFonts w:eastAsia="Times New Roman" w:cs="Times New Roman"/>
          <w:sz w:val="28"/>
          <w:spacing w:val="1"/>
        </w:rPr>
        <w:t vyd:_id="vyd:000000000002gq" xml:space="preserve"> </w:t>
      </w:r>
      <w:r>
        <w:rPr>
          <w:rFonts w:eastAsia="Times New Roman" w:cs="Times New Roman"/>
          <w:sz w:val="28"/>
        </w:rPr>
        <w:t vyd:_id="vyd:000000000002gp">а</w:t>
      </w:r>
      <w:r>
        <w:rPr>
          <w:rFonts w:eastAsia="Times New Roman" w:cs="Times New Roman"/>
          <w:sz w:val="28"/>
          <w:spacing w:val="1"/>
        </w:rPr>
        <w:t vyd:_id="vyd:000000000002go" xml:space="preserve"> </w:t>
      </w:r>
      <w:r>
        <w:rPr>
          <w:rFonts w:eastAsia="Times New Roman" w:cs="Times New Roman"/>
          <w:sz w:val="28"/>
        </w:rPr>
        <w:t vyd:_id="vyd:000000000002gn">третья</w:t>
      </w:r>
      <w:r>
        <w:rPr>
          <w:rFonts w:eastAsia="Times New Roman" w:cs="Times New Roman"/>
          <w:sz w:val="28"/>
          <w:spacing w:val="1"/>
        </w:rPr>
        <w:t vyd:_id="vyd:000000000002gm" xml:space="preserve"> </w:t>
      </w:r>
      <w:r>
        <w:rPr>
          <w:rFonts w:eastAsia="Times New Roman" w:cs="Times New Roman"/>
          <w:sz w:val="28"/>
        </w:rPr>
        <w:t vyd:_id="vyd:000000000002gl">книга</w:t>
      </w:r>
      <w:r>
        <w:rPr>
          <w:rFonts w:eastAsia="Times New Roman" w:cs="Times New Roman"/>
          <w:sz w:val="28"/>
          <w:spacing w:val="1"/>
        </w:rPr>
        <w:t vyd:_id="vyd:000000000002gk" xml:space="preserve"> </w:t>
      </w:r>
      <w:r>
        <w:rPr>
          <w:rFonts w:eastAsia="Times New Roman" w:cs="Times New Roman"/>
          <w:sz w:val="28"/>
        </w:rPr>
        <w:t vyd:_id="vyd:000000000002gj">отдана</w:t>
      </w:r>
      <w:r>
        <w:rPr>
          <w:rFonts w:eastAsia="Times New Roman" w:cs="Times New Roman"/>
          <w:sz w:val="28"/>
          <w:spacing w:val="1"/>
        </w:rPr>
        <w:t vyd:_id="vyd:000000000002gi" xml:space="preserve"> </w:t>
      </w:r>
      <w:r>
        <w:rPr>
          <w:rFonts w:eastAsia="Times New Roman" w:cs="Times New Roman"/>
          <w:sz w:val="28"/>
        </w:rPr>
        <w:t vyd:_id="vyd:000000000002gh">нормам,</w:t>
      </w:r>
      <w:r>
        <w:rPr>
          <w:rFonts w:eastAsia="Times New Roman" w:cs="Times New Roman"/>
          <w:sz w:val="28"/>
          <w:spacing w:val="1"/>
        </w:rPr>
        <w:t vyd:_id="vyd:000000000002gg" xml:space="preserve"> </w:t>
      </w:r>
      <w:r>
        <w:rPr>
          <w:rFonts w:eastAsia="Times New Roman" w:cs="Times New Roman"/>
          <w:sz w:val="28"/>
        </w:rPr>
        <w:t vyd:_id="vyd:000000000002gf">регулирующим</w:t>
      </w:r>
      <w:r>
        <w:rPr>
          <w:rFonts w:eastAsia="Times New Roman" w:cs="Times New Roman"/>
          <w:sz w:val="28"/>
          <w:spacing w:val="1"/>
        </w:rPr>
        <w:t vyd:_id="vyd:000000000002ge" xml:space="preserve"> </w:t>
      </w:r>
      <w:r>
        <w:rPr>
          <w:rFonts w:eastAsia="Times New Roman" w:cs="Times New Roman"/>
          <w:sz w:val="28"/>
        </w:rPr>
        <w:t vyd:_id="vyd:000000000002gd">отношения</w:t>
      </w:r>
      <w:r>
        <w:rPr>
          <w:rFonts w:eastAsia="Times New Roman" w:cs="Times New Roman"/>
          <w:sz w:val="28"/>
          <w:spacing w:val="1"/>
        </w:rPr>
        <w:t vyd:_id="vyd:000000000002gc" xml:space="preserve"> </w:t>
      </w:r>
      <w:r>
        <w:rPr>
          <w:rFonts w:eastAsia="Times New Roman" w:cs="Times New Roman"/>
          <w:sz w:val="28"/>
        </w:rPr>
        <w:t vyd:_id="vyd:000000000002gb">с</w:t>
      </w:r>
      <w:r>
        <w:rPr>
          <w:rFonts w:eastAsia="Times New Roman" w:cs="Times New Roman"/>
          <w:sz w:val="28"/>
          <w:spacing w:val="1"/>
        </w:rPr>
        <w:t vyd:_id="vyd:000000000002ga" xml:space="preserve"> </w:t>
      </w:r>
      <w:r>
        <w:rPr>
          <w:rFonts w:eastAsia="Times New Roman" w:cs="Times New Roman"/>
          <w:sz w:val="28"/>
        </w:rPr>
        <w:t vyd:_id="vyd:000000000002g9">собственностью,</w:t>
      </w:r>
      <w:r>
        <w:rPr>
          <w:rFonts w:eastAsia="Times New Roman" w:cs="Times New Roman"/>
          <w:sz w:val="28"/>
          <w:spacing w:val="1"/>
        </w:rPr>
        <w:t vyd:_id="vyd:000000000002g8" xml:space="preserve"> </w:t>
      </w:r>
      <w:r>
        <w:rPr>
          <w:rFonts w:eastAsia="Times New Roman" w:cs="Times New Roman"/>
          <w:sz w:val="28"/>
        </w:rPr>
        <w:t vyd:_id="vyd:000000000002g7">включая</w:t>
      </w:r>
      <w:r>
        <w:rPr>
          <w:rFonts w:eastAsia="Times New Roman" w:cs="Times New Roman"/>
          <w:sz w:val="28"/>
          <w:spacing w:val="1"/>
        </w:rPr>
        <w:t vyd:_id="vyd:000000000002g6" xml:space="preserve"> </w:t>
      </w:r>
      <w:r>
        <w:rPr>
          <w:rFonts w:eastAsia="Times New Roman" w:cs="Times New Roman"/>
          <w:sz w:val="28"/>
        </w:rPr>
        <w:t vyd:_id="vyd:000000000002g5">наследственное</w:t>
      </w:r>
      <w:r>
        <w:rPr>
          <w:rFonts w:eastAsia="Times New Roman" w:cs="Times New Roman"/>
          <w:sz w:val="28"/>
          <w:spacing w:val="1"/>
        </w:rPr>
        <w:t vyd:_id="vyd:000000000002g4" xml:space="preserve"> </w:t>
      </w:r>
      <w:r>
        <w:rPr>
          <w:rFonts w:eastAsia="Times New Roman" w:cs="Times New Roman"/>
          <w:sz w:val="28"/>
        </w:rPr>
        <w:t vyd:_id="vyd:000000000002g3">право,</w:t>
      </w:r>
      <w:r>
        <w:rPr>
          <w:rFonts w:eastAsia="Times New Roman" w:cs="Times New Roman"/>
          <w:sz w:val="28"/>
          <w:spacing w:val="-2"/>
        </w:rPr>
        <w:t vyd:_id="vyd:000000000002g2" xml:space="preserve"> </w:t>
      </w:r>
      <w:r>
        <w:rPr>
          <w:rFonts w:eastAsia="Times New Roman" w:cs="Times New Roman"/>
          <w:sz w:val="28"/>
        </w:rPr>
        <w:t vyd:_id="vyd:000000000002g1">обязательственное</w:t>
      </w:r>
      <w:r>
        <w:rPr>
          <w:rFonts w:eastAsia="Times New Roman" w:cs="Times New Roman"/>
          <w:sz w:val="28"/>
          <w:spacing w:val="-2"/>
        </w:rPr>
        <w:t vyd:_id="vyd:000000000002g0" xml:space="preserve"> </w:t>
      </w:r>
      <w:r>
        <w:rPr>
          <w:rFonts w:eastAsia="Times New Roman" w:cs="Times New Roman"/>
          <w:sz w:val="28"/>
        </w:rPr>
        <w:t vyd:_id="vyd:000000000002fz">и иные</w:t>
      </w:r>
      <w:r>
        <w:rPr>
          <w:rFonts w:eastAsia="Times New Roman" w:cs="Times New Roman"/>
          <w:sz w:val="28"/>
          <w:spacing w:val="-2"/>
        </w:rPr>
        <w:t vyd:_id="vyd:000000000002fy" xml:space="preserve"> </w:t>
      </w:r>
      <w:r>
        <w:rPr>
          <w:rFonts w:eastAsia="Times New Roman" w:cs="Times New Roman"/>
          <w:sz w:val="28"/>
        </w:rPr>
        <w:t vyd:_id="vyd:000000000002fx">группы прав.</w:t>
      </w:r>
    </w:p>
    <w:p w14:paraId="1E25BF14" w14:textId="77777777" w:rsidR="008F33DC" w:rsidRPr="00321B78" w:rsidRDefault="008F33DC" w:rsidP="008F33DC" vyd:_id="vyd:000000000002fm">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fv">Следуя пути римских юристов, Наполеон не оставил без внимания и</w:t>
      </w:r>
      <w:r>
        <w:rPr>
          <w:rFonts w:eastAsia="Times New Roman" w:cs="Times New Roman"/>
          <w:sz w:val="28"/>
          <w:spacing w:val="1"/>
        </w:rPr>
        <w:t vyd:_id="vyd:000000000002fu" xml:space="preserve"> </w:t>
      </w:r>
      <w:r>
        <w:rPr>
          <w:rFonts w:eastAsia="Times New Roman" w:cs="Times New Roman"/>
          <w:sz w:val="28"/>
        </w:rPr>
        <w:t vyd:_id="vyd:000000000002ft">такую</w:t>
      </w:r>
      <w:r>
        <w:rPr>
          <w:rFonts w:eastAsia="Times New Roman" w:cs="Times New Roman"/>
          <w:sz w:val="28"/>
          <w:spacing w:val="-2"/>
        </w:rPr>
        <w:t vyd:_id="vyd:000000000002fs" xml:space="preserve"> </w:t>
      </w:r>
      <w:r>
        <w:rPr>
          <w:rFonts w:eastAsia="Times New Roman" w:cs="Times New Roman"/>
          <w:sz w:val="28"/>
        </w:rPr>
        <w:t vyd:_id="vyd:000000000002fr">часть норм</w:t>
      </w:r>
      <w:r>
        <w:rPr>
          <w:rFonts w:eastAsia="Times New Roman" w:cs="Times New Roman"/>
          <w:sz w:val="28"/>
          <w:spacing w:val="-2"/>
        </w:rPr>
        <w:t vyd:_id="vyd:000000000002fq" xml:space="preserve"> </w:t>
      </w:r>
      <w:r>
        <w:rPr>
          <w:rFonts w:eastAsia="Times New Roman" w:cs="Times New Roman"/>
          <w:sz w:val="28"/>
        </w:rPr>
        <w:t vyd:_id="vyd:000000000002fp">права как</w:t>
      </w:r>
      <w:r>
        <w:rPr>
          <w:rFonts w:eastAsia="Times New Roman" w:cs="Times New Roman"/>
          <w:sz w:val="28"/>
          <w:spacing w:val="-2"/>
        </w:rPr>
        <w:t vyd:_id="vyd:000000000002fo" xml:space="preserve"> </w:t>
      </w:r>
      <w:r>
        <w:rPr>
          <w:rFonts w:eastAsia="Times New Roman" w:cs="Times New Roman"/>
          <w:sz w:val="28"/>
        </w:rPr>
        <w:t vyd:_id="vyd:000000000002fn">нравственность.</w:t>
      </w:r>
    </w:p>
    <w:p w14:paraId="29201FA2" w14:textId="15C6187D" w:rsidR="008F33DC" w:rsidRPr="00321B78" w:rsidRDefault="008F33DC" w:rsidP="008F33DC" vyd:_id="vyd:000000000002d5">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fl">В</w:t>
      </w:r>
      <w:r>
        <w:rPr>
          <w:rFonts w:eastAsia="Times New Roman" w:cs="Times New Roman"/>
          <w:sz w:val="28"/>
          <w:spacing w:val="1"/>
        </w:rPr>
        <w:t vyd:_id="vyd:000000000002fk" xml:space="preserve"> </w:t>
      </w:r>
      <w:r>
        <w:rPr>
          <w:rFonts w:eastAsia="Times New Roman" w:cs="Times New Roman"/>
          <w:sz w:val="28"/>
        </w:rPr>
        <w:t vyd:_id="vyd:000000000002fj">свое</w:t>
      </w:r>
      <w:r>
        <w:rPr>
          <w:rFonts w:eastAsia="Times New Roman" w:cs="Times New Roman"/>
          <w:sz w:val="28"/>
          <w:spacing w:val="1"/>
        </w:rPr>
        <w:t vyd:_id="vyd:000000000002fi" xml:space="preserve"> </w:t>
      </w:r>
      <w:r>
        <w:rPr>
          <w:rFonts w:eastAsia="Times New Roman" w:cs="Times New Roman"/>
          <w:sz w:val="28"/>
        </w:rPr>
        <w:t vyd:_id="vyd:000000000002fh">время,</w:t>
      </w:r>
      <w:r>
        <w:rPr>
          <w:rFonts w:eastAsia="Times New Roman" w:cs="Times New Roman"/>
          <w:sz w:val="28"/>
          <w:spacing w:val="1"/>
        </w:rPr>
        <w:t vyd:_id="vyd:000000000002fg" xml:space="preserve"> </w:t>
      </w:r>
      <w:r>
        <w:rPr>
          <w:rFonts w:eastAsia="Times New Roman" w:cs="Times New Roman"/>
          <w:sz w:val="28"/>
        </w:rPr>
        <w:t vyd:_id="vyd:000000000002ff">В.А.</w:t>
      </w:r>
      <w:r>
        <w:rPr>
          <w:rFonts w:eastAsia="Times New Roman" w:cs="Times New Roman"/>
          <w:sz w:val="28"/>
          <w:spacing w:val="1"/>
        </w:rPr>
        <w:t vyd:_id="vyd:000000000002fe" xml:space="preserve"> </w:t>
      </w:r>
      <w:r>
        <w:rPr>
          <w:rFonts w:eastAsia="Times New Roman" w:cs="Times New Roman"/>
          <w:sz w:val="28"/>
        </w:rPr>
        <w:t vyd:_id="vyd:000000000002fd">Юшкевич,</w:t>
      </w:r>
      <w:r>
        <w:rPr>
          <w:rFonts w:eastAsia="Times New Roman" w:cs="Times New Roman"/>
          <w:sz w:val="28"/>
          <w:spacing w:val="1"/>
        </w:rPr>
        <w:t vyd:_id="vyd:000000000002fc" xml:space="preserve"> </w:t>
      </w:r>
      <w:r>
        <w:rPr>
          <w:rFonts w:eastAsia="Times New Roman" w:cs="Times New Roman"/>
          <w:sz w:val="28"/>
        </w:rPr>
        <w:t vyd:_id="vyd:000000000002fb">анализируя</w:t>
      </w:r>
      <w:r>
        <w:rPr>
          <w:rFonts w:eastAsia="Times New Roman" w:cs="Times New Roman"/>
          <w:sz w:val="28"/>
          <w:spacing w:val="1"/>
        </w:rPr>
        <w:t vyd:_id="vyd:000000000002fa" xml:space="preserve"> </w:t>
      </w:r>
      <w:r>
        <w:rPr>
          <w:rFonts w:eastAsia="Times New Roman" w:cs="Times New Roman"/>
          <w:sz w:val="28"/>
        </w:rPr>
        <w:t vyd:_id="vyd:000000000002f9">влияние</w:t>
      </w:r>
      <w:r>
        <w:rPr>
          <w:rFonts w:eastAsia="Times New Roman" w:cs="Times New Roman"/>
          <w:sz w:val="28"/>
          <w:spacing w:val="1"/>
        </w:rPr>
        <w:t vyd:_id="vyd:000000000002f8" xml:space="preserve"> </w:t>
      </w:r>
      <w:r>
        <w:rPr>
          <w:rFonts w:eastAsia="Times New Roman" w:cs="Times New Roman"/>
          <w:sz w:val="28"/>
        </w:rPr>
        <w:t vyd:_id="vyd:000000000002f7">Наполеона</w:t>
      </w:r>
      <w:r>
        <w:rPr>
          <w:rFonts w:eastAsia="Times New Roman" w:cs="Times New Roman"/>
          <w:sz w:val="28"/>
          <w:spacing w:val="1"/>
        </w:rPr>
        <w:t vyd:_id="vyd:000000000002f6" xml:space="preserve"> </w:t>
      </w:r>
      <w:r>
        <w:rPr>
          <w:rFonts w:eastAsia="Times New Roman" w:cs="Times New Roman"/>
          <w:sz w:val="28"/>
        </w:rPr>
        <w:t vyd:_id="vyd:000000000002f5">на</w:t>
      </w:r>
      <w:r>
        <w:rPr>
          <w:rFonts w:eastAsia="Times New Roman" w:cs="Times New Roman"/>
          <w:sz w:val="28"/>
          <w:spacing w:val="1"/>
        </w:rPr>
        <w:t vyd:_id="vyd:000000000002f4" xml:space="preserve"> </w:t>
      </w:r>
      <w:r>
        <w:rPr>
          <w:rFonts w:eastAsia="Times New Roman" w:cs="Times New Roman"/>
          <w:sz w:val="28"/>
        </w:rPr>
        <w:t vyd:_id="vyd:000000000002f3">разработку и принятие ГК Франции писал: «Большая часть нашей жизни</w:t>
      </w:r>
      <w:r>
        <w:rPr>
          <w:rFonts w:eastAsia="Times New Roman" w:cs="Times New Roman"/>
          <w:sz w:val="28"/>
          <w:spacing w:val="1"/>
        </w:rPr>
        <w:t vyd:_id="vyd:000000000002f2" xml:space="preserve"> </w:t>
      </w:r>
      <w:r>
        <w:rPr>
          <w:rFonts w:eastAsia="Times New Roman" w:cs="Times New Roman"/>
          <w:sz w:val="28"/>
        </w:rPr>
        <w:t vyd:_id="vyd:000000000002f1">протекает</w:t>
      </w:r>
      <w:r>
        <w:rPr>
          <w:rFonts w:eastAsia="Times New Roman" w:cs="Times New Roman"/>
          <w:sz w:val="28"/>
          <w:spacing w:val="1"/>
        </w:rPr>
        <w:t vyd:_id="vyd:000000000002f0" xml:space="preserve"> </w:t>
      </w:r>
      <w:r>
        <w:rPr>
          <w:rFonts w:eastAsia="Times New Roman" w:cs="Times New Roman"/>
          <w:sz w:val="28"/>
        </w:rPr>
        <w:t vyd:_id="vyd:000000000002ez">не</w:t>
      </w:r>
      <w:r>
        <w:rPr>
          <w:rFonts w:eastAsia="Times New Roman" w:cs="Times New Roman"/>
          <w:sz w:val="28"/>
          <w:spacing w:val="1"/>
        </w:rPr>
        <w:t vyd:_id="vyd:000000000002ey" xml:space="preserve"> </w:t>
      </w:r>
      <w:r>
        <w:rPr>
          <w:rFonts w:eastAsia="Times New Roman" w:cs="Times New Roman"/>
          <w:sz w:val="28"/>
        </w:rPr>
        <w:t vyd:_id="vyd:000000000002ex">под</w:t>
      </w:r>
      <w:r>
        <w:rPr>
          <w:rFonts w:eastAsia="Times New Roman" w:cs="Times New Roman"/>
          <w:sz w:val="28"/>
          <w:spacing w:val="1"/>
        </w:rPr>
        <w:t vyd:_id="vyd:000000000002ew" xml:space="preserve"> </w:t>
      </w:r>
      <w:r>
        <w:rPr>
          <w:rFonts w:eastAsia="Times New Roman" w:cs="Times New Roman"/>
          <w:sz w:val="28"/>
        </w:rPr>
        <w:t vyd:_id="vyd:000000000002ev">господством</w:t>
      </w:r>
      <w:r>
        <w:rPr>
          <w:rFonts w:eastAsia="Times New Roman" w:cs="Times New Roman"/>
          <w:sz w:val="28"/>
          <w:spacing w:val="1"/>
        </w:rPr>
        <w:t vyd:_id="vyd:000000000002eu" xml:space="preserve"> </w:t>
      </w:r>
      <w:r>
        <w:rPr>
          <w:rFonts w:eastAsia="Times New Roman" w:cs="Times New Roman"/>
          <w:sz w:val="28"/>
        </w:rPr>
        <w:t vyd:_id="vyd:000000000002et">норм</w:t>
      </w:r>
      <w:r>
        <w:rPr>
          <w:rFonts w:eastAsia="Times New Roman" w:cs="Times New Roman"/>
          <w:sz w:val="28"/>
          <w:spacing w:val="1"/>
        </w:rPr>
        <w:t vyd:_id="vyd:000000000002es" xml:space="preserve"> </w:t>
      </w:r>
      <w:r>
        <w:rPr>
          <w:rFonts w:eastAsia="Times New Roman" w:cs="Times New Roman"/>
          <w:sz w:val="28"/>
        </w:rPr>
        <w:t vyd:_id="vyd:000000000002er">юридических,</w:t>
      </w:r>
      <w:r>
        <w:rPr>
          <w:rFonts w:eastAsia="Times New Roman" w:cs="Times New Roman"/>
          <w:sz w:val="28"/>
          <w:spacing w:val="1"/>
        </w:rPr>
        <w:t vyd:_id="vyd:000000000002eq" xml:space="preserve"> </w:t>
      </w:r>
      <w:r>
        <w:rPr>
          <w:rFonts w:eastAsia="Times New Roman" w:cs="Times New Roman"/>
          <w:sz w:val="28"/>
        </w:rPr>
        <w:t vyd:_id="vyd:000000000002ep">а</w:t>
      </w:r>
      <w:r>
        <w:rPr>
          <w:rFonts w:eastAsia="Times New Roman" w:cs="Times New Roman"/>
          <w:sz w:val="28"/>
          <w:spacing w:val="71"/>
        </w:rPr>
        <w:t vyd:_id="vyd:000000000002eo" xml:space="preserve"> </w:t>
      </w:r>
      <w:r>
        <w:rPr>
          <w:rFonts w:eastAsia="Times New Roman" w:cs="Times New Roman"/>
          <w:sz w:val="28"/>
        </w:rPr>
        <w:t vyd:_id="vyd:000000000002en">под</w:t>
      </w:r>
      <w:r>
        <w:rPr>
          <w:rFonts w:eastAsia="Times New Roman" w:cs="Times New Roman"/>
          <w:sz w:val="28"/>
          <w:spacing w:val="1"/>
        </w:rPr>
        <w:t vyd:_id="vyd:000000000002em" xml:space="preserve"> </w:t>
      </w:r>
      <w:r>
        <w:rPr>
          <w:rFonts w:eastAsia="Times New Roman" w:cs="Times New Roman"/>
          <w:sz w:val="28"/>
        </w:rPr>
        <w:t vyd:_id="vyd:000000000002el">непосредственным</w:t>
      </w:r>
      <w:r>
        <w:rPr>
          <w:rFonts w:eastAsia="Times New Roman" w:cs="Times New Roman"/>
          <w:sz w:val="28"/>
          <w:spacing w:val="1"/>
        </w:rPr>
        <w:t vyd:_id="vyd:000000000002ek" xml:space="preserve"> </w:t>
      </w:r>
      <w:r>
        <w:rPr>
          <w:rFonts w:eastAsia="Times New Roman" w:cs="Times New Roman"/>
          <w:sz w:val="28"/>
        </w:rPr>
        <w:t vyd:_id="vyd:000000000002ej">воздействием</w:t>
      </w:r>
      <w:r>
        <w:rPr>
          <w:rFonts w:eastAsia="Times New Roman" w:cs="Times New Roman"/>
          <w:sz w:val="28"/>
          <w:spacing w:val="1"/>
        </w:rPr>
        <w:t vyd:_id="vyd:000000000002ei" xml:space="preserve"> </w:t>
      </w:r>
      <w:r>
        <w:rPr>
          <w:rFonts w:eastAsia="Times New Roman" w:cs="Times New Roman"/>
          <w:sz w:val="28"/>
        </w:rPr>
        <w:t vyd:_id="vyd:000000000002eh">правил</w:t>
      </w:r>
      <w:r>
        <w:rPr>
          <w:rFonts w:eastAsia="Times New Roman" w:cs="Times New Roman"/>
          <w:sz w:val="28"/>
          <w:spacing w:val="1"/>
        </w:rPr>
        <w:t vyd:_id="vyd:000000000002eg" xml:space="preserve"> </w:t>
      </w:r>
      <w:r>
        <w:rPr>
          <w:rFonts w:eastAsia="Times New Roman" w:cs="Times New Roman"/>
          <w:sz w:val="28"/>
        </w:rPr>
        <w:t vyd:_id="vyd:000000000002ef">нравственности…</w:t>
      </w:r>
      <w:r>
        <w:rPr>
          <w:rFonts w:eastAsia="Times New Roman" w:cs="Times New Roman"/>
          <w:sz w:val="28"/>
          <w:spacing w:val="1"/>
        </w:rPr>
        <w:t vyd:_id="vyd:000000000002ee" xml:space="preserve"> </w:t>
      </w:r>
      <w:r>
        <w:rPr>
          <w:rFonts w:eastAsia="Times New Roman" w:cs="Times New Roman"/>
          <w:sz w:val="28"/>
        </w:rPr>
        <w:t vyd:_id="vyd:000000000002ed">и</w:t>
      </w:r>
      <w:r>
        <w:rPr>
          <w:rFonts w:eastAsia="Times New Roman" w:cs="Times New Roman"/>
          <w:sz w:val="28"/>
          <w:spacing w:val="1"/>
        </w:rPr>
        <w:t vyd:_id="vyd:000000000002ec" xml:space="preserve"> </w:t>
      </w:r>
      <w:r>
        <w:rPr>
          <w:rFonts w:eastAsia="Times New Roman" w:cs="Times New Roman"/>
          <w:sz w:val="28"/>
        </w:rPr>
        <w:t vyd:_id="vyd:000000000002eb">право</w:t>
      </w:r>
      <w:r>
        <w:rPr>
          <w:rFonts w:eastAsia="Times New Roman" w:cs="Times New Roman"/>
          <w:sz w:val="28"/>
          <w:spacing w:val="1"/>
        </w:rPr>
        <w:t vyd:_id="vyd:000000000002ea" xml:space="preserve"> </w:t>
      </w:r>
      <w:r>
        <w:rPr>
          <w:rFonts w:eastAsia="Times New Roman" w:cs="Times New Roman"/>
          <w:sz w:val="28"/>
        </w:rPr>
        <w:t vyd:_id="vyd:000000000002e9">не</w:t>
      </w:r>
      <w:r>
        <w:rPr>
          <w:rFonts w:eastAsia="Times New Roman" w:cs="Times New Roman"/>
          <w:sz w:val="28"/>
          <w:spacing w:val="1"/>
        </w:rPr>
        <w:t vyd:_id="vyd:000000000002e8" xml:space="preserve"> </w:t>
      </w:r>
      <w:r>
        <w:rPr>
          <w:rFonts w:eastAsia="Times New Roman" w:cs="Times New Roman"/>
          <w:sz w:val="28"/>
        </w:rPr>
        <w:t vyd:_id="vyd:000000000002e7">может</w:t>
      </w:r>
      <w:r>
        <w:rPr>
          <w:rFonts w:eastAsia="Times New Roman" w:cs="Times New Roman"/>
          <w:sz w:val="28"/>
          <w:spacing w:val="1"/>
        </w:rPr>
        <w:t vyd:_id="vyd:000000000002e6" xml:space="preserve"> </w:t>
      </w:r>
      <w:r>
        <w:rPr>
          <w:rFonts w:eastAsia="Times New Roman" w:cs="Times New Roman"/>
          <w:sz w:val="28"/>
        </w:rPr>
        <w:t vyd:_id="vyd:000000000002e5">заменить</w:t>
      </w:r>
      <w:r>
        <w:rPr>
          <w:rFonts w:eastAsia="Times New Roman" w:cs="Times New Roman"/>
          <w:sz w:val="28"/>
          <w:spacing w:val="1"/>
        </w:rPr>
        <w:t vyd:_id="vyd:000000000002e4" xml:space="preserve"> </w:t>
      </w:r>
      <w:r>
        <w:rPr>
          <w:rFonts w:eastAsia="Times New Roman" w:cs="Times New Roman"/>
          <w:sz w:val="28"/>
        </w:rPr>
        <w:t vyd:_id="vyd:000000000002e3">того,</w:t>
      </w:r>
      <w:r>
        <w:rPr>
          <w:rFonts w:eastAsia="Times New Roman" w:cs="Times New Roman"/>
          <w:sz w:val="28"/>
          <w:spacing w:val="1"/>
        </w:rPr>
        <w:t vyd:_id="vyd:000000000002e2" xml:space="preserve"> </w:t>
      </w:r>
      <w:r>
        <w:rPr>
          <w:rFonts w:eastAsia="Times New Roman" w:cs="Times New Roman"/>
          <w:sz w:val="28"/>
        </w:rPr>
        <w:t vyd:_id="vyd:000000000002e1">что</w:t>
      </w:r>
      <w:r>
        <w:rPr>
          <w:rFonts w:eastAsia="Times New Roman" w:cs="Times New Roman"/>
          <w:sz w:val="28"/>
          <w:spacing w:val="1"/>
        </w:rPr>
        <w:t vyd:_id="vyd:000000000002e0" xml:space="preserve"> </w:t>
      </w:r>
      <w:r>
        <w:rPr>
          <w:rFonts w:eastAsia="Times New Roman" w:cs="Times New Roman"/>
          <w:sz w:val="28"/>
        </w:rPr>
        <w:t vyd:_id="vyd:000000000002dz">дают</w:t>
      </w:r>
      <w:r>
        <w:rPr>
          <w:rFonts w:eastAsia="Times New Roman" w:cs="Times New Roman"/>
          <w:sz w:val="28"/>
          <w:spacing w:val="1"/>
        </w:rPr>
        <w:t vyd:_id="vyd:000000000002dy" xml:space="preserve"> </w:t>
      </w:r>
      <w:r>
        <w:rPr>
          <w:rFonts w:eastAsia="Times New Roman" w:cs="Times New Roman"/>
          <w:sz w:val="28"/>
        </w:rPr>
        <w:t vyd:_id="vyd:000000000002dx">нормы</w:t>
      </w:r>
      <w:r>
        <w:rPr>
          <w:rFonts w:eastAsia="Times New Roman" w:cs="Times New Roman"/>
          <w:sz w:val="28"/>
          <w:spacing w:val="1"/>
        </w:rPr>
        <w:t vyd:_id="vyd:000000000002dw" xml:space="preserve"> </w:t>
      </w:r>
      <w:r>
        <w:rPr>
          <w:rFonts w:eastAsia="Times New Roman" w:cs="Times New Roman"/>
          <w:sz w:val="28"/>
        </w:rPr>
        <w:t vyd:_id="vyd:000000000002dv">этой</w:t>
      </w:r>
      <w:r>
        <w:rPr>
          <w:rFonts w:eastAsia="Times New Roman" w:cs="Times New Roman"/>
          <w:sz w:val="28"/>
          <w:spacing w:val="1"/>
        </w:rPr>
        <w:t vyd:_id="vyd:000000000002du" xml:space="preserve"> </w:t>
      </w:r>
      <w:r>
        <w:rPr>
          <w:rFonts w:eastAsia="Times New Roman" w:cs="Times New Roman"/>
          <w:sz w:val="28"/>
        </w:rPr>
        <w:t vyd:_id="vyd:000000000002dt">категории.</w:t>
      </w:r>
      <w:r>
        <w:rPr>
          <w:rFonts w:eastAsia="Times New Roman" w:cs="Times New Roman"/>
          <w:sz w:val="28"/>
          <w:spacing w:val="1"/>
        </w:rPr>
        <w:t vyd:_id="vyd:000000000002ds" xml:space="preserve"> </w:t>
      </w:r>
      <w:r>
        <w:rPr>
          <w:rFonts w:eastAsia="Times New Roman" w:cs="Times New Roman"/>
          <w:sz w:val="28"/>
        </w:rPr>
        <w:t vyd:_id="vyd:000000000002dr">Поэтому-то</w:t>
      </w:r>
      <w:r>
        <w:rPr>
          <w:rFonts w:eastAsia="Times New Roman" w:cs="Times New Roman"/>
          <w:sz w:val="28"/>
          <w:spacing w:val="1"/>
        </w:rPr>
        <w:t vyd:_id="vyd:000000000002dq" xml:space="preserve"> </w:t>
      </w:r>
      <w:r>
        <w:rPr>
          <w:rFonts w:eastAsia="Times New Roman" w:cs="Times New Roman"/>
          <w:sz w:val="28"/>
        </w:rPr>
        <w:t vyd:_id="vyd:000000000002dp">право…должно</w:t>
      </w:r>
      <w:r>
        <w:rPr>
          <w:rFonts w:eastAsia="Times New Roman" w:cs="Times New Roman"/>
          <w:sz w:val="28"/>
          <w:spacing w:val="1"/>
        </w:rPr>
        <w:t vyd:_id="vyd:000000000002do" xml:space="preserve"> </w:t>
      </w:r>
      <w:r>
        <w:rPr>
          <w:rFonts w:eastAsia="Times New Roman" w:cs="Times New Roman"/>
          <w:sz w:val="28"/>
        </w:rPr>
        <w:t vyd:_id="vyd:000000000002dn">поддерживать</w:t>
      </w:r>
      <w:r>
        <w:rPr>
          <w:rFonts w:eastAsia="Times New Roman" w:cs="Times New Roman"/>
          <w:sz w:val="28"/>
          <w:spacing w:val="1"/>
        </w:rPr>
        <w:t vyd:_id="vyd:000000000002dm" xml:space="preserve"> </w:t>
      </w:r>
      <w:r>
        <w:rPr>
          <w:rFonts w:eastAsia="Times New Roman" w:cs="Times New Roman"/>
          <w:sz w:val="28"/>
        </w:rPr>
        <w:t vyd:_id="vyd:000000000002dl">нравственный</w:t>
      </w:r>
      <w:r>
        <w:rPr>
          <w:rFonts w:eastAsia="Times New Roman" w:cs="Times New Roman"/>
          <w:sz w:val="28"/>
          <w:spacing w:val="1"/>
        </w:rPr>
        <w:t vyd:_id="vyd:000000000002dk" xml:space="preserve"> </w:t>
      </w:r>
      <w:r>
        <w:rPr>
          <w:rFonts w:eastAsia="Times New Roman" w:cs="Times New Roman"/>
          <w:sz w:val="28"/>
        </w:rPr>
        <w:t vyd:_id="vyd:000000000002dj">порядок</w:t>
      </w:r>
      <w:r>
        <w:rPr>
          <w:rFonts w:eastAsia="Times New Roman" w:cs="Times New Roman"/>
          <w:sz w:val="28"/>
          <w:spacing w:val="1"/>
        </w:rPr>
        <w:t vyd:_id="vyd:000000000002di" xml:space="preserve"> </w:t>
      </w:r>
      <w:r>
        <w:rPr>
          <w:rFonts w:eastAsia="Times New Roman" w:cs="Times New Roman"/>
          <w:sz w:val="28"/>
        </w:rPr>
        <w:t vyd:_id="vyd:000000000002dh">и</w:t>
      </w:r>
      <w:r>
        <w:rPr>
          <w:rFonts w:eastAsia="Times New Roman" w:cs="Times New Roman"/>
          <w:sz w:val="28"/>
          <w:spacing w:val="1"/>
        </w:rPr>
        <w:t vyd:_id="vyd:000000000002dg" xml:space="preserve"> </w:t>
      </w:r>
      <w:r>
        <w:rPr>
          <w:rFonts w:eastAsia="Times New Roman" w:cs="Times New Roman"/>
          <w:sz w:val="28"/>
        </w:rPr>
        <w:t vyd:_id="vyd:000000000002df">похвальный</w:t>
      </w:r>
      <w:r>
        <w:rPr>
          <w:rFonts w:eastAsia="Times New Roman" w:cs="Times New Roman"/>
          <w:sz w:val="28"/>
          <w:spacing w:val="1"/>
        </w:rPr>
        <w:t vyd:_id="vyd:000000000002de" xml:space="preserve"> </w:t>
      </w:r>
      <w:r>
        <w:rPr>
          <w:rFonts w:eastAsia="Times New Roman" w:cs="Times New Roman"/>
          <w:sz w:val="28"/>
        </w:rPr>
        <w:t vyd:_id="vyd:000000000002dd">общественный</w:t>
      </w:r>
      <w:r>
        <w:rPr>
          <w:rFonts w:eastAsia="Times New Roman" w:cs="Times New Roman"/>
          <w:sz w:val="28"/>
          <w:spacing w:val="-2"/>
        </w:rPr>
        <w:t vyd:_id="vyd:000000000002dc" xml:space="preserve"> </w:t>
      </w:r>
      <w:r>
        <w:rPr>
          <w:rFonts w:eastAsia="Times New Roman" w:cs="Times New Roman"/>
          <w:sz w:val="28"/>
        </w:rPr>
        <w:t vyd:_id="vyd:000000000002db">обычай, всячески способствуя их развитию»</w:t>
      </w:r>
      <w:r>
        <w:rPr>
          <w:rFonts w:eastAsia="Times New Roman" w:cs="Times New Roman"/>
          <w:sz w:val="28"/>
        </w:rPr>
        <w:t vyd:_id="vyd:000000000002da" xml:space="preserve"> [</w:t>
      </w:r>
      <w:r>
        <w:rPr>
          <w:rFonts w:eastAsia="Times New Roman" w:cs="Times New Roman"/>
          <w:sz w:val="28"/>
        </w:rPr>
        <w:t vyd:_id="vyd:000000000002d8">26</w:t>
      </w:r>
      <w:r>
        <w:fldChar w:fldCharType="end" vyd:_id="vyd:000000000002d9-end"/>
      </w:r>
      <w:r>
        <w:rPr>
          <w:rFonts w:eastAsia="Times New Roman" w:cs="Times New Roman"/>
          <w:sz w:val="28"/>
        </w:rPr>
        <w:t vyd:_id="vyd:000000000002d7">]</w:t>
      </w:r>
      <w:r>
        <w:rPr>
          <w:rFonts w:eastAsia="Times New Roman" w:cs="Times New Roman"/>
          <w:sz w:val="28"/>
        </w:rPr>
        <w:t vyd:_id="vyd:000000000002d6">.</w:t>
      </w:r>
    </w:p>
    <w:p w14:paraId="506A5AA0" w14:textId="77777777" w:rsidR="008F33DC" w:rsidRPr="00321B78" w:rsidRDefault="008F33DC" w:rsidP="008F33DC" vyd:_id="vyd:000000000002ct">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d4">В Гражданском кодексе принцип нравственности и добросовестного</w:t>
      </w:r>
      <w:r>
        <w:rPr>
          <w:rFonts w:eastAsia="Times New Roman" w:cs="Times New Roman"/>
          <w:sz w:val="28"/>
          <w:spacing w:val="1"/>
        </w:rPr>
        <w:t vyd:_id="vyd:000000000002d3" xml:space="preserve"> </w:t>
      </w:r>
      <w:r>
        <w:rPr>
          <w:rFonts w:eastAsia="Times New Roman" w:cs="Times New Roman"/>
          <w:sz w:val="28"/>
        </w:rPr>
        <w:t vyd:_id="vyd:000000000002d2">поведения нашел отражение как в общеправовых нормах, как, например,</w:t>
      </w:r>
      <w:r>
        <w:rPr>
          <w:rFonts w:eastAsia="Times New Roman" w:cs="Times New Roman"/>
          <w:sz w:val="28"/>
          <w:spacing w:val="1"/>
        </w:rPr>
        <w:t vyd:_id="vyd:000000000002d1" xml:space="preserve"> </w:t>
      </w:r>
      <w:r>
        <w:rPr>
          <w:rFonts w:eastAsia="Times New Roman" w:cs="Times New Roman"/>
          <w:sz w:val="28"/>
        </w:rPr>
        <w:t vyd:_id="vyd:000000000002d0">статья 6, где указывается на запрет нарушения общественного порядка и</w:t>
      </w:r>
      <w:r>
        <w:rPr>
          <w:rFonts w:eastAsia="Times New Roman" w:cs="Times New Roman"/>
          <w:sz w:val="28"/>
          <w:spacing w:val="1"/>
        </w:rPr>
        <w:t vyd:_id="vyd:000000000002cz" xml:space="preserve"> </w:t>
      </w:r>
      <w:r>
        <w:rPr>
          <w:rFonts w:eastAsia="Times New Roman" w:cs="Times New Roman"/>
          <w:sz w:val="28"/>
        </w:rPr>
        <w:t vyd:_id="vyd:000000000002cy">добрые нравы частными соглашениями. К общим нормам также можно</w:t>
      </w:r>
      <w:r>
        <w:rPr>
          <w:rFonts w:eastAsia="Times New Roman" w:cs="Times New Roman"/>
          <w:sz w:val="28"/>
          <w:spacing w:val="1"/>
        </w:rPr>
        <w:t vyd:_id="vyd:000000000002cx" xml:space="preserve"> </w:t>
      </w:r>
      <w:r>
        <w:rPr>
          <w:rFonts w:eastAsia="Times New Roman" w:cs="Times New Roman"/>
          <w:sz w:val="28"/>
        </w:rPr>
        <w:t vyd:_id="vyd:000000000002cw">отнести и положения статьи 1134 ГК Франции, где указано, что сделки</w:t>
      </w:r>
      <w:r>
        <w:rPr>
          <w:rFonts w:eastAsia="Times New Roman" w:cs="Times New Roman"/>
          <w:sz w:val="28"/>
          <w:spacing w:val="1"/>
        </w:rPr>
        <w:t vyd:_id="vyd:000000000002cv" xml:space="preserve"> </w:t>
      </w:r>
      <w:r>
        <w:rPr>
          <w:rFonts w:eastAsia="Times New Roman" w:cs="Times New Roman"/>
          <w:sz w:val="28"/>
        </w:rPr>
        <w:t vyd:_id="vyd:000000000002cu">должны исполняться по доброй совести.</w:t>
      </w:r>
    </w:p>
    <w:p w14:paraId="1B237EA0" w14:textId="77777777" w:rsidR="008F33DC" w:rsidRPr="00321B78" w:rsidRDefault="008F33DC" w:rsidP="008F33DC" vyd:_id="vyd:000000000002au">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cs">Не остался</w:t>
      </w:r>
      <w:r>
        <w:rPr>
          <w:rFonts w:eastAsia="Times New Roman" w:cs="Times New Roman"/>
          <w:sz w:val="28"/>
          <w:spacing w:val="8"/>
        </w:rPr>
        <w:t vyd:_id="vyd:000000000002cr" xml:space="preserve"> </w:t>
      </w:r>
      <w:r>
        <w:rPr>
          <w:rFonts w:eastAsia="Times New Roman" w:cs="Times New Roman"/>
          <w:sz w:val="28"/>
        </w:rPr>
        <w:t vyd:_id="vyd:000000000002cq">без</w:t>
      </w:r>
      <w:r>
        <w:rPr>
          <w:rFonts w:eastAsia="Times New Roman" w:cs="Times New Roman"/>
          <w:sz w:val="28"/>
          <w:spacing w:val="9"/>
        </w:rPr>
        <w:t vyd:_id="vyd:000000000002cp" xml:space="preserve"> </w:t>
      </w:r>
      <w:r>
        <w:rPr>
          <w:rFonts w:eastAsia="Times New Roman" w:cs="Times New Roman"/>
          <w:sz w:val="28"/>
        </w:rPr>
        <w:t vyd:_id="vyd:000000000002co">внимания</w:t>
      </w:r>
      <w:r>
        <w:rPr>
          <w:rFonts w:eastAsia="Times New Roman" w:cs="Times New Roman"/>
          <w:sz w:val="28"/>
          <w:spacing w:val="8"/>
        </w:rPr>
        <w:t vyd:_id="vyd:000000000002cn" xml:space="preserve"> </w:t>
      </w:r>
      <w:r>
        <w:rPr>
          <w:rFonts w:eastAsia="Times New Roman" w:cs="Times New Roman"/>
          <w:sz w:val="28"/>
        </w:rPr>
        <w:t vyd:_id="vyd:000000000002cm">и</w:t>
      </w:r>
      <w:r>
        <w:rPr>
          <w:rFonts w:eastAsia="Times New Roman" w:cs="Times New Roman"/>
          <w:sz w:val="28"/>
          <w:spacing w:val="10"/>
        </w:rPr>
        <w:t vyd:_id="vyd:000000000002cl" xml:space="preserve"> </w:t>
      </w:r>
      <w:r>
        <w:rPr>
          <w:rFonts w:eastAsia="Times New Roman" w:cs="Times New Roman"/>
          <w:sz w:val="28"/>
        </w:rPr>
        <w:t vyd:_id="vyd:000000000002ck">институт</w:t>
      </w:r>
      <w:r>
        <w:rPr>
          <w:rFonts w:eastAsia="Times New Roman" w:cs="Times New Roman"/>
          <w:sz w:val="28"/>
          <w:spacing w:val="9"/>
        </w:rPr>
        <w:t vyd:_id="vyd:000000000002cj" xml:space="preserve"> </w:t>
      </w:r>
      <w:r>
        <w:rPr>
          <w:rFonts w:eastAsia="Times New Roman" w:cs="Times New Roman"/>
          <w:sz w:val="28"/>
        </w:rPr>
        <w:t vyd:_id="vyd:000000000002ci">приобретательской</w:t>
      </w:r>
      <w:r>
        <w:rPr>
          <w:rFonts w:eastAsia="Times New Roman" w:cs="Times New Roman"/>
          <w:sz w:val="28"/>
          <w:spacing w:val="9"/>
        </w:rPr>
        <w:t vyd:_id="vyd:000000000002ch" xml:space="preserve"> </w:t>
      </w:r>
      <w:r>
        <w:rPr>
          <w:rFonts w:eastAsia="Times New Roman" w:cs="Times New Roman"/>
          <w:sz w:val="28"/>
        </w:rPr>
        <w:t vyd:_id="vyd:000000000002cg">давности</w:t>
      </w:r>
      <w:r>
        <w:rPr>
          <w:rFonts w:eastAsia="Times New Roman" w:cs="Times New Roman"/>
          <w:sz w:val="28"/>
          <w:spacing w:val="11"/>
        </w:rPr>
        <w:t vyd:_id="vyd:000000000002cf" xml:space="preserve"> </w:t>
      </w:r>
      <w:r>
        <w:rPr>
          <w:rFonts w:eastAsia="Times New Roman" w:cs="Times New Roman"/>
          <w:sz w:val="28"/>
        </w:rPr>
        <w:t vyd:_id="vyd:000000000002ce" xml:space="preserve">— </w:t>
      </w:r>
      <w:r>
        <w:rPr>
          <w:rFonts w:eastAsia="Times New Roman" w:cs="Times New Roman"/>
          <w:sz w:val="28"/>
          <w:smallCaps w:val="1"/>
        </w:rPr>
        <w:t vyd:_id="vyd:000000000002cd">в</w:t>
      </w:r>
      <w:r>
        <w:rPr>
          <w:rFonts w:eastAsia="Times New Roman" w:cs="Times New Roman"/>
          <w:sz w:val="28"/>
          <w:spacing w:val="1"/>
        </w:rPr>
        <w:t vyd:_id="vyd:000000000002cc" xml:space="preserve"> </w:t>
      </w:r>
      <w:r>
        <w:rPr>
          <w:rFonts w:eastAsia="Times New Roman" w:cs="Times New Roman"/>
          <w:sz w:val="28"/>
        </w:rPr>
        <w:t vyd:_id="vyd:000000000002cb">статье</w:t>
      </w:r>
      <w:r>
        <w:rPr>
          <w:rFonts w:eastAsia="Times New Roman" w:cs="Times New Roman"/>
          <w:sz w:val="28"/>
          <w:spacing w:val="1"/>
        </w:rPr>
        <w:t vyd:_id="vyd:000000000002ca" xml:space="preserve"> </w:t>
      </w:r>
      <w:r>
        <w:rPr>
          <w:rFonts w:eastAsia="Times New Roman" w:cs="Times New Roman"/>
          <w:sz w:val="28"/>
        </w:rPr>
        <w:t vyd:_id="vyd:000000000002c9">2265</w:t>
      </w:r>
      <w:r>
        <w:rPr>
          <w:rFonts w:eastAsia="Times New Roman" w:cs="Times New Roman"/>
          <w:sz w:val="28"/>
          <w:spacing w:val="1"/>
        </w:rPr>
        <w:t vyd:_id="vyd:000000000002c8" xml:space="preserve"> </w:t>
      </w:r>
      <w:r>
        <w:rPr>
          <w:rFonts w:eastAsia="Times New Roman" w:cs="Times New Roman"/>
          <w:sz w:val="28"/>
        </w:rPr>
        <w:t vyd:_id="vyd:000000000002c7">указано,</w:t>
      </w:r>
      <w:r>
        <w:rPr>
          <w:rFonts w:eastAsia="Times New Roman" w:cs="Times New Roman"/>
          <w:sz w:val="28"/>
          <w:spacing w:val="1"/>
        </w:rPr>
        <w:t vyd:_id="vyd:000000000002c6" xml:space="preserve"> </w:t>
      </w:r>
      <w:r>
        <w:rPr>
          <w:rFonts w:eastAsia="Times New Roman" w:cs="Times New Roman"/>
          <w:sz w:val="28"/>
        </w:rPr>
        <w:t vyd:_id="vyd:000000000002c5">что</w:t>
      </w:r>
      <w:r>
        <w:rPr>
          <w:rFonts w:eastAsia="Times New Roman" w:cs="Times New Roman"/>
          <w:sz w:val="28"/>
          <w:spacing w:val="1"/>
        </w:rPr>
        <w:t vyd:_id="vyd:000000000002c4" xml:space="preserve"> </w:t>
      </w:r>
      <w:r>
        <w:rPr>
          <w:rFonts w:eastAsia="Times New Roman" w:cs="Times New Roman"/>
          <w:sz w:val="28"/>
        </w:rPr>
        <w:t vyd:_id="vyd:000000000002c3">приобретает</w:t>
      </w:r>
      <w:r>
        <w:rPr>
          <w:rFonts w:eastAsia="Times New Roman" w:cs="Times New Roman"/>
          <w:sz w:val="28"/>
          <w:spacing w:val="1"/>
        </w:rPr>
        <w:t vyd:_id="vyd:000000000002c2" xml:space="preserve"> </w:t>
      </w:r>
      <w:r>
        <w:rPr>
          <w:rFonts w:eastAsia="Times New Roman" w:cs="Times New Roman"/>
          <w:sz w:val="28"/>
        </w:rPr>
        <w:t vyd:_id="vyd:000000000002c1">недвижимость</w:t>
      </w:r>
      <w:r>
        <w:rPr>
          <w:rFonts w:eastAsia="Times New Roman" w:cs="Times New Roman"/>
          <w:sz w:val="28"/>
          <w:spacing w:val="1"/>
        </w:rPr>
        <w:t vyd:_id="vyd:000000000002c0" xml:space="preserve"> </w:t>
      </w:r>
      <w:r>
        <w:rPr>
          <w:rFonts w:eastAsia="Times New Roman" w:cs="Times New Roman"/>
          <w:sz w:val="28"/>
        </w:rPr>
        <w:t vyd:_id="vyd:000000000002bz">тот,</w:t>
      </w:r>
      <w:r>
        <w:rPr>
          <w:rFonts w:eastAsia="Times New Roman" w:cs="Times New Roman"/>
          <w:sz w:val="28"/>
          <w:spacing w:val="1"/>
        </w:rPr>
        <w:t vyd:_id="vyd:000000000002by" xml:space="preserve"> </w:t>
      </w:r>
      <w:r>
        <w:rPr>
          <w:rFonts w:eastAsia="Times New Roman" w:cs="Times New Roman"/>
          <w:sz w:val="28"/>
        </w:rPr>
        <w:t vyd:_id="vyd:000000000002bx">кто</w:t>
      </w:r>
      <w:r>
        <w:rPr>
          <w:rFonts w:eastAsia="Times New Roman" w:cs="Times New Roman"/>
          <w:sz w:val="28"/>
          <w:spacing w:val="1"/>
        </w:rPr>
        <w:t vyd:_id="vyd:000000000002bw" xml:space="preserve"> </w:t>
      </w:r>
      <w:r>
        <w:rPr>
          <w:rFonts w:eastAsia="Times New Roman" w:cs="Times New Roman"/>
          <w:sz w:val="28"/>
        </w:rPr>
        <w:t vyd:_id="vyd:000000000002bv">добросовестно ей владеет в течение 10 лет, если законный владелец этой</w:t>
      </w:r>
      <w:r>
        <w:rPr>
          <w:rFonts w:eastAsia="Times New Roman" w:cs="Times New Roman"/>
          <w:sz w:val="28"/>
          <w:spacing w:val="1"/>
        </w:rPr>
        <w:t vyd:_id="vyd:000000000002bu" xml:space="preserve"> </w:t>
      </w:r>
      <w:r>
        <w:rPr>
          <w:rFonts w:eastAsia="Times New Roman" w:cs="Times New Roman"/>
          <w:sz w:val="28"/>
        </w:rPr>
        <w:t vyd:_id="vyd:000000000002bt">недвижимости</w:t>
      </w:r>
      <w:r>
        <w:rPr>
          <w:rFonts w:eastAsia="Times New Roman" w:cs="Times New Roman"/>
          <w:sz w:val="28"/>
          <w:spacing w:val="1"/>
        </w:rPr>
        <w:t vyd:_id="vyd:000000000002bs" xml:space="preserve"> </w:t>
      </w:r>
      <w:r>
        <w:rPr>
          <w:rFonts w:eastAsia="Times New Roman" w:cs="Times New Roman"/>
          <w:sz w:val="28"/>
        </w:rPr>
        <w:t vyd:_id="vyd:000000000002br">проживает</w:t>
      </w:r>
      <w:r>
        <w:rPr>
          <w:rFonts w:eastAsia="Times New Roman" w:cs="Times New Roman"/>
          <w:sz w:val="28"/>
          <w:spacing w:val="1"/>
        </w:rPr>
        <w:t vyd:_id="vyd:000000000002bq" xml:space="preserve"> </w:t>
      </w:r>
      <w:r>
        <w:rPr>
          <w:rFonts w:eastAsia="Times New Roman" w:cs="Times New Roman"/>
          <w:sz w:val="28"/>
        </w:rPr>
        <w:t vyd:_id="vyd:000000000002bp">в</w:t>
      </w:r>
      <w:r>
        <w:rPr>
          <w:rFonts w:eastAsia="Times New Roman" w:cs="Times New Roman"/>
          <w:sz w:val="28"/>
          <w:spacing w:val="1"/>
        </w:rPr>
        <w:t vyd:_id="vyd:000000000002bo" xml:space="preserve"> </w:t>
      </w:r>
      <w:r>
        <w:rPr>
          <w:rFonts w:eastAsia="Times New Roman" w:cs="Times New Roman"/>
          <w:sz w:val="28"/>
        </w:rPr>
        <w:t vyd:_id="vyd:000000000002bn">округе</w:t>
      </w:r>
      <w:r>
        <w:rPr>
          <w:rFonts w:eastAsia="Times New Roman" w:cs="Times New Roman"/>
          <w:sz w:val="28"/>
          <w:spacing w:val="1"/>
        </w:rPr>
        <w:t vyd:_id="vyd:000000000002bm" xml:space="preserve"> </w:t>
      </w:r>
      <w:r>
        <w:rPr>
          <w:rFonts w:eastAsia="Times New Roman" w:cs="Times New Roman"/>
          <w:sz w:val="28"/>
        </w:rPr>
        <w:t vyd:_id="vyd:000000000002bl">апелляционного</w:t>
      </w:r>
      <w:r>
        <w:rPr>
          <w:rFonts w:eastAsia="Times New Roman" w:cs="Times New Roman"/>
          <w:sz w:val="28"/>
          <w:spacing w:val="1"/>
        </w:rPr>
        <w:t vyd:_id="vyd:000000000002bk" xml:space="preserve"> </w:t>
      </w:r>
      <w:r>
        <w:rPr>
          <w:rFonts w:eastAsia="Times New Roman" w:cs="Times New Roman"/>
          <w:sz w:val="28"/>
        </w:rPr>
        <w:t vyd:_id="vyd:000000000002bj">суда,</w:t>
      </w:r>
      <w:r>
        <w:rPr>
          <w:rFonts w:eastAsia="Times New Roman" w:cs="Times New Roman"/>
          <w:sz w:val="28"/>
          <w:spacing w:val="1"/>
        </w:rPr>
        <w:t vyd:_id="vyd:000000000002bi" xml:space="preserve"> </w:t>
      </w:r>
      <w:r>
        <w:rPr>
          <w:rFonts w:eastAsia="Times New Roman" w:cs="Times New Roman"/>
          <w:sz w:val="28"/>
        </w:rPr>
        <w:t vyd:_id="vyd:000000000002bh">и</w:t>
      </w:r>
      <w:r>
        <w:rPr>
          <w:rFonts w:eastAsia="Times New Roman" w:cs="Times New Roman"/>
          <w:sz w:val="28"/>
          <w:spacing w:val="1"/>
        </w:rPr>
        <w:t vyd:_id="vyd:000000000002bg" xml:space="preserve"> </w:t>
      </w:r>
      <w:r>
        <w:rPr>
          <w:rFonts w:eastAsia="Times New Roman" w:cs="Times New Roman"/>
          <w:sz w:val="28"/>
        </w:rPr>
        <w:t vyd:_id="vyd:000000000002bf">срок</w:t>
      </w:r>
      <w:r>
        <w:rPr>
          <w:rFonts w:eastAsia="Times New Roman" w:cs="Times New Roman"/>
          <w:sz w:val="28"/>
          <w:spacing w:val="1"/>
        </w:rPr>
        <w:t vyd:_id="vyd:000000000002be" xml:space="preserve"> </w:t>
      </w:r>
      <w:r>
        <w:rPr>
          <w:rFonts w:eastAsia="Times New Roman" w:cs="Times New Roman"/>
          <w:sz w:val="28"/>
        </w:rPr>
        <w:t vyd:_id="vyd:000000000002bd">увеличивается до 20 лет, если собственник живет за пределами округа.</w:t>
      </w:r>
      <w:r>
        <w:rPr>
          <w:rFonts w:eastAsia="Times New Roman" w:cs="Times New Roman"/>
          <w:sz w:val="28"/>
          <w:spacing w:val="1"/>
        </w:rPr>
        <w:t vyd:_id="vyd:000000000002bc" xml:space="preserve"> </w:t>
      </w:r>
      <w:r>
        <w:rPr>
          <w:rFonts w:eastAsia="Times New Roman" w:cs="Times New Roman"/>
          <w:sz w:val="28"/>
        </w:rPr>
        <w:t vyd:_id="vyd:000000000002bb">Очевидно,</w:t>
      </w:r>
      <w:r>
        <w:rPr>
          <w:rFonts w:eastAsia="Times New Roman" w:cs="Times New Roman"/>
          <w:sz w:val="28"/>
          <w:spacing w:val="1"/>
        </w:rPr>
        <w:t vyd:_id="vyd:000000000002ba" xml:space="preserve"> </w:t>
      </w:r>
      <w:r>
        <w:rPr>
          <w:rFonts w:eastAsia="Times New Roman" w:cs="Times New Roman"/>
          <w:sz w:val="28"/>
        </w:rPr>
        <w:t vyd:_id="vyd:000000000002b9">данная</w:t>
      </w:r>
      <w:r>
        <w:rPr>
          <w:rFonts w:eastAsia="Times New Roman" w:cs="Times New Roman"/>
          <w:sz w:val="28"/>
          <w:spacing w:val="1"/>
        </w:rPr>
        <w:t vyd:_id="vyd:000000000002b8" xml:space="preserve"> </w:t>
      </w:r>
      <w:r>
        <w:rPr>
          <w:rFonts w:eastAsia="Times New Roman" w:cs="Times New Roman"/>
          <w:sz w:val="28"/>
        </w:rPr>
        <w:t vyd:_id="vyd:000000000002b7">норма</w:t>
      </w:r>
      <w:r>
        <w:rPr>
          <w:rFonts w:eastAsia="Times New Roman" w:cs="Times New Roman"/>
          <w:sz w:val="28"/>
          <w:spacing w:val="1"/>
        </w:rPr>
        <w:t vyd:_id="vyd:000000000002b6" xml:space="preserve"> </w:t>
      </w:r>
      <w:r>
        <w:rPr>
          <w:rFonts w:eastAsia="Times New Roman" w:cs="Times New Roman"/>
          <w:sz w:val="28"/>
        </w:rPr>
        <w:t vyd:_id="vyd:000000000002b5">защищает</w:t>
      </w:r>
      <w:r>
        <w:rPr>
          <w:rFonts w:eastAsia="Times New Roman" w:cs="Times New Roman"/>
          <w:sz w:val="28"/>
          <w:spacing w:val="1"/>
        </w:rPr>
        <w:t vyd:_id="vyd:000000000002b4" xml:space="preserve"> </w:t>
      </w:r>
      <w:r>
        <w:rPr>
          <w:rFonts w:eastAsia="Times New Roman" w:cs="Times New Roman"/>
          <w:sz w:val="28"/>
        </w:rPr>
        <w:t vyd:_id="vyd:000000000002b3">права</w:t>
      </w:r>
      <w:r>
        <w:rPr>
          <w:rFonts w:eastAsia="Times New Roman" w:cs="Times New Roman"/>
          <w:sz w:val="28"/>
          <w:spacing w:val="1"/>
        </w:rPr>
        <w:t vyd:_id="vyd:000000000002b2" xml:space="preserve"> </w:t>
      </w:r>
      <w:r>
        <w:rPr>
          <w:rFonts w:eastAsia="Times New Roman" w:cs="Times New Roman"/>
          <w:sz w:val="28"/>
        </w:rPr>
        <w:t vyd:_id="vyd:000000000002b1">как</w:t>
      </w:r>
      <w:r>
        <w:rPr>
          <w:rFonts w:eastAsia="Times New Roman" w:cs="Times New Roman"/>
          <w:sz w:val="28"/>
          <w:spacing w:val="1"/>
        </w:rPr>
        <w:t vyd:_id="vyd:000000000002b0" xml:space="preserve"> </w:t>
      </w:r>
      <w:r>
        <w:rPr>
          <w:rFonts w:eastAsia="Times New Roman" w:cs="Times New Roman"/>
          <w:sz w:val="28"/>
        </w:rPr>
        <w:t vyd:_id="vyd:000000000002az">добросовестного</w:t>
      </w:r>
      <w:r>
        <w:rPr>
          <w:rFonts w:eastAsia="Times New Roman" w:cs="Times New Roman"/>
          <w:sz w:val="28"/>
          <w:spacing w:val="1"/>
        </w:rPr>
        <w:t vyd:_id="vyd:000000000002ay" xml:space="preserve"> </w:t>
      </w:r>
      <w:r>
        <w:rPr>
          <w:rFonts w:eastAsia="Times New Roman" w:cs="Times New Roman"/>
          <w:sz w:val="28"/>
        </w:rPr>
        <w:t vyd:_id="vyd:000000000002ax">пользователя недвижимости, так и владельца, выбывшего из округа на</w:t>
      </w:r>
      <w:r>
        <w:rPr>
          <w:rFonts w:eastAsia="Times New Roman" w:cs="Times New Roman"/>
          <w:sz w:val="28"/>
          <w:spacing w:val="1"/>
        </w:rPr>
        <w:t vyd:_id="vyd:000000000002aw" xml:space="preserve"> </w:t>
      </w:r>
      <w:r>
        <w:rPr>
          <w:rFonts w:eastAsia="Times New Roman" w:cs="Times New Roman"/>
          <w:sz w:val="28"/>
        </w:rPr>
        <w:t vyd:_id="vyd:000000000002av">длительный период времени.</w:t>
      </w:r>
    </w:p>
    <w:p w14:paraId="6DF48D85" w14:textId="6A57C776" w:rsidR="008F33DC" w:rsidRPr="00321B78" w:rsidRDefault="002F2B4A" w:rsidP="008F33DC" vyd:_id="vyd:000000000002ae">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at">Что касается стран, заимствовавших положения Кодекса Наполеона, то, например,</w:t>
      </w:r>
      <w:r>
        <w:rPr>
          <w:rFonts w:eastAsia="Times New Roman" w:cs="Times New Roman"/>
          <w:sz w:val="28"/>
        </w:rPr>
        <w:t vyd:_id="vyd:000000000002as" xml:space="preserve"> Общегерманское гражданское уложение, </w:t>
      </w:r>
      <w:r>
        <w:rPr>
          <w:rFonts w:eastAsia="Times New Roman" w:cs="Times New Roman"/>
          <w:sz w:val="28"/>
        </w:rPr>
        <w:t vyd:_id="vyd:000000000002ar">принятое 1</w:t>
      </w:r>
      <w:r>
        <w:rPr>
          <w:rFonts w:eastAsia="Times New Roman" w:cs="Times New Roman"/>
          <w:sz w:val="28"/>
        </w:rPr>
        <w:t vyd:_id="vyd:000000000002aq" xml:space="preserve"> июля 1896 г., </w:t>
      </w:r>
      <w:r>
        <w:rPr>
          <w:rFonts w:eastAsia="Times New Roman" w:cs="Times New Roman"/>
          <w:sz w:val="28"/>
        </w:rPr>
        <w:t vyd:_id="vyd:000000000002ap">не имело в привычном смысле понятия «добросовестности». Данный принцип наиболее близко отражен в</w:t>
      </w:r>
      <w:r>
        <w:rPr>
          <w:rFonts w:eastAsia="Times New Roman" w:cs="Times New Roman"/>
          <w:sz w:val="28"/>
        </w:rPr>
        <w:t vyd:_id="vyd:000000000002ao" xml:space="preserve"> </w:t>
      </w:r>
      <w:r>
        <w:rPr>
          <w:rFonts w:eastAsia="Times New Roman" w:cs="Times New Roman"/>
          <w:sz w:val="28"/>
        </w:rPr>
        <w:t vyd:_id="vyd:000000000002an">понятии</w:t>
      </w:r>
      <w:r>
        <w:rPr>
          <w:rFonts w:eastAsia="Times New Roman" w:cs="Times New Roman"/>
          <w:sz w:val="28"/>
          <w:spacing w:val="1"/>
        </w:rPr>
        <w:t vyd:_id="vyd:000000000002am" xml:space="preserve"> </w:t>
      </w:r>
      <w:r>
        <w:rPr>
          <w:rFonts w:eastAsia="Times New Roman" w:cs="Times New Roman"/>
          <w:sz w:val="28"/>
        </w:rPr>
        <w:t vyd:_id="vyd:000000000002al">Treu</w:t>
      </w:r>
      <w:r>
        <w:rPr>
          <w:rFonts w:eastAsia="Times New Roman" w:cs="Times New Roman"/>
          <w:sz w:val="28"/>
          <w:spacing w:val="1"/>
        </w:rPr>
        <w:t vyd:_id="vyd:000000000002ak" xml:space="preserve"> </w:t>
      </w:r>
      <w:r>
        <w:rPr>
          <w:rFonts w:eastAsia="Times New Roman" w:cs="Times New Roman"/>
          <w:sz w:val="28"/>
        </w:rPr>
        <w:t vyd:_id="vyd:000000000002aj">und</w:t>
      </w:r>
      <w:r>
        <w:rPr>
          <w:rFonts w:eastAsia="Times New Roman" w:cs="Times New Roman"/>
          <w:sz w:val="28"/>
          <w:spacing w:val="1"/>
        </w:rPr>
        <w:t vyd:_id="vyd:000000000002ai" xml:space="preserve"> </w:t>
      </w:r>
      <w:r>
        <w:rPr>
          <w:rFonts w:eastAsia="Times New Roman" w:cs="Times New Roman"/>
          <w:sz w:val="28"/>
        </w:rPr>
        <w:t vyd:_id="vyd:000000000002ah">Glaube</w:t>
      </w:r>
      <w:r>
        <w:rPr>
          <w:rFonts w:eastAsia="Times New Roman" w:cs="Times New Roman"/>
          <w:sz w:val="28"/>
        </w:rPr>
        <w:t vyd:_id="vyd:000000000002ag">, что переводится как «верность слову»</w:t>
      </w:r>
      <w:r>
        <w:rPr>
          <w:rFonts w:eastAsia="Times New Roman" w:cs="Times New Roman"/>
          <w:sz w:val="28"/>
        </w:rPr>
        <w:t vyd:_id="vyd:000000000002af">.</w:t>
      </w:r>
    </w:p>
    <w:p w14:paraId="448BDA26" w14:textId="77BCA72E" w:rsidR="00CE407E" w:rsidRPr="00321B78" w:rsidRDefault="00E71C4F" w:rsidP="008F33DC" vyd:_id="vyd:000000000002a2">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ad" xml:space="preserve">В современном понимании немецкая добросовестность является скорее </w:t>
      </w:r>
      <w:r>
        <w:rPr>
          <w:rFonts w:eastAsia="Times New Roman" w:cs="Times New Roman"/>
          <w:sz w:val="28"/>
        </w:rPr>
        <w:t vyd:_id="vyd:000000000002ac">«довеском» к общим правилам</w:t>
      </w:r>
      <w:r>
        <w:rPr>
          <w:rFonts w:eastAsia="Times New Roman" w:cs="Times New Roman"/>
          <w:sz w:val="28"/>
        </w:rPr>
        <w:t vyd:_id="vyd:000000000002ab" xml:space="preserve">. Так, согласно германским правоприменителям, использование </w:t>
      </w:r>
      <w:r>
        <w:rPr>
          <w:rFonts w:eastAsia="Times New Roman" w:cs="Times New Roman"/>
          <w:sz w:val="28"/>
        </w:rPr>
        <w:t vyd:_id="vyd:000000000002aa" xml:space="preserve">базовых </w:t>
      </w:r>
      <w:r>
        <w:rPr>
          <w:rFonts w:eastAsia="Times New Roman" w:cs="Times New Roman"/>
          <w:sz w:val="28"/>
        </w:rPr>
        <w:t vyd:_id="vyd:000000000002a9" xml:space="preserve">принципов права обусловлено </w:t>
      </w:r>
      <w:r>
        <w:rPr>
          <w:rFonts w:eastAsia="Times New Roman" w:cs="Times New Roman"/>
          <w:sz w:val="28"/>
        </w:rPr>
        <w:t vyd:_id="vyd:000000000002a8" xml:space="preserve">необходимостью </w:t>
      </w:r>
      <w:r>
        <w:rPr>
          <w:rFonts w:eastAsia="Times New Roman" w:cs="Times New Roman"/>
          <w:sz w:val="28"/>
        </w:rPr>
        <w:t vyd:_id="vyd:000000000002a7" xml:space="preserve">как </w:t>
      </w:r>
      <w:r>
        <w:rPr>
          <w:rFonts w:eastAsia="Times New Roman" w:cs="Times New Roman"/>
          <w:sz w:val="28"/>
        </w:rPr>
        <w:t vyd:_id="vyd:000000000002a6" xml:space="preserve">установления дополнительных </w:t>
      </w:r>
      <w:r>
        <w:rPr>
          <w:rFonts w:eastAsia="Times New Roman" w:cs="Times New Roman"/>
          <w:sz w:val="28"/>
        </w:rPr>
        <w:t vyd:_id="vyd:000000000002a5">обязанностей участников договора, так и ограничения их прав</w:t>
      </w:r>
      <w:r>
        <w:rPr>
          <w:rStyle w:val="a6"/>
          <w:rFonts w:eastAsia="Times New Roman" w:cs="Times New Roman"/>
          <w:sz w:val="28"/>
        </w:rPr>
        <w:footnoteReference vyd:_id="vyd:000000000002a4" w:id="42"/>
      </w:r>
      <w:r>
        <w:rPr>
          <w:rFonts w:eastAsia="Times New Roman" w:cs="Times New Roman"/>
          <w:sz w:val="28"/>
        </w:rPr>
        <w:t vyd:_id="vyd:000000000002a3">.</w:t>
      </w:r>
    </w:p>
    <w:p w14:paraId="59E61D8D" w14:textId="77777777" w:rsidR="008F33DC" w:rsidRPr="00321B78" w:rsidRDefault="008F33DC" w:rsidP="008F33DC" vyd:_id="vyd:00000000000284">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a1">По замечанию И.А. Покровского «памятник колоссального труда и</w:t>
      </w:r>
      <w:r>
        <w:rPr>
          <w:rFonts w:eastAsia="Times New Roman" w:cs="Times New Roman"/>
          <w:sz w:val="28"/>
          <w:spacing w:val="1"/>
        </w:rPr>
        <w:t vyd:_id="vyd:000000000002a0" xml:space="preserve"> </w:t>
      </w:r>
      <w:r>
        <w:rPr>
          <w:rFonts w:eastAsia="Times New Roman" w:cs="Times New Roman"/>
          <w:sz w:val="28"/>
        </w:rPr>
        <w:t vyd:_id="vyd:0000000000029z">обширнейшей</w:t>
      </w:r>
      <w:r>
        <w:rPr>
          <w:rFonts w:eastAsia="Times New Roman" w:cs="Times New Roman"/>
          <w:sz w:val="28"/>
          <w:spacing w:val="1"/>
        </w:rPr>
        <w:t vyd:_id="vyd:0000000000029y" xml:space="preserve"> </w:t>
      </w:r>
      <w:r>
        <w:rPr>
          <w:rFonts w:eastAsia="Times New Roman" w:cs="Times New Roman"/>
          <w:sz w:val="28"/>
        </w:rPr>
        <w:t vyd:_id="vyd:0000000000029x">учености»,</w:t>
      </w:r>
      <w:r>
        <w:rPr>
          <w:rFonts w:eastAsia="Times New Roman" w:cs="Times New Roman"/>
          <w:sz w:val="28"/>
          <w:spacing w:val="1"/>
        </w:rPr>
        <w:t vyd:_id="vyd:0000000000029w" xml:space="preserve"> </w:t>
      </w:r>
      <w:r>
        <w:rPr>
          <w:rFonts w:eastAsia="Times New Roman" w:cs="Times New Roman"/>
          <w:sz w:val="28"/>
        </w:rPr>
        <w:t vyd:_id="vyd:0000000000029v">по</w:t>
      </w:r>
      <w:r>
        <w:rPr>
          <w:rFonts w:eastAsia="Times New Roman" w:cs="Times New Roman"/>
          <w:sz w:val="28"/>
          <w:spacing w:val="1"/>
        </w:rPr>
        <w:t vyd:_id="vyd:0000000000029u" xml:space="preserve"> </w:t>
      </w:r>
      <w:r>
        <w:rPr>
          <w:rFonts w:eastAsia="Times New Roman" w:cs="Times New Roman"/>
          <w:sz w:val="28"/>
        </w:rPr>
        <w:t vyd:_id="vyd:0000000000029t">смыслу</w:t>
      </w:r>
      <w:r>
        <w:rPr>
          <w:rFonts w:eastAsia="Times New Roman" w:cs="Times New Roman"/>
          <w:sz w:val="28"/>
          <w:spacing w:val="1"/>
        </w:rPr>
        <w:t vyd:_id="vyd:0000000000029s" xml:space="preserve"> </w:t>
      </w:r>
      <w:r>
        <w:rPr>
          <w:rFonts w:eastAsia="Times New Roman" w:cs="Times New Roman"/>
          <w:sz w:val="28"/>
        </w:rPr>
        <w:t vyd:_id="vyd:0000000000029r">§</w:t>
      </w:r>
      <w:r>
        <w:rPr>
          <w:rFonts w:eastAsia="Times New Roman" w:cs="Times New Roman"/>
          <w:sz w:val="28"/>
          <w:spacing w:val="1"/>
        </w:rPr>
        <w:t vyd:_id="vyd:0000000000029q" xml:space="preserve"> </w:t>
      </w:r>
      <w:r>
        <w:rPr>
          <w:rFonts w:eastAsia="Times New Roman" w:cs="Times New Roman"/>
          <w:sz w:val="28"/>
        </w:rPr>
        <w:t vyd:_id="vyd:0000000000029p">242</w:t>
      </w:r>
      <w:r>
        <w:rPr>
          <w:rFonts w:eastAsia="Times New Roman" w:cs="Times New Roman"/>
          <w:sz w:val="28"/>
          <w:spacing w:val="1"/>
        </w:rPr>
        <w:t vyd:_id="vyd:0000000000029o" xml:space="preserve"> </w:t>
      </w:r>
      <w:r>
        <w:rPr>
          <w:rFonts w:eastAsia="Times New Roman" w:cs="Times New Roman"/>
          <w:sz w:val="28"/>
        </w:rPr>
        <w:t vyd:_id="vyd:0000000000029n">которого</w:t>
      </w:r>
      <w:r>
        <w:rPr>
          <w:rFonts w:eastAsia="Times New Roman" w:cs="Times New Roman"/>
          <w:sz w:val="28"/>
          <w:spacing w:val="1"/>
        </w:rPr>
        <w:t vyd:_id="vyd:0000000000029m" xml:space="preserve"> </w:t>
      </w:r>
      <w:r>
        <w:rPr>
          <w:rFonts w:eastAsia="Times New Roman" w:cs="Times New Roman"/>
          <w:sz w:val="28"/>
        </w:rPr>
        <w:t vyd:_id="vyd:0000000000029l">должник</w:t>
      </w:r>
      <w:r>
        <w:rPr>
          <w:rFonts w:eastAsia="Times New Roman" w:cs="Times New Roman"/>
          <w:sz w:val="28"/>
          <w:spacing w:val="1"/>
        </w:rPr>
        <w:t vyd:_id="vyd:0000000000029k" xml:space="preserve"> </w:t>
      </w:r>
      <w:r>
        <w:rPr>
          <w:rFonts w:eastAsia="Times New Roman" w:cs="Times New Roman"/>
          <w:sz w:val="28"/>
        </w:rPr>
        <w:t vyd:_id="vyd:0000000000029j">обязан</w:t>
      </w:r>
      <w:r>
        <w:rPr>
          <w:rFonts w:eastAsia="Times New Roman" w:cs="Times New Roman"/>
          <w:sz w:val="28"/>
          <w:spacing w:val="1"/>
        </w:rPr>
        <w:t vyd:_id="vyd:0000000000029i" xml:space="preserve"> </w:t>
      </w:r>
      <w:r>
        <w:rPr>
          <w:rFonts w:eastAsia="Times New Roman" w:cs="Times New Roman"/>
          <w:sz w:val="28"/>
        </w:rPr>
        <w:t vyd:_id="vyd:0000000000029h">осуществлять</w:t>
      </w:r>
      <w:r>
        <w:rPr>
          <w:rFonts w:eastAsia="Times New Roman" w:cs="Times New Roman"/>
          <w:sz w:val="28"/>
          <w:spacing w:val="1"/>
        </w:rPr>
        <w:t vyd:_id="vyd:0000000000029g" xml:space="preserve"> </w:t>
      </w:r>
      <w:r>
        <w:rPr>
          <w:rFonts w:eastAsia="Times New Roman" w:cs="Times New Roman"/>
          <w:sz w:val="28"/>
        </w:rPr>
        <w:t vyd:_id="vyd:0000000000029f">исполнение</w:t>
      </w:r>
      <w:r>
        <w:rPr>
          <w:rFonts w:eastAsia="Times New Roman" w:cs="Times New Roman"/>
          <w:sz w:val="28"/>
          <w:spacing w:val="1"/>
        </w:rPr>
        <w:t vyd:_id="vyd:0000000000029e" xml:space="preserve"> </w:t>
      </w:r>
      <w:r>
        <w:rPr>
          <w:rFonts w:eastAsia="Times New Roman" w:cs="Times New Roman"/>
          <w:sz w:val="28"/>
        </w:rPr>
        <w:t vyd:_id="vyd:0000000000029d">таким</w:t>
      </w:r>
      <w:r>
        <w:rPr>
          <w:rFonts w:eastAsia="Times New Roman" w:cs="Times New Roman"/>
          <w:sz w:val="28"/>
          <w:spacing w:val="1"/>
        </w:rPr>
        <w:t vyd:_id="vyd:0000000000029c" xml:space="preserve"> </w:t>
      </w:r>
      <w:r>
        <w:rPr>
          <w:rFonts w:eastAsia="Times New Roman" w:cs="Times New Roman"/>
          <w:sz w:val="28"/>
        </w:rPr>
        <w:t vyd:_id="vyd:0000000000029b">видом,</w:t>
      </w:r>
      <w:r>
        <w:rPr>
          <w:rFonts w:eastAsia="Times New Roman" w:cs="Times New Roman"/>
          <w:sz w:val="28"/>
          <w:spacing w:val="1"/>
        </w:rPr>
        <w:t vyd:_id="vyd:0000000000029a" xml:space="preserve"> </w:t>
      </w:r>
      <w:r>
        <w:rPr>
          <w:rFonts w:eastAsia="Times New Roman" w:cs="Times New Roman"/>
          <w:sz w:val="28"/>
        </w:rPr>
        <w:t vyd:_id="vyd:00000000000299">который</w:t>
      </w:r>
      <w:r>
        <w:rPr>
          <w:rFonts w:eastAsia="Times New Roman" w:cs="Times New Roman"/>
          <w:sz w:val="28"/>
          <w:spacing w:val="1"/>
        </w:rPr>
        <w:t vyd:_id="vyd:00000000000298" xml:space="preserve"> </w:t>
      </w:r>
      <w:r>
        <w:rPr>
          <w:rFonts w:eastAsia="Times New Roman" w:cs="Times New Roman"/>
          <w:sz w:val="28"/>
        </w:rPr>
        <w:t vyd:_id="vyd:00000000000297">требуется</w:t>
      </w:r>
      <w:r>
        <w:rPr>
          <w:rFonts w:eastAsia="Times New Roman" w:cs="Times New Roman"/>
          <w:sz w:val="28"/>
          <w:spacing w:val="1"/>
        </w:rPr>
        <w:t vyd:_id="vyd:00000000000296" xml:space="preserve"> </w:t>
      </w:r>
      <w:r>
        <w:rPr>
          <w:rFonts w:eastAsia="Times New Roman" w:cs="Times New Roman"/>
          <w:sz w:val="28"/>
        </w:rPr>
        <w:t vyd:_id="vyd:00000000000295">добросовестностью,</w:t>
      </w:r>
      <w:r>
        <w:rPr>
          <w:rFonts w:eastAsia="Times New Roman" w:cs="Times New Roman"/>
          <w:sz w:val="28"/>
          <w:spacing w:val="1"/>
        </w:rPr>
        <w:t vyd:_id="vyd:00000000000294" xml:space="preserve"> </w:t>
      </w:r>
      <w:r>
        <w:rPr>
          <w:rFonts w:eastAsia="Times New Roman" w:cs="Times New Roman"/>
          <w:sz w:val="28"/>
        </w:rPr>
        <w:t vyd:_id="vyd:00000000000293">учитывая</w:t>
      </w:r>
      <w:r>
        <w:rPr>
          <w:rFonts w:eastAsia="Times New Roman" w:cs="Times New Roman"/>
          <w:sz w:val="28"/>
          <w:spacing w:val="1"/>
        </w:rPr>
        <w:t vyd:_id="vyd:00000000000292" xml:space="preserve"> </w:t>
      </w:r>
      <w:r>
        <w:rPr>
          <w:rFonts w:eastAsia="Times New Roman" w:cs="Times New Roman"/>
          <w:sz w:val="28"/>
        </w:rPr>
        <w:t vyd:_id="vyd:00000000000291">обычаи</w:t>
      </w:r>
      <w:r>
        <w:rPr>
          <w:rFonts w:eastAsia="Times New Roman" w:cs="Times New Roman"/>
          <w:sz w:val="28"/>
          <w:spacing w:val="1"/>
        </w:rPr>
        <w:t vyd:_id="vyd:00000000000290" xml:space="preserve"> </w:t>
      </w:r>
      <w:r>
        <w:rPr>
          <w:rFonts w:eastAsia="Times New Roman" w:cs="Times New Roman"/>
          <w:sz w:val="28"/>
        </w:rPr>
        <w:t vyd:_id="vyd:0000000000028z">оборота.</w:t>
      </w:r>
      <w:r>
        <w:rPr>
          <w:rFonts w:eastAsia="Times New Roman" w:cs="Times New Roman"/>
          <w:sz w:val="28"/>
          <w:spacing w:val="1"/>
        </w:rPr>
        <w:t vyd:_id="vyd:0000000000028y" xml:space="preserve"> </w:t>
      </w:r>
      <w:r>
        <w:rPr>
          <w:rFonts w:eastAsia="Times New Roman" w:cs="Times New Roman"/>
          <w:sz w:val="28"/>
        </w:rPr>
        <w:t vyd:_id="vyd:0000000000028x">В</w:t>
      </w:r>
      <w:r>
        <w:rPr>
          <w:rFonts w:eastAsia="Times New Roman" w:cs="Times New Roman"/>
          <w:sz w:val="28"/>
          <w:spacing w:val="1"/>
        </w:rPr>
        <w:t vyd:_id="vyd:0000000000028w" xml:space="preserve"> </w:t>
      </w:r>
      <w:r>
        <w:rPr>
          <w:rFonts w:eastAsia="Times New Roman" w:cs="Times New Roman"/>
          <w:sz w:val="28"/>
        </w:rPr>
        <w:t vyd:_id="vyd:0000000000028v">результате</w:t>
      </w:r>
      <w:r>
        <w:rPr>
          <w:rFonts w:eastAsia="Times New Roman" w:cs="Times New Roman"/>
          <w:sz w:val="28"/>
          <w:spacing w:val="1"/>
        </w:rPr>
        <w:t vyd:_id="vyd:0000000000028u" xml:space="preserve"> </w:t>
      </w:r>
      <w:r>
        <w:rPr>
          <w:rFonts w:eastAsia="Times New Roman" w:cs="Times New Roman"/>
          <w:sz w:val="28"/>
        </w:rPr>
        <w:t vyd:_id="vyd:0000000000028t">возникла</w:t>
      </w:r>
      <w:r>
        <w:rPr>
          <w:rFonts w:eastAsia="Times New Roman" w:cs="Times New Roman"/>
          <w:sz w:val="28"/>
          <w:spacing w:val="1"/>
        </w:rPr>
        <w:t vyd:_id="vyd:0000000000028s" xml:space="preserve"> </w:t>
      </w:r>
      <w:r>
        <w:rPr>
          <w:rFonts w:eastAsia="Times New Roman" w:cs="Times New Roman"/>
          <w:sz w:val="28"/>
        </w:rPr>
        <w:t vyd:_id="vyd:0000000000028r">критика вторжения справедливости в установленные правовые принципы,</w:t>
      </w:r>
      <w:r>
        <w:rPr>
          <w:rFonts w:eastAsia="Times New Roman" w:cs="Times New Roman"/>
          <w:sz w:val="28"/>
          <w:spacing w:val="1"/>
        </w:rPr>
        <w:t vyd:_id="vyd:0000000000028q" xml:space="preserve"> </w:t>
      </w:r>
      <w:r>
        <w:rPr>
          <w:rFonts w:eastAsia="Times New Roman" w:cs="Times New Roman"/>
          <w:sz w:val="28"/>
        </w:rPr>
        <w:t vyd:_id="vyd:0000000000028p">поэтому § 242 ГГУ посредством широкого толкования был преобразован в</w:t>
      </w:r>
      <w:r>
        <w:rPr>
          <w:rFonts w:eastAsia="Times New Roman" w:cs="Times New Roman"/>
          <w:sz w:val="28"/>
          <w:spacing w:val="-67"/>
        </w:rPr>
        <w:t vyd:_id="vyd:0000000000028o" xml:space="preserve"> </w:t>
      </w:r>
      <w:r>
        <w:rPr>
          <w:rFonts w:eastAsia="Times New Roman" w:cs="Times New Roman"/>
          <w:sz w:val="28"/>
        </w:rPr>
        <w:t vyd:_id="vyd:0000000000028n">одну</w:t>
      </w:r>
      <w:r>
        <w:rPr>
          <w:rFonts w:eastAsia="Times New Roman" w:cs="Times New Roman"/>
          <w:sz w:val="28"/>
          <w:spacing w:val="-3"/>
        </w:rPr>
        <w:t vyd:_id="vyd:0000000000028m" xml:space="preserve"> </w:t>
      </w:r>
      <w:r>
        <w:rPr>
          <w:rFonts w:eastAsia="Times New Roman" w:cs="Times New Roman"/>
          <w:sz w:val="28"/>
        </w:rPr>
        <w:t vyd:_id="vyd:0000000000028l">из</w:t>
      </w:r>
      <w:r>
        <w:rPr>
          <w:rFonts w:eastAsia="Times New Roman" w:cs="Times New Roman"/>
          <w:sz w:val="28"/>
          <w:spacing w:val="-3"/>
        </w:rPr>
        <w:t vyd:_id="vyd:0000000000028k" xml:space="preserve"> </w:t>
      </w:r>
      <w:r>
        <w:rPr>
          <w:rFonts w:eastAsia="Times New Roman" w:cs="Times New Roman"/>
          <w:sz w:val="28"/>
        </w:rPr>
        <w:t vyd:_id="vyd:0000000000028j">«общих</w:t>
      </w:r>
      <w:r>
        <w:rPr>
          <w:rFonts w:eastAsia="Times New Roman" w:cs="Times New Roman"/>
          <w:sz w:val="28"/>
          <w:spacing w:val="-2"/>
        </w:rPr>
        <w:t vyd:_id="vyd:0000000000028i" xml:space="preserve"> </w:t>
      </w:r>
      <w:r>
        <w:rPr>
          <w:rFonts w:eastAsia="Times New Roman" w:cs="Times New Roman"/>
          <w:sz w:val="28"/>
        </w:rPr>
        <w:t vyd:_id="vyd:0000000000028h">оговорок»</w:t>
      </w:r>
      <w:r>
        <w:rPr>
          <w:rFonts w:eastAsia="Times New Roman" w:cs="Times New Roman"/>
          <w:sz w:val="28"/>
          <w:spacing w:val="-2"/>
        </w:rPr>
        <w:t vyd:_id="vyd:0000000000028g" xml:space="preserve"> </w:t>
      </w:r>
      <w:r>
        <w:rPr>
          <w:rFonts w:eastAsia="Times New Roman" w:cs="Times New Roman"/>
          <w:sz w:val="28"/>
        </w:rPr>
        <w:t vyd:_id="vyd:0000000000028f">и</w:t>
      </w:r>
      <w:r>
        <w:rPr>
          <w:rFonts w:eastAsia="Times New Roman" w:cs="Times New Roman"/>
          <w:sz w:val="28"/>
          <w:spacing w:val="-4"/>
        </w:rPr>
        <w:t vyd:_id="vyd:0000000000028e" xml:space="preserve"> </w:t>
      </w:r>
      <w:r>
        <w:rPr>
          <w:rFonts w:eastAsia="Times New Roman" w:cs="Times New Roman"/>
          <w:sz w:val="28"/>
        </w:rPr>
        <w:t vyd:_id="vyd:0000000000028d">стал</w:t>
      </w:r>
      <w:r>
        <w:rPr>
          <w:rFonts w:eastAsia="Times New Roman" w:cs="Times New Roman"/>
          <w:sz w:val="28"/>
          <w:spacing w:val="-3"/>
        </w:rPr>
        <w:t vyd:_id="vyd:0000000000028c" xml:space="preserve"> </w:t>
      </w:r>
      <w:r>
        <w:rPr>
          <w:rFonts w:eastAsia="Times New Roman" w:cs="Times New Roman"/>
          <w:sz w:val="28"/>
        </w:rPr>
        <w:t vyd:_id="vyd:0000000000028b">основой</w:t>
      </w:r>
      <w:r>
        <w:rPr>
          <w:rFonts w:eastAsia="Times New Roman" w:cs="Times New Roman"/>
          <w:sz w:val="28"/>
          <w:spacing w:val="-2"/>
        </w:rPr>
        <w:t vyd:_id="vyd:0000000000028a" xml:space="preserve"> </w:t>
      </w:r>
      <w:r>
        <w:rPr>
          <w:rFonts w:eastAsia="Times New Roman" w:cs="Times New Roman"/>
          <w:sz w:val="28"/>
        </w:rPr>
        <w:t vyd:_id="vyd:00000000000289">«прецедентной»</w:t>
      </w:r>
      <w:r>
        <w:rPr>
          <w:rFonts w:eastAsia="Times New Roman" w:cs="Times New Roman"/>
          <w:sz w:val="28"/>
          <w:spacing w:val="-2"/>
        </w:rPr>
        <w:t vyd:_id="vyd:00000000000288" xml:space="preserve"> </w:t>
      </w:r>
      <w:r>
        <w:rPr>
          <w:rFonts w:eastAsia="Times New Roman" w:cs="Times New Roman"/>
          <w:sz w:val="28"/>
        </w:rPr>
        <w:t vyd:_id="vyd:00000000000287">революции</w:t>
      </w:r>
      <w:r>
        <w:rPr>
          <w:rFonts w:eastAsia="Times New Roman" w:cs="Times New Roman"/>
          <w:sz w:val="28"/>
          <w:vertAlign w:val="superscript"/>
        </w:rPr>
        <w:footnoteReference vyd:_id="vyd:00000000000286" w:id="43"/>
      </w:r>
      <w:r>
        <w:rPr>
          <w:rFonts w:eastAsia="Times New Roman" w:cs="Times New Roman"/>
          <w:sz w:val="28"/>
        </w:rPr>
        <w:t vyd:_id="vyd:00000000000285">.</w:t>
      </w:r>
    </w:p>
    <w:p w14:paraId="6C089C56" w14:textId="77777777" w:rsidR="008F33DC" w:rsidRPr="00321B78" w:rsidRDefault="008F33DC" w:rsidP="008F33DC" vyd:_id="vyd:0000000000025s">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83">Норма §242 ГГУ служит скорее нормой «мягкого права» к строго</w:t>
      </w:r>
      <w:r>
        <w:rPr>
          <w:rFonts w:eastAsia="Times New Roman" w:cs="Times New Roman"/>
          <w:sz w:val="28"/>
          <w:spacing w:val="1"/>
        </w:rPr>
        <w:t vyd:_id="vyd:00000000000282" xml:space="preserve"> </w:t>
      </w:r>
      <w:r>
        <w:rPr>
          <w:rFonts w:eastAsia="Times New Roman" w:cs="Times New Roman"/>
          <w:sz w:val="28"/>
        </w:rPr>
        <w:t vyd:_id="vyd:00000000000281">регламентированному договорному праву, которая может корректировать</w:t>
      </w:r>
      <w:r>
        <w:rPr>
          <w:rFonts w:eastAsia="Times New Roman" w:cs="Times New Roman"/>
          <w:sz w:val="28"/>
          <w:spacing w:val="1"/>
        </w:rPr>
        <w:t vyd:_id="vyd:00000000000280" xml:space="preserve"> </w:t>
      </w:r>
      <w:r>
        <w:rPr>
          <w:rFonts w:eastAsia="Times New Roman" w:cs="Times New Roman"/>
          <w:sz w:val="28"/>
        </w:rPr>
        <w:t vyd:_id="vyd:0000000000027z">действия</w:t>
      </w:r>
      <w:r>
        <w:rPr>
          <w:rFonts w:eastAsia="Times New Roman" w:cs="Times New Roman"/>
          <w:sz w:val="28"/>
          <w:spacing w:val="2"/>
        </w:rPr>
        <w:t vyd:_id="vyd:0000000000027y" xml:space="preserve"> </w:t>
      </w:r>
      <w:r>
        <w:rPr>
          <w:rFonts w:eastAsia="Times New Roman" w:cs="Times New Roman"/>
          <w:sz w:val="28"/>
        </w:rPr>
        <w:t vyd:_id="vyd:0000000000027x">различных</w:t>
      </w:r>
      <w:r>
        <w:rPr>
          <w:rFonts w:eastAsia="Times New Roman" w:cs="Times New Roman"/>
          <w:sz w:val="28"/>
          <w:spacing w:val="3"/>
        </w:rPr>
        <w:t vyd:_id="vyd:0000000000027w" xml:space="preserve"> </w:t>
      </w:r>
      <w:r>
        <w:rPr>
          <w:rFonts w:eastAsia="Times New Roman" w:cs="Times New Roman"/>
          <w:sz w:val="28"/>
        </w:rPr>
        <w:t vyd:_id="vyd:0000000000027v">законодательных</w:t>
      </w:r>
      <w:r>
        <w:rPr>
          <w:rFonts w:eastAsia="Times New Roman" w:cs="Times New Roman"/>
          <w:sz w:val="28"/>
          <w:spacing w:val="3"/>
        </w:rPr>
        <w:t vyd:_id="vyd:0000000000027u" xml:space="preserve"> </w:t>
      </w:r>
      <w:r>
        <w:rPr>
          <w:rFonts w:eastAsia="Times New Roman" w:cs="Times New Roman"/>
          <w:sz w:val="28"/>
        </w:rPr>
        <w:t vyd:_id="vyd:0000000000027t">положений.</w:t>
      </w:r>
      <w:r>
        <w:rPr>
          <w:rFonts w:eastAsia="Times New Roman" w:cs="Times New Roman"/>
          <w:sz w:val="28"/>
          <w:spacing w:val="2"/>
        </w:rPr>
        <w:t vyd:_id="vyd:0000000000027s" xml:space="preserve"> </w:t>
      </w:r>
      <w:r>
        <w:rPr>
          <w:rFonts w:eastAsia="Times New Roman" w:cs="Times New Roman"/>
          <w:sz w:val="28"/>
        </w:rPr>
        <w:t vyd:_id="vyd:0000000000027r">Однако</w:t>
      </w:r>
      <w:r>
        <w:rPr>
          <w:rFonts w:eastAsia="Times New Roman" w:cs="Times New Roman"/>
          <w:sz w:val="28"/>
          <w:spacing w:val="3"/>
        </w:rPr>
        <w:t vyd:_id="vyd:0000000000027q" xml:space="preserve"> </w:t>
      </w:r>
      <w:r>
        <w:rPr>
          <w:rFonts w:eastAsia="Times New Roman" w:cs="Times New Roman"/>
          <w:sz w:val="28"/>
        </w:rPr>
        <w:t vyd:_id="vyd:0000000000027p">это</w:t>
      </w:r>
      <w:r>
        <w:rPr>
          <w:rFonts w:eastAsia="Times New Roman" w:cs="Times New Roman"/>
          <w:sz w:val="28"/>
          <w:spacing w:val="3"/>
        </w:rPr>
        <w:t vyd:_id="vyd:0000000000027o" xml:space="preserve"> </w:t>
      </w:r>
      <w:r>
        <w:rPr>
          <w:rFonts w:eastAsia="Times New Roman" w:cs="Times New Roman"/>
          <w:sz w:val="28"/>
        </w:rPr>
        <w:t vyd:_id="vyd:0000000000027n">не</w:t>
      </w:r>
      <w:r>
        <w:rPr>
          <w:rFonts w:eastAsia="Times New Roman" w:cs="Times New Roman"/>
          <w:sz w:val="28"/>
          <w:spacing w:val="2"/>
        </w:rPr>
        <w:t vyd:_id="vyd:0000000000027m" xml:space="preserve"> </w:t>
      </w:r>
      <w:r>
        <w:rPr>
          <w:rFonts w:eastAsia="Times New Roman" w:cs="Times New Roman"/>
          <w:sz w:val="28"/>
        </w:rPr>
        <w:t vyd:_id="vyd:0000000000027l">означает, что</w:t>
      </w:r>
      <w:r>
        <w:rPr>
          <w:rFonts w:eastAsia="Times New Roman" w:cs="Times New Roman"/>
          <w:sz w:val="28"/>
          <w:spacing w:val="1"/>
        </w:rPr>
        <w:t vyd:_id="vyd:0000000000027k" xml:space="preserve"> </w:t>
      </w:r>
      <w:r>
        <w:rPr>
          <w:rFonts w:eastAsia="Times New Roman" w:cs="Times New Roman"/>
          <w:sz w:val="28"/>
        </w:rPr>
        <w:t vyd:_id="vyd:0000000000027j">судья</w:t>
      </w:r>
      <w:r>
        <w:rPr>
          <w:rFonts w:eastAsia="Times New Roman" w:cs="Times New Roman"/>
          <w:sz w:val="28"/>
          <w:spacing w:val="1"/>
        </w:rPr>
        <w:t vyd:_id="vyd:0000000000027i" xml:space="preserve"> </w:t>
      </w:r>
      <w:r>
        <w:rPr>
          <w:rFonts w:eastAsia="Times New Roman" w:cs="Times New Roman"/>
          <w:sz w:val="28"/>
        </w:rPr>
        <w:t vyd:_id="vyd:0000000000027h">вправе</w:t>
      </w:r>
      <w:r>
        <w:rPr>
          <w:rFonts w:eastAsia="Times New Roman" w:cs="Times New Roman"/>
          <w:sz w:val="28"/>
          <w:spacing w:val="1"/>
        </w:rPr>
        <w:t vyd:_id="vyd:0000000000027g" xml:space="preserve"> </w:t>
      </w:r>
      <w:r>
        <w:rPr>
          <w:rFonts w:eastAsia="Times New Roman" w:cs="Times New Roman"/>
          <w:sz w:val="28"/>
        </w:rPr>
        <w:t vyd:_id="vyd:0000000000027f">руководствоваться</w:t>
      </w:r>
      <w:r>
        <w:rPr>
          <w:rFonts w:eastAsia="Times New Roman" w:cs="Times New Roman"/>
          <w:sz w:val="28"/>
          <w:spacing w:val="1"/>
        </w:rPr>
        <w:t vyd:_id="vyd:0000000000027e" xml:space="preserve"> </w:t>
      </w:r>
      <w:r>
        <w:rPr>
          <w:rFonts w:eastAsia="Times New Roman" w:cs="Times New Roman"/>
          <w:sz w:val="28"/>
        </w:rPr>
        <w:t vyd:_id="vyd:0000000000027d">принципами</w:t>
      </w:r>
      <w:r>
        <w:rPr>
          <w:rFonts w:eastAsia="Times New Roman" w:cs="Times New Roman"/>
          <w:sz w:val="28"/>
          <w:spacing w:val="1"/>
        </w:rPr>
        <w:t vyd:_id="vyd:0000000000027c" xml:space="preserve"> </w:t>
      </w:r>
      <w:r>
        <w:rPr>
          <w:rFonts w:eastAsia="Times New Roman" w:cs="Times New Roman"/>
          <w:sz w:val="28"/>
        </w:rPr>
        <w:t vyd:_id="vyd:0000000000027b">честности</w:t>
      </w:r>
      <w:r>
        <w:rPr>
          <w:rFonts w:eastAsia="Times New Roman" w:cs="Times New Roman"/>
          <w:sz w:val="28"/>
          <w:spacing w:val="1"/>
        </w:rPr>
        <w:t vyd:_id="vyd:0000000000027a" xml:space="preserve"> </w:t>
      </w:r>
      <w:r>
        <w:rPr>
          <w:rFonts w:eastAsia="Times New Roman" w:cs="Times New Roman"/>
          <w:sz w:val="28"/>
        </w:rPr>
        <w:t vyd:_id="vyd:00000000000279">и</w:t>
      </w:r>
      <w:r>
        <w:rPr>
          <w:rFonts w:eastAsia="Times New Roman" w:cs="Times New Roman"/>
          <w:sz w:val="28"/>
          <w:spacing w:val="1"/>
        </w:rPr>
        <w:t vyd:_id="vyd:00000000000278" xml:space="preserve"> </w:t>
      </w:r>
      <w:r>
        <w:rPr>
          <w:rFonts w:eastAsia="Times New Roman" w:cs="Times New Roman"/>
          <w:sz w:val="28"/>
        </w:rPr>
        <w:t vyd:_id="vyd:00000000000277">справедливости</w:t>
      </w:r>
      <w:r>
        <w:rPr>
          <w:rFonts w:eastAsia="Times New Roman" w:cs="Times New Roman"/>
          <w:sz w:val="28"/>
          <w:spacing w:val="1"/>
        </w:rPr>
        <w:t vyd:_id="vyd:00000000000276" xml:space="preserve"> </w:t>
      </w:r>
      <w:r>
        <w:rPr>
          <w:rFonts w:eastAsia="Times New Roman" w:cs="Times New Roman"/>
          <w:sz w:val="28"/>
        </w:rPr>
        <w:t vyd:_id="vyd:00000000000275">в</w:t>
      </w:r>
      <w:r>
        <w:rPr>
          <w:rFonts w:eastAsia="Times New Roman" w:cs="Times New Roman"/>
          <w:sz w:val="28"/>
          <w:spacing w:val="1"/>
        </w:rPr>
        <w:t vyd:_id="vyd:00000000000274" xml:space="preserve"> </w:t>
      </w:r>
      <w:r>
        <w:rPr>
          <w:rFonts w:eastAsia="Times New Roman" w:cs="Times New Roman"/>
          <w:sz w:val="28"/>
        </w:rPr>
        <w:t vyd:_id="vyd:00000000000273">ущерб</w:t>
      </w:r>
      <w:r>
        <w:rPr>
          <w:rFonts w:eastAsia="Times New Roman" w:cs="Times New Roman"/>
          <w:sz w:val="28"/>
          <w:spacing w:val="1"/>
        </w:rPr>
        <w:t vyd:_id="vyd:00000000000272" xml:space="preserve"> </w:t>
      </w:r>
      <w:r>
        <w:rPr>
          <w:rFonts w:eastAsia="Times New Roman" w:cs="Times New Roman"/>
          <w:sz w:val="28"/>
        </w:rPr>
        <w:t vyd:_id="vyd:00000000000271">закону,</w:t>
      </w:r>
      <w:r>
        <w:rPr>
          <w:rFonts w:eastAsia="Times New Roman" w:cs="Times New Roman"/>
          <w:sz w:val="28"/>
          <w:spacing w:val="1"/>
        </w:rPr>
        <w:t vyd:_id="vyd:00000000000270" xml:space="preserve"> </w:t>
      </w:r>
      <w:r>
        <w:rPr>
          <w:rFonts w:eastAsia="Times New Roman" w:cs="Times New Roman"/>
          <w:sz w:val="28"/>
        </w:rPr>
        <w:t vyd:_id="vyd:0000000000026z">так</w:t>
      </w:r>
      <w:r>
        <w:rPr>
          <w:rFonts w:eastAsia="Times New Roman" w:cs="Times New Roman"/>
          <w:sz w:val="28"/>
          <w:spacing w:val="1"/>
        </w:rPr>
        <w:t vyd:_id="vyd:0000000000026y" xml:space="preserve"> </w:t>
      </w:r>
      <w:r>
        <w:rPr>
          <w:rFonts w:eastAsia="Times New Roman" w:cs="Times New Roman"/>
          <w:sz w:val="28"/>
        </w:rPr>
        <w:t vyd:_id="vyd:0000000000026x">как</w:t>
      </w:r>
      <w:r>
        <w:rPr>
          <w:rFonts w:eastAsia="Times New Roman" w:cs="Times New Roman"/>
          <w:sz w:val="28"/>
          <w:spacing w:val="1"/>
        </w:rPr>
        <w:t vyd:_id="vyd:0000000000026w" xml:space="preserve"> </w:t>
      </w:r>
      <w:r>
        <w:rPr>
          <w:rFonts w:eastAsia="Times New Roman" w:cs="Times New Roman"/>
          <w:sz w:val="28"/>
        </w:rPr>
        <w:t vyd:_id="vyd:0000000000026v">Treu</w:t>
      </w:r>
      <w:r>
        <w:rPr>
          <w:rFonts w:eastAsia="Times New Roman" w:cs="Times New Roman"/>
          <w:sz w:val="28"/>
          <w:spacing w:val="1"/>
        </w:rPr>
        <w:t vyd:_id="vyd:0000000000026u" xml:space="preserve"> </w:t>
      </w:r>
      <w:r>
        <w:rPr>
          <w:rFonts w:eastAsia="Times New Roman" w:cs="Times New Roman"/>
          <w:sz w:val="28"/>
        </w:rPr>
        <w:t vyd:_id="vyd:0000000000026t">und</w:t>
      </w:r>
      <w:r>
        <w:rPr>
          <w:rFonts w:eastAsia="Times New Roman" w:cs="Times New Roman"/>
          <w:sz w:val="28"/>
          <w:spacing w:val="1"/>
        </w:rPr>
        <w:t vyd:_id="vyd:0000000000026s" xml:space="preserve"> </w:t>
      </w:r>
      <w:r>
        <w:rPr>
          <w:rFonts w:eastAsia="Times New Roman" w:cs="Times New Roman"/>
          <w:sz w:val="28"/>
        </w:rPr>
        <w:t vyd:_id="vyd:0000000000026r">Glaube</w:t>
      </w:r>
      <w:r>
        <w:rPr>
          <w:rFonts w:eastAsia="Times New Roman" w:cs="Times New Roman"/>
          <w:sz w:val="28"/>
          <w:spacing w:val="1"/>
        </w:rPr>
        <w:t vyd:_id="vyd:0000000000026q" xml:space="preserve"> </w:t>
      </w:r>
      <w:r>
        <w:rPr>
          <w:rFonts w:eastAsia="Times New Roman" w:cs="Times New Roman"/>
          <w:sz w:val="28"/>
        </w:rPr>
        <w:t vyd:_id="vyd:0000000000026p">лишь</w:t>
      </w:r>
      <w:r>
        <w:rPr>
          <w:rFonts w:eastAsia="Times New Roman" w:cs="Times New Roman"/>
          <w:sz w:val="28"/>
          <w:spacing w:val="1"/>
        </w:rPr>
        <w:t vyd:_id="vyd:0000000000026o" xml:space="preserve"> </w:t>
      </w:r>
      <w:r>
        <w:rPr>
          <w:rFonts w:eastAsia="Times New Roman" w:cs="Times New Roman"/>
          <w:sz w:val="28"/>
        </w:rPr>
        <w:t vyd:_id="vyd:0000000000026n">корректирует</w:t>
      </w:r>
      <w:r>
        <w:rPr>
          <w:rFonts w:eastAsia="Times New Roman" w:cs="Times New Roman"/>
          <w:sz w:val="28"/>
          <w:spacing w:val="-11"/>
        </w:rPr>
        <w:t vyd:_id="vyd:0000000000026m" xml:space="preserve"> </w:t>
      </w:r>
      <w:r>
        <w:rPr>
          <w:rFonts w:eastAsia="Times New Roman" w:cs="Times New Roman"/>
          <w:sz w:val="28"/>
        </w:rPr>
        <w:t vyd:_id="vyd:0000000000026l">действия</w:t>
      </w:r>
      <w:r>
        <w:rPr>
          <w:rFonts w:eastAsia="Times New Roman" w:cs="Times New Roman"/>
          <w:sz w:val="28"/>
          <w:spacing w:val="-12"/>
        </w:rPr>
        <w:t vyd:_id="vyd:0000000000026k" xml:space="preserve"> </w:t>
      </w:r>
      <w:r>
        <w:rPr>
          <w:rFonts w:eastAsia="Times New Roman" w:cs="Times New Roman"/>
          <w:sz w:val="28"/>
        </w:rPr>
        <w:t vyd:_id="vyd:0000000000026j">судьи</w:t>
      </w:r>
      <w:r>
        <w:rPr>
          <w:rFonts w:eastAsia="Times New Roman" w:cs="Times New Roman"/>
          <w:sz w:val="28"/>
          <w:spacing w:val="-10"/>
        </w:rPr>
        <w:t vyd:_id="vyd:0000000000026i" xml:space="preserve"> </w:t>
      </w:r>
      <w:r>
        <w:rPr>
          <w:rFonts w:eastAsia="Times New Roman" w:cs="Times New Roman"/>
          <w:sz w:val="28"/>
        </w:rPr>
        <w:t vyd:_id="vyd:0000000000026h">при</w:t>
      </w:r>
      <w:r>
        <w:rPr>
          <w:rFonts w:eastAsia="Times New Roman" w:cs="Times New Roman"/>
          <w:sz w:val="28"/>
          <w:spacing w:val="-11"/>
        </w:rPr>
        <w:t vyd:_id="vyd:0000000000026g" xml:space="preserve"> </w:t>
      </w:r>
      <w:r>
        <w:rPr>
          <w:rFonts w:eastAsia="Times New Roman" w:cs="Times New Roman"/>
          <w:sz w:val="28"/>
        </w:rPr>
        <w:t vyd:_id="vyd:0000000000026f">принятии</w:t>
      </w:r>
      <w:r>
        <w:rPr>
          <w:rFonts w:eastAsia="Times New Roman" w:cs="Times New Roman"/>
          <w:sz w:val="28"/>
          <w:spacing w:val="-11"/>
        </w:rPr>
        <w:t vyd:_id="vyd:0000000000026e" xml:space="preserve"> </w:t>
      </w:r>
      <w:r>
        <w:rPr>
          <w:rFonts w:eastAsia="Times New Roman" w:cs="Times New Roman"/>
          <w:sz w:val="28"/>
        </w:rPr>
        <w:t vyd:_id="vyd:0000000000026d">решений</w:t>
      </w:r>
      <w:r>
        <w:rPr>
          <w:rFonts w:eastAsia="Times New Roman" w:cs="Times New Roman"/>
          <w:sz w:val="28"/>
          <w:spacing w:val="-11"/>
        </w:rPr>
        <w:t vyd:_id="vyd:0000000000026c" xml:space="preserve"> </w:t>
      </w:r>
      <w:r>
        <w:rPr>
          <w:rFonts w:eastAsia="Times New Roman" w:cs="Times New Roman"/>
          <w:sz w:val="28"/>
        </w:rPr>
        <w:t vyd:_id="vyd:0000000000026b">исходя</w:t>
      </w:r>
      <w:r>
        <w:rPr>
          <w:rFonts w:eastAsia="Times New Roman" w:cs="Times New Roman"/>
          <w:sz w:val="28"/>
          <w:spacing w:val="-12"/>
        </w:rPr>
        <w:t vyd:_id="vyd:0000000000026a" xml:space="preserve"> </w:t>
      </w:r>
      <w:r>
        <w:rPr>
          <w:rFonts w:eastAsia="Times New Roman" w:cs="Times New Roman"/>
          <w:sz w:val="28"/>
        </w:rPr>
        <w:t vyd:_id="vyd:00000000000269">из</w:t>
      </w:r>
      <w:r>
        <w:rPr>
          <w:rFonts w:eastAsia="Times New Roman" w:cs="Times New Roman"/>
          <w:sz w:val="28"/>
          <w:spacing w:val="-11"/>
        </w:rPr>
        <w:t vyd:_id="vyd:00000000000268" xml:space="preserve"> </w:t>
      </w:r>
      <w:r>
        <w:rPr>
          <w:rFonts w:eastAsia="Times New Roman" w:cs="Times New Roman"/>
          <w:sz w:val="28"/>
        </w:rPr>
        <w:t vyd:_id="vyd:00000000000267">конкретных</w:t>
      </w:r>
      <w:r>
        <w:rPr>
          <w:rFonts w:eastAsia="Times New Roman" w:cs="Times New Roman"/>
          <w:sz w:val="28"/>
          <w:spacing w:val="-68"/>
        </w:rPr>
        <w:t vyd:_id="vyd:00000000000266" xml:space="preserve"> </w:t>
      </w:r>
      <w:r>
        <w:rPr>
          <w:rFonts w:eastAsia="Times New Roman" w:cs="Times New Roman"/>
          <w:sz w:val="28"/>
        </w:rPr>
        <w:t vyd:_id="vyd:00000000000265">обстоятельств</w:t>
      </w:r>
      <w:r>
        <w:rPr>
          <w:rFonts w:eastAsia="Times New Roman" w:cs="Times New Roman"/>
          <w:sz w:val="28"/>
          <w:spacing w:val="-4"/>
        </w:rPr>
        <w:t vyd:_id="vyd:00000000000264" xml:space="preserve"> </w:t>
      </w:r>
      <w:r>
        <w:rPr>
          <w:rFonts w:eastAsia="Times New Roman" w:cs="Times New Roman"/>
          <w:sz w:val="28"/>
        </w:rPr>
        <w:t vyd:_id="vyd:00000000000263">дела,</w:t>
      </w:r>
      <w:r>
        <w:rPr>
          <w:rFonts w:eastAsia="Times New Roman" w:cs="Times New Roman"/>
          <w:sz w:val="28"/>
          <w:spacing w:val="-2"/>
        </w:rPr>
        <w:t vyd:_id="vyd:00000000000262" xml:space="preserve"> </w:t>
      </w:r>
      <w:r>
        <w:rPr>
          <w:rFonts w:eastAsia="Times New Roman" w:cs="Times New Roman"/>
          <w:sz w:val="28"/>
        </w:rPr>
        <w:t vyd:_id="vyd:00000000000261">а</w:t>
      </w:r>
      <w:r>
        <w:rPr>
          <w:rFonts w:eastAsia="Times New Roman" w:cs="Times New Roman"/>
          <w:sz w:val="28"/>
          <w:spacing w:val="-3"/>
        </w:rPr>
        <w:t vyd:_id="vyd:00000000000260" xml:space="preserve"> </w:t>
      </w:r>
      <w:r>
        <w:rPr>
          <w:rFonts w:eastAsia="Times New Roman" w:cs="Times New Roman"/>
          <w:sz w:val="28"/>
        </w:rPr>
        <w:t vyd:_id="vyd:0000000000025z">не</w:t>
      </w:r>
      <w:r>
        <w:rPr>
          <w:rFonts w:eastAsia="Times New Roman" w:cs="Times New Roman"/>
          <w:sz w:val="28"/>
          <w:spacing w:val="-3"/>
        </w:rPr>
        <w:t vyd:_id="vyd:0000000000025y" xml:space="preserve"> </w:t>
      </w:r>
      <w:r>
        <w:rPr>
          <w:rFonts w:eastAsia="Times New Roman" w:cs="Times New Roman"/>
          <w:sz w:val="28"/>
        </w:rPr>
        <w:t vyd:_id="vyd:0000000000025x">является</w:t>
      </w:r>
      <w:r>
        <w:rPr>
          <w:rFonts w:eastAsia="Times New Roman" w:cs="Times New Roman"/>
          <w:sz w:val="28"/>
          <w:spacing w:val="-2"/>
        </w:rPr>
        <w:t vyd:_id="vyd:0000000000025w" xml:space="preserve"> </w:t>
      </w:r>
      <w:r>
        <w:rPr>
          <w:rFonts w:eastAsia="Times New Roman" w:cs="Times New Roman"/>
          <w:sz w:val="28"/>
        </w:rPr>
        <w:t vyd:_id="vyd:0000000000025v">руководством к</w:t>
      </w:r>
      <w:r>
        <w:rPr>
          <w:rFonts w:eastAsia="Times New Roman" w:cs="Times New Roman"/>
          <w:sz w:val="28"/>
          <w:spacing w:val="-3"/>
        </w:rPr>
        <w:t vyd:_id="vyd:0000000000025u" xml:space="preserve"> </w:t>
      </w:r>
      <w:r>
        <w:rPr>
          <w:rFonts w:eastAsia="Times New Roman" w:cs="Times New Roman"/>
          <w:sz w:val="28"/>
        </w:rPr>
        <w:t vyd:_id="vyd:0000000000025t">действию.</w:t>
      </w:r>
    </w:p>
    <w:p w14:paraId="21628196" w14:textId="77777777" w:rsidR="008F33DC" w:rsidRPr="00321B78" w:rsidRDefault="008F33DC" w:rsidP="008F33DC" vyd:_id="vyd:00000000000244">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5r">С другой же стороны, §242 ГГУ говорит о применимости принципа</w:t>
      </w:r>
      <w:r>
        <w:rPr>
          <w:rFonts w:eastAsia="Times New Roman" w:cs="Times New Roman"/>
          <w:sz w:val="28"/>
          <w:spacing w:val="1"/>
        </w:rPr>
        <w:t vyd:_id="vyd:0000000000025q" xml:space="preserve"> </w:t>
      </w:r>
      <w:r>
        <w:rPr>
          <w:rFonts w:eastAsia="Times New Roman" w:cs="Times New Roman"/>
          <w:sz w:val="28"/>
        </w:rPr>
        <w:t vyd:_id="vyd:0000000000025p">Treu</w:t>
      </w:r>
      <w:r>
        <w:rPr>
          <w:rFonts w:eastAsia="Times New Roman" w:cs="Times New Roman"/>
          <w:sz w:val="28"/>
          <w:spacing w:val="1"/>
        </w:rPr>
        <w:t vyd:_id="vyd:0000000000025o" xml:space="preserve"> </w:t>
      </w:r>
      <w:r>
        <w:rPr>
          <w:rFonts w:eastAsia="Times New Roman" w:cs="Times New Roman"/>
          <w:sz w:val="28"/>
        </w:rPr>
        <w:t vyd:_id="vyd:0000000000025n">und</w:t>
      </w:r>
      <w:r>
        <w:rPr>
          <w:rFonts w:eastAsia="Times New Roman" w:cs="Times New Roman"/>
          <w:sz w:val="28"/>
          <w:spacing w:val="1"/>
        </w:rPr>
        <w:t vyd:_id="vyd:0000000000025m" xml:space="preserve"> </w:t>
      </w:r>
      <w:r>
        <w:rPr>
          <w:rFonts w:eastAsia="Times New Roman" w:cs="Times New Roman"/>
          <w:sz w:val="28"/>
        </w:rPr>
        <w:t vyd:_id="vyd:0000000000025l">Glaube,</w:t>
      </w:r>
      <w:r>
        <w:rPr>
          <w:rFonts w:eastAsia="Times New Roman" w:cs="Times New Roman"/>
          <w:sz w:val="28"/>
          <w:spacing w:val="1"/>
        </w:rPr>
        <w:t vyd:_id="vyd:0000000000025k" xml:space="preserve"> </w:t>
      </w:r>
      <w:r>
        <w:rPr>
          <w:rFonts w:eastAsia="Times New Roman" w:cs="Times New Roman"/>
          <w:sz w:val="28"/>
        </w:rPr>
        <w:t vyd:_id="vyd:0000000000025j">который</w:t>
      </w:r>
      <w:r>
        <w:rPr>
          <w:rFonts w:eastAsia="Times New Roman" w:cs="Times New Roman"/>
          <w:sz w:val="28"/>
          <w:spacing w:val="1"/>
        </w:rPr>
        <w:t vyd:_id="vyd:0000000000025i" xml:space="preserve"> </w:t>
      </w:r>
      <w:r>
        <w:rPr>
          <w:rFonts w:eastAsia="Times New Roman" w:cs="Times New Roman"/>
          <w:sz w:val="28"/>
        </w:rPr>
        <w:t vyd:_id="vyd:0000000000025h">является</w:t>
      </w:r>
      <w:r>
        <w:rPr>
          <w:rFonts w:eastAsia="Times New Roman" w:cs="Times New Roman"/>
          <w:sz w:val="28"/>
          <w:spacing w:val="1"/>
        </w:rPr>
        <w:t vyd:_id="vyd:0000000000025g" xml:space="preserve"> </w:t>
      </w:r>
      <w:r>
        <w:rPr>
          <w:rFonts w:eastAsia="Times New Roman" w:cs="Times New Roman"/>
          <w:sz w:val="28"/>
        </w:rPr>
        <w:t vyd:_id="vyd:0000000000025f">общим</w:t>
      </w:r>
      <w:r>
        <w:rPr>
          <w:rFonts w:eastAsia="Times New Roman" w:cs="Times New Roman"/>
          <w:sz w:val="28"/>
          <w:spacing w:val="1"/>
        </w:rPr>
        <w:t vyd:_id="vyd:0000000000025e" xml:space="preserve"> </w:t>
      </w:r>
      <w:r>
        <w:rPr>
          <w:rFonts w:eastAsia="Times New Roman" w:cs="Times New Roman"/>
          <w:sz w:val="28"/>
        </w:rPr>
        <w:t vyd:_id="vyd:0000000000025d">стандартом</w:t>
      </w:r>
      <w:r>
        <w:rPr>
          <w:rFonts w:eastAsia="Times New Roman" w:cs="Times New Roman"/>
          <w:sz w:val="28"/>
          <w:spacing w:val="1"/>
        </w:rPr>
        <w:t vyd:_id="vyd:0000000000025c" xml:space="preserve"> </w:t>
      </w:r>
      <w:r>
        <w:rPr>
          <w:rFonts w:eastAsia="Times New Roman" w:cs="Times New Roman"/>
          <w:sz w:val="28"/>
        </w:rPr>
        <w:t vyd:_id="vyd:0000000000025b">действий</w:t>
      </w:r>
      <w:r>
        <w:rPr>
          <w:rFonts w:eastAsia="Times New Roman" w:cs="Times New Roman"/>
          <w:sz w:val="28"/>
          <w:spacing w:val="1"/>
        </w:rPr>
        <w:t vyd:_id="vyd:0000000000025a" xml:space="preserve"> </w:t>
      </w:r>
      <w:r>
        <w:rPr>
          <w:rFonts w:eastAsia="Times New Roman" w:cs="Times New Roman"/>
          <w:sz w:val="28"/>
        </w:rPr>
        <w:t vyd:_id="vyd:00000000000259">и</w:t>
      </w:r>
      <w:r>
        <w:rPr>
          <w:rFonts w:eastAsia="Times New Roman" w:cs="Times New Roman"/>
          <w:sz w:val="28"/>
          <w:spacing w:val="-67"/>
        </w:rPr>
        <w:t vyd:_id="vyd:00000000000258" xml:space="preserve"> </w:t>
      </w:r>
      <w:r>
        <w:rPr>
          <w:rFonts w:eastAsia="Times New Roman" w:cs="Times New Roman"/>
          <w:sz w:val="28"/>
        </w:rPr>
        <w:t vyd:_id="vyd:00000000000257">поведения</w:t>
      </w:r>
      <w:r>
        <w:rPr>
          <w:rFonts w:eastAsia="Times New Roman" w:cs="Times New Roman"/>
          <w:sz w:val="28"/>
          <w:spacing w:val="1"/>
        </w:rPr>
        <w:t vyd:_id="vyd:00000000000256" xml:space="preserve"> </w:t>
      </w:r>
      <w:r>
        <w:rPr>
          <w:rFonts w:eastAsia="Times New Roman" w:cs="Times New Roman"/>
          <w:sz w:val="28"/>
        </w:rPr>
        <w:t vyd:_id="vyd:00000000000255">в</w:t>
      </w:r>
      <w:r>
        <w:rPr>
          <w:rFonts w:eastAsia="Times New Roman" w:cs="Times New Roman"/>
          <w:sz w:val="28"/>
          <w:spacing w:val="1"/>
        </w:rPr>
        <w:t vyd:_id="vyd:00000000000254" xml:space="preserve"> </w:t>
      </w:r>
      <w:r>
        <w:rPr>
          <w:rFonts w:eastAsia="Times New Roman" w:cs="Times New Roman"/>
          <w:sz w:val="28"/>
        </w:rPr>
        <w:t vyd:_id="vyd:00000000000253">отношениях</w:t>
      </w:r>
      <w:r>
        <w:rPr>
          <w:rFonts w:eastAsia="Times New Roman" w:cs="Times New Roman"/>
          <w:sz w:val="28"/>
          <w:spacing w:val="1"/>
        </w:rPr>
        <w:t vyd:_id="vyd:00000000000252" xml:space="preserve"> </w:t>
      </w:r>
      <w:r>
        <w:rPr>
          <w:rFonts w:eastAsia="Times New Roman" w:cs="Times New Roman"/>
          <w:sz w:val="28"/>
        </w:rPr>
        <w:t vyd:_id="vyd:00000000000251">«должника»</w:t>
      </w:r>
      <w:r>
        <w:rPr>
          <w:rFonts w:eastAsia="Times New Roman" w:cs="Times New Roman"/>
          <w:sz w:val="28"/>
          <w:spacing w:val="1"/>
        </w:rPr>
        <w:t vyd:_id="vyd:00000000000250" xml:space="preserve"> </w:t>
      </w:r>
      <w:r>
        <w:rPr>
          <w:rFonts w:eastAsia="Times New Roman" w:cs="Times New Roman"/>
          <w:sz w:val="28"/>
        </w:rPr>
        <w:t vyd:_id="vyd:0000000000024z">и</w:t>
      </w:r>
      <w:r>
        <w:rPr>
          <w:rFonts w:eastAsia="Times New Roman" w:cs="Times New Roman"/>
          <w:sz w:val="28"/>
          <w:spacing w:val="1"/>
        </w:rPr>
        <w:t vyd:_id="vyd:0000000000024y" xml:space="preserve"> </w:t>
      </w:r>
      <w:r>
        <w:rPr>
          <w:rFonts w:eastAsia="Times New Roman" w:cs="Times New Roman"/>
          <w:sz w:val="28"/>
        </w:rPr>
        <w:t vyd:_id="vyd:0000000000024x">«кредитора»</w:t>
      </w:r>
      <w:r>
        <w:rPr>
          <w:rFonts w:eastAsia="Times New Roman" w:cs="Times New Roman"/>
          <w:sz w:val="28"/>
          <w:spacing w:val="1"/>
        </w:rPr>
        <w:t vyd:_id="vyd:0000000000024w" xml:space="preserve"> </w:t>
      </w:r>
      <w:r>
        <w:rPr>
          <w:rFonts w:eastAsia="Times New Roman" w:cs="Times New Roman"/>
          <w:sz w:val="28"/>
        </w:rPr>
        <w:t vyd:_id="vyd:0000000000024v">и</w:t>
      </w:r>
      <w:r>
        <w:rPr>
          <w:rFonts w:eastAsia="Times New Roman" w:cs="Times New Roman"/>
          <w:sz w:val="28"/>
          <w:spacing w:val="1"/>
        </w:rPr>
        <w:t vyd:_id="vyd:0000000000024u" xml:space="preserve"> </w:t>
      </w:r>
      <w:r>
        <w:rPr>
          <w:rFonts w:eastAsia="Times New Roman" w:cs="Times New Roman"/>
          <w:sz w:val="28"/>
        </w:rPr>
        <w:t vyd:_id="vyd:0000000000024t">именно</w:t>
      </w:r>
      <w:r>
        <w:rPr>
          <w:rFonts w:eastAsia="Times New Roman" w:cs="Times New Roman"/>
          <w:sz w:val="28"/>
          <w:spacing w:val="1"/>
        </w:rPr>
        <w:t vyd:_id="vyd:0000000000024s" xml:space="preserve"> </w:t>
      </w:r>
      <w:r>
        <w:rPr>
          <w:rFonts w:eastAsia="Times New Roman" w:cs="Times New Roman"/>
          <w:sz w:val="28"/>
        </w:rPr>
        <w:t vyd:_id="vyd:0000000000024r">в</w:t>
      </w:r>
      <w:r>
        <w:rPr>
          <w:rFonts w:eastAsia="Times New Roman" w:cs="Times New Roman"/>
          <w:sz w:val="28"/>
          <w:spacing w:val="1"/>
        </w:rPr>
        <w:t vyd:_id="vyd:0000000000024q" xml:space="preserve"> </w:t>
      </w:r>
      <w:r>
        <w:rPr>
          <w:rFonts w:eastAsia="Times New Roman" w:cs="Times New Roman"/>
          <w:sz w:val="28"/>
        </w:rPr>
        <w:t vyd:_id="vyd:0000000000024p">этом</w:t>
      </w:r>
      <w:r>
        <w:rPr>
          <w:rFonts w:eastAsia="Times New Roman" w:cs="Times New Roman"/>
          <w:sz w:val="28"/>
          <w:spacing w:val="1"/>
        </w:rPr>
        <w:t vyd:_id="vyd:0000000000024o" xml:space="preserve"> </w:t>
      </w:r>
      <w:r>
        <w:rPr>
          <w:rFonts w:eastAsia="Times New Roman" w:cs="Times New Roman"/>
          <w:sz w:val="28"/>
        </w:rPr>
        <w:t vyd:_id="vyd:0000000000024n">смысле</w:t>
      </w:r>
      <w:r>
        <w:rPr>
          <w:rFonts w:eastAsia="Times New Roman" w:cs="Times New Roman"/>
          <w:sz w:val="28"/>
          <w:spacing w:val="1"/>
        </w:rPr>
        <w:t vyd:_id="vyd:0000000000024m" xml:space="preserve"> </w:t>
      </w:r>
      <w:r>
        <w:rPr>
          <w:rFonts w:eastAsia="Times New Roman" w:cs="Times New Roman"/>
          <w:sz w:val="28"/>
        </w:rPr>
        <w:t vyd:_id="vyd:0000000000024l">данная</w:t>
      </w:r>
      <w:r>
        <w:rPr>
          <w:rFonts w:eastAsia="Times New Roman" w:cs="Times New Roman"/>
          <w:sz w:val="28"/>
          <w:spacing w:val="1"/>
        </w:rPr>
        <w:t vyd:_id="vyd:0000000000024k" xml:space="preserve"> </w:t>
      </w:r>
      <w:r>
        <w:rPr>
          <w:rFonts w:eastAsia="Times New Roman" w:cs="Times New Roman"/>
          <w:sz w:val="28"/>
        </w:rPr>
        <w:t vyd:_id="vyd:0000000000024j">норма</w:t>
      </w:r>
      <w:r>
        <w:rPr>
          <w:rFonts w:eastAsia="Times New Roman" w:cs="Times New Roman"/>
          <w:sz w:val="28"/>
          <w:spacing w:val="1"/>
        </w:rPr>
        <w:t vyd:_id="vyd:0000000000024i" xml:space="preserve"> </w:t>
      </w:r>
      <w:r>
        <w:rPr>
          <w:rFonts w:eastAsia="Times New Roman" w:cs="Times New Roman"/>
          <w:sz w:val="28"/>
        </w:rPr>
        <w:t vyd:_id="vyd:0000000000024h">распространяется</w:t>
      </w:r>
      <w:r>
        <w:rPr>
          <w:rFonts w:eastAsia="Times New Roman" w:cs="Times New Roman"/>
          <w:sz w:val="28"/>
          <w:spacing w:val="1"/>
        </w:rPr>
        <w:t vyd:_id="vyd:0000000000024g" xml:space="preserve"> </w:t>
      </w:r>
      <w:r>
        <w:rPr>
          <w:rFonts w:eastAsia="Times New Roman" w:cs="Times New Roman"/>
          <w:sz w:val="28"/>
        </w:rPr>
        <w:t vyd:_id="vyd:0000000000024f">на</w:t>
      </w:r>
      <w:r>
        <w:rPr>
          <w:rFonts w:eastAsia="Times New Roman" w:cs="Times New Roman"/>
          <w:sz w:val="28"/>
          <w:spacing w:val="1"/>
        </w:rPr>
        <w:t vyd:_id="vyd:0000000000024e" xml:space="preserve"> </w:t>
      </w:r>
      <w:r>
        <w:rPr>
          <w:rFonts w:eastAsia="Times New Roman" w:cs="Times New Roman"/>
          <w:sz w:val="28"/>
        </w:rPr>
        <w:t vyd:_id="vyd:0000000000024d">все</w:t>
      </w:r>
      <w:r>
        <w:rPr>
          <w:rFonts w:eastAsia="Times New Roman" w:cs="Times New Roman"/>
          <w:sz w:val="28"/>
          <w:spacing w:val="1"/>
        </w:rPr>
        <w:t vyd:_id="vyd:0000000000024c" xml:space="preserve"> </w:t>
      </w:r>
      <w:r>
        <w:rPr>
          <w:rFonts w:eastAsia="Times New Roman" w:cs="Times New Roman"/>
          <w:sz w:val="28"/>
        </w:rPr>
        <w:t vyd:_id="vyd:0000000000024b">правоотношения,</w:t>
      </w:r>
      <w:r>
        <w:rPr>
          <w:rFonts w:eastAsia="Times New Roman" w:cs="Times New Roman"/>
          <w:sz w:val="28"/>
          <w:spacing w:val="1"/>
        </w:rPr>
        <w:t vyd:_id="vyd:0000000000024a" xml:space="preserve"> </w:t>
      </w:r>
      <w:r>
        <w:rPr>
          <w:rFonts w:eastAsia="Times New Roman" w:cs="Times New Roman"/>
          <w:sz w:val="28"/>
        </w:rPr>
        <w:t vyd:_id="vyd:00000000000249">а</w:t>
      </w:r>
      <w:r>
        <w:rPr>
          <w:rFonts w:eastAsia="Times New Roman" w:cs="Times New Roman"/>
          <w:sz w:val="28"/>
          <w:spacing w:val="1"/>
        </w:rPr>
        <w:t vyd:_id="vyd:00000000000248" xml:space="preserve"> </w:t>
      </w:r>
      <w:r>
        <w:rPr>
          <w:rFonts w:eastAsia="Times New Roman" w:cs="Times New Roman"/>
          <w:sz w:val="28"/>
        </w:rPr>
        <w:t vyd:_id="vyd:00000000000247">не</w:t>
      </w:r>
      <w:r>
        <w:rPr>
          <w:rFonts w:eastAsia="Times New Roman" w:cs="Times New Roman"/>
          <w:sz w:val="28"/>
          <w:spacing w:val="1"/>
        </w:rPr>
        <w:t vyd:_id="vyd:00000000000246" xml:space="preserve"> </w:t>
      </w:r>
      <w:r>
        <w:rPr>
          <w:rFonts w:eastAsia="Times New Roman" w:cs="Times New Roman"/>
          <w:sz w:val="28"/>
        </w:rPr>
        <w:t vyd:_id="vyd:00000000000245">только на обязательственное право.</w:t>
      </w:r>
    </w:p>
    <w:p w14:paraId="5B121229" w14:textId="77777777" w:rsidR="008F33DC" w:rsidRPr="00321B78" w:rsidRDefault="008F33DC" w:rsidP="008F33DC" vyd:_id="vyd:00000000000232">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43">Именно</w:t>
      </w:r>
      <w:r>
        <w:rPr>
          <w:rFonts w:eastAsia="Times New Roman" w:cs="Times New Roman"/>
          <w:sz w:val="28"/>
          <w:spacing w:val="1"/>
        </w:rPr>
        <w:t vyd:_id="vyd:00000000000242" xml:space="preserve"> </w:t>
      </w:r>
      <w:r>
        <w:rPr>
          <w:rFonts w:eastAsia="Times New Roman" w:cs="Times New Roman"/>
          <w:sz w:val="28"/>
        </w:rPr>
        <w:t vyd:_id="vyd:00000000000241">поэтому</w:t>
      </w:r>
      <w:r>
        <w:rPr>
          <w:rFonts w:eastAsia="Times New Roman" w:cs="Times New Roman"/>
          <w:sz w:val="28"/>
          <w:spacing w:val="1"/>
        </w:rPr>
        <w:t vyd:_id="vyd:00000000000240" xml:space="preserve"> </w:t>
      </w:r>
      <w:r>
        <w:rPr>
          <w:rFonts w:eastAsia="Times New Roman" w:cs="Times New Roman"/>
          <w:sz w:val="28"/>
        </w:rPr>
        <w:t vyd:_id="vyd:0000000000023z">применение</w:t>
      </w:r>
      <w:r>
        <w:rPr>
          <w:rFonts w:eastAsia="Times New Roman" w:cs="Times New Roman"/>
          <w:sz w:val="28"/>
          <w:spacing w:val="1"/>
        </w:rPr>
        <w:t vyd:_id="vyd:0000000000023y" xml:space="preserve"> </w:t>
      </w:r>
      <w:r>
        <w:rPr>
          <w:rFonts w:eastAsia="Times New Roman" w:cs="Times New Roman"/>
          <w:sz w:val="28"/>
        </w:rPr>
        <w:t vyd:_id="vyd:0000000000023x">категории</w:t>
      </w:r>
      <w:r>
        <w:rPr>
          <w:rFonts w:eastAsia="Times New Roman" w:cs="Times New Roman"/>
          <w:sz w:val="28"/>
          <w:spacing w:val="1"/>
        </w:rPr>
        <w:t vyd:_id="vyd:0000000000023w" xml:space="preserve"> </w:t>
      </w:r>
      <w:r>
        <w:rPr>
          <w:rFonts w:eastAsia="Times New Roman" w:cs="Times New Roman"/>
          <w:sz w:val="28"/>
        </w:rPr>
        <w:t vyd:_id="vyd:0000000000023v">«добросовестность»</w:t>
      </w:r>
      <w:r>
        <w:rPr>
          <w:rFonts w:eastAsia="Times New Roman" w:cs="Times New Roman"/>
          <w:sz w:val="28"/>
          <w:spacing w:val="1"/>
        </w:rPr>
        <w:t vyd:_id="vyd:0000000000023u" xml:space="preserve"> </w:t>
      </w:r>
      <w:r>
        <w:rPr>
          <w:rFonts w:eastAsia="Times New Roman" w:cs="Times New Roman"/>
          <w:sz w:val="28"/>
        </w:rPr>
        <w:t vyd:_id="vyd:0000000000023t">в</w:t>
      </w:r>
      <w:r>
        <w:rPr>
          <w:rFonts w:eastAsia="Times New Roman" w:cs="Times New Roman"/>
          <w:sz w:val="28"/>
          <w:spacing w:val="1"/>
        </w:rPr>
        <w:t vyd:_id="vyd:0000000000023s" xml:space="preserve"> </w:t>
      </w:r>
      <w:r>
        <w:rPr>
          <w:rFonts w:eastAsia="Times New Roman" w:cs="Times New Roman"/>
          <w:sz w:val="28"/>
        </w:rPr>
        <w:t vyd:_id="vyd:0000000000023r">судебной практике Германии вышло далеко за пределы закрепившей его</w:t>
      </w:r>
      <w:r>
        <w:rPr>
          <w:rFonts w:eastAsia="Times New Roman" w:cs="Times New Roman"/>
          <w:sz w:val="28"/>
          <w:spacing w:val="1"/>
        </w:rPr>
        <w:t vyd:_id="vyd:0000000000023q" xml:space="preserve"> </w:t>
      </w:r>
      <w:r>
        <w:rPr>
          <w:rFonts w:eastAsia="Times New Roman" w:cs="Times New Roman"/>
          <w:sz w:val="28"/>
        </w:rPr>
        <w:t vyd:_id="vyd:0000000000023p">правовой</w:t>
      </w:r>
      <w:r>
        <w:rPr>
          <w:rFonts w:eastAsia="Times New Roman" w:cs="Times New Roman"/>
          <w:sz w:val="28"/>
          <w:spacing w:val="1"/>
        </w:rPr>
        <w:t vyd:_id="vyd:0000000000023o" xml:space="preserve"> </w:t>
      </w:r>
      <w:r>
        <w:rPr>
          <w:rFonts w:eastAsia="Times New Roman" w:cs="Times New Roman"/>
          <w:sz w:val="28"/>
        </w:rPr>
        <w:t vyd:_id="vyd:0000000000023n">нормы,</w:t>
      </w:r>
      <w:r>
        <w:rPr>
          <w:rFonts w:eastAsia="Times New Roman" w:cs="Times New Roman"/>
          <w:sz w:val="28"/>
          <w:spacing w:val="1"/>
        </w:rPr>
        <w:t vyd:_id="vyd:0000000000023m" xml:space="preserve"> </w:t>
      </w:r>
      <w:r>
        <w:rPr>
          <w:rFonts w:eastAsia="Times New Roman" w:cs="Times New Roman"/>
          <w:sz w:val="28"/>
        </w:rPr>
        <w:t vyd:_id="vyd:0000000000023l">но</w:t>
      </w:r>
      <w:r>
        <w:rPr>
          <w:rFonts w:eastAsia="Times New Roman" w:cs="Times New Roman"/>
          <w:sz w:val="28"/>
          <w:spacing w:val="1"/>
        </w:rPr>
        <w:t vyd:_id="vyd:0000000000023k" xml:space="preserve"> </w:t>
      </w:r>
      <w:r>
        <w:rPr>
          <w:rFonts w:eastAsia="Times New Roman" w:cs="Times New Roman"/>
          <w:sz w:val="28"/>
        </w:rPr>
        <w:t vyd:_id="vyd:0000000000023j">вместе</w:t>
      </w:r>
      <w:r>
        <w:rPr>
          <w:rFonts w:eastAsia="Times New Roman" w:cs="Times New Roman"/>
          <w:sz w:val="28"/>
          <w:spacing w:val="1"/>
        </w:rPr>
        <w:t vyd:_id="vyd:0000000000023i" xml:space="preserve"> </w:t>
      </w:r>
      <w:r>
        <w:rPr>
          <w:rFonts w:eastAsia="Times New Roman" w:cs="Times New Roman"/>
          <w:sz w:val="28"/>
        </w:rPr>
        <w:t vyd:_id="vyd:0000000000023h">с</w:t>
      </w:r>
      <w:r>
        <w:rPr>
          <w:rFonts w:eastAsia="Times New Roman" w:cs="Times New Roman"/>
          <w:sz w:val="28"/>
          <w:spacing w:val="1"/>
        </w:rPr>
        <w:t vyd:_id="vyd:0000000000023g" xml:space="preserve"> </w:t>
      </w:r>
      <w:r>
        <w:rPr>
          <w:rFonts w:eastAsia="Times New Roman" w:cs="Times New Roman"/>
          <w:sz w:val="28"/>
        </w:rPr>
        <w:t vyd:_id="vyd:0000000000023f">тем</w:t>
      </w:r>
      <w:r>
        <w:rPr>
          <w:rFonts w:eastAsia="Times New Roman" w:cs="Times New Roman"/>
          <w:sz w:val="28"/>
          <w:spacing w:val="1"/>
        </w:rPr>
        <w:t vyd:_id="vyd:0000000000023e" xml:space="preserve"> </w:t>
      </w:r>
      <w:r>
        <w:rPr>
          <w:rFonts w:eastAsia="Times New Roman" w:cs="Times New Roman"/>
          <w:sz w:val="28"/>
        </w:rPr>
        <w:t vyd:_id="vyd:0000000000023d">сегодня</w:t>
      </w:r>
      <w:r>
        <w:rPr>
          <w:rFonts w:eastAsia="Times New Roman" w:cs="Times New Roman"/>
          <w:sz w:val="28"/>
          <w:spacing w:val="1"/>
        </w:rPr>
        <w:t vyd:_id="vyd:0000000000023c" xml:space="preserve"> </w:t>
      </w:r>
      <w:r>
        <w:rPr>
          <w:rFonts w:eastAsia="Times New Roman" w:cs="Times New Roman"/>
          <w:sz w:val="28"/>
        </w:rPr>
        <w:t vyd:_id="vyd:0000000000023b">оно</w:t>
      </w:r>
      <w:r>
        <w:rPr>
          <w:rFonts w:eastAsia="Times New Roman" w:cs="Times New Roman"/>
          <w:sz w:val="28"/>
          <w:spacing w:val="1"/>
        </w:rPr>
        <w:t vyd:_id="vyd:0000000000023a" xml:space="preserve"> </w:t>
      </w:r>
      <w:r>
        <w:rPr>
          <w:rFonts w:eastAsia="Times New Roman" w:cs="Times New Roman"/>
          <w:sz w:val="28"/>
        </w:rPr>
        <w:t vyd:_id="vyd:00000000000239">должно</w:t>
      </w:r>
      <w:r>
        <w:rPr>
          <w:rFonts w:eastAsia="Times New Roman" w:cs="Times New Roman"/>
          <w:sz w:val="28"/>
          <w:spacing w:val="1"/>
        </w:rPr>
        <w:t vyd:_id="vyd:00000000000238" xml:space="preserve"> </w:t>
      </w:r>
      <w:r>
        <w:rPr>
          <w:rFonts w:eastAsia="Times New Roman" w:cs="Times New Roman"/>
          <w:sz w:val="28"/>
        </w:rPr>
        <w:t vyd:_id="vyd:00000000000237">неизменно</w:t>
      </w:r>
      <w:r>
        <w:rPr>
          <w:rFonts w:eastAsia="Times New Roman" w:cs="Times New Roman"/>
          <w:sz w:val="28"/>
          <w:spacing w:val="1"/>
        </w:rPr>
        <w:t vyd:_id="vyd:00000000000236" xml:space="preserve"> </w:t>
      </w:r>
      <w:r>
        <w:rPr>
          <w:rFonts w:eastAsia="Times New Roman" w:cs="Times New Roman"/>
          <w:sz w:val="28"/>
        </w:rPr>
        <w:t vyd:_id="vyd:00000000000235">оставаться</w:t>
      </w:r>
      <w:r>
        <w:rPr>
          <w:rFonts w:eastAsia="Times New Roman" w:cs="Times New Roman"/>
          <w:sz w:val="28"/>
          <w:spacing w:val="-2"/>
        </w:rPr>
        <w:t vyd:_id="vyd:00000000000234" xml:space="preserve"> </w:t>
      </w:r>
      <w:r>
        <w:rPr>
          <w:rFonts w:eastAsia="Times New Roman" w:cs="Times New Roman"/>
          <w:sz w:val="28"/>
        </w:rPr>
        <w:t vyd:_id="vyd:00000000000233">в строгих рамках закона и договора.</w:t>
      </w:r>
    </w:p>
    <w:p w14:paraId="5F4F9159" w14:textId="77777777" w:rsidR="008F33DC" w:rsidRPr="00321B78" w:rsidRDefault="008F33DC" w:rsidP="008F33DC" vyd:_id="vyd:00000000000218">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31">Хотелось</w:t>
      </w:r>
      <w:r>
        <w:rPr>
          <w:rFonts w:eastAsia="Times New Roman" w:cs="Times New Roman"/>
          <w:sz w:val="28"/>
          <w:spacing w:val="1"/>
        </w:rPr>
        <w:t vyd:_id="vyd:00000000000230" xml:space="preserve"> </w:t>
      </w:r>
      <w:r>
        <w:rPr>
          <w:rFonts w:eastAsia="Times New Roman" w:cs="Times New Roman"/>
          <w:sz w:val="28"/>
        </w:rPr>
        <w:t vyd:_id="vyd:0000000000022z">бы</w:t>
      </w:r>
      <w:r>
        <w:rPr>
          <w:rFonts w:eastAsia="Times New Roman" w:cs="Times New Roman"/>
          <w:sz w:val="28"/>
          <w:spacing w:val="1"/>
        </w:rPr>
        <w:t vyd:_id="vyd:0000000000022y" xml:space="preserve"> </w:t>
      </w:r>
      <w:r>
        <w:rPr>
          <w:rFonts w:eastAsia="Times New Roman" w:cs="Times New Roman"/>
          <w:sz w:val="28"/>
        </w:rPr>
        <w:t vyd:_id="vyd:0000000000022x">отдельно</w:t>
      </w:r>
      <w:r>
        <w:rPr>
          <w:rFonts w:eastAsia="Times New Roman" w:cs="Times New Roman"/>
          <w:sz w:val="28"/>
          <w:spacing w:val="1"/>
        </w:rPr>
        <w:t vyd:_id="vyd:0000000000022w" xml:space="preserve"> </w:t>
      </w:r>
      <w:r>
        <w:rPr>
          <w:rFonts w:eastAsia="Times New Roman" w:cs="Times New Roman"/>
          <w:sz w:val="28"/>
        </w:rPr>
        <w:t vyd:_id="vyd:0000000000022v">остановиться</w:t>
      </w:r>
      <w:r>
        <w:rPr>
          <w:rFonts w:eastAsia="Times New Roman" w:cs="Times New Roman"/>
          <w:sz w:val="28"/>
          <w:spacing w:val="1"/>
        </w:rPr>
        <w:t vyd:_id="vyd:0000000000022u" xml:space="preserve"> </w:t>
      </w:r>
      <w:r>
        <w:rPr>
          <w:rFonts w:eastAsia="Times New Roman" w:cs="Times New Roman"/>
          <w:sz w:val="28"/>
        </w:rPr>
        <w:t vyd:_id="vyd:0000000000022t">на</w:t>
      </w:r>
      <w:r>
        <w:rPr>
          <w:rFonts w:eastAsia="Times New Roman" w:cs="Times New Roman"/>
          <w:sz w:val="28"/>
          <w:spacing w:val="1"/>
        </w:rPr>
        <w:t vyd:_id="vyd:0000000000022s" xml:space="preserve"> </w:t>
      </w:r>
      <w:r>
        <w:rPr>
          <w:rFonts w:eastAsia="Times New Roman" w:cs="Times New Roman"/>
          <w:sz w:val="28"/>
        </w:rPr>
        <w:t vyd:_id="vyd:0000000000022r">негативном</w:t>
      </w:r>
      <w:r>
        <w:rPr>
          <w:rFonts w:eastAsia="Times New Roman" w:cs="Times New Roman"/>
          <w:sz w:val="28"/>
          <w:spacing w:val="1"/>
        </w:rPr>
        <w:t vyd:_id="vyd:0000000000022q" xml:space="preserve"> </w:t>
      </w:r>
      <w:r>
        <w:rPr>
          <w:rFonts w:eastAsia="Times New Roman" w:cs="Times New Roman"/>
          <w:sz w:val="28"/>
        </w:rPr>
        <w:t vyd:_id="vyd:0000000000022p">примере</w:t>
      </w:r>
      <w:r>
        <w:rPr>
          <w:rFonts w:eastAsia="Times New Roman" w:cs="Times New Roman"/>
          <w:sz w:val="28"/>
          <w:spacing w:val="1"/>
        </w:rPr>
        <w:t vyd:_id="vyd:0000000000022o" xml:space="preserve"> </w:t>
      </w:r>
      <w:r>
        <w:rPr>
          <w:rFonts w:eastAsia="Times New Roman" w:cs="Times New Roman"/>
          <w:sz w:val="28"/>
        </w:rPr>
        <w:t vyd:_id="vyd:0000000000022n">применения принципа добросовестности в истории гражданского права.</w:t>
      </w:r>
      <w:r>
        <w:rPr>
          <w:rFonts w:eastAsia="Times New Roman" w:cs="Times New Roman"/>
          <w:sz w:val="28"/>
          <w:spacing w:val="1"/>
        </w:rPr>
        <w:t vyd:_id="vyd:0000000000022m" xml:space="preserve"> </w:t>
      </w:r>
      <w:r>
        <w:rPr>
          <w:rFonts w:eastAsia="Times New Roman" w:cs="Times New Roman"/>
          <w:sz w:val="28"/>
        </w:rPr>
        <w:t vyd:_id="vyd:0000000000022l">Политические процессы, происходившие в Германии в начале ХХ века</w:t>
      </w:r>
      <w:r>
        <w:rPr>
          <w:rFonts w:eastAsia="Times New Roman" w:cs="Times New Roman"/>
          <w:sz w:val="28"/>
          <w:spacing w:val="1"/>
        </w:rPr>
        <w:t vyd:_id="vyd:0000000000022k" xml:space="preserve"> </w:t>
      </w:r>
      <w:r>
        <w:rPr>
          <w:rFonts w:eastAsia="Times New Roman" w:cs="Times New Roman"/>
          <w:sz w:val="28"/>
        </w:rPr>
        <w:t vyd:_id="vyd:0000000000022j">заставили законотворцев по-новому взглянуть на применение принципа</w:t>
      </w:r>
      <w:r>
        <w:rPr>
          <w:rFonts w:eastAsia="Times New Roman" w:cs="Times New Roman"/>
          <w:sz w:val="28"/>
          <w:spacing w:val="1"/>
        </w:rPr>
        <w:t vyd:_id="vyd:0000000000022i" xml:space="preserve"> </w:t>
      </w:r>
      <w:r>
        <w:rPr>
          <w:rFonts w:eastAsia="Times New Roman" w:cs="Times New Roman"/>
          <w:sz w:val="28"/>
        </w:rPr>
        <w:t vyd:_id="vyd:0000000000022h">Treu und Glaube в немецком праве. После вступления в силу Германского</w:t>
      </w:r>
      <w:r>
        <w:rPr>
          <w:rFonts w:eastAsia="Times New Roman" w:cs="Times New Roman"/>
          <w:sz w:val="28"/>
          <w:spacing w:val="1"/>
        </w:rPr>
        <w:t vyd:_id="vyd:0000000000022g" xml:space="preserve"> </w:t>
      </w:r>
      <w:r>
        <w:rPr>
          <w:rFonts w:eastAsia="Times New Roman" w:cs="Times New Roman"/>
          <w:sz w:val="28"/>
        </w:rPr>
        <w:t vyd:_id="vyd:0000000000022f">гражданского</w:t>
      </w:r>
      <w:r>
        <w:rPr>
          <w:rFonts w:eastAsia="Times New Roman" w:cs="Times New Roman"/>
          <w:sz w:val="28"/>
          <w:spacing w:val="1"/>
        </w:rPr>
        <w:t vyd:_id="vyd:0000000000022e" xml:space="preserve"> </w:t>
      </w:r>
      <w:r>
        <w:rPr>
          <w:rFonts w:eastAsia="Times New Roman" w:cs="Times New Roman"/>
          <w:sz w:val="28"/>
        </w:rPr>
        <w:t vyd:_id="vyd:0000000000022d">уложения</w:t>
      </w:r>
      <w:r>
        <w:rPr>
          <w:rFonts w:eastAsia="Times New Roman" w:cs="Times New Roman"/>
          <w:sz w:val="28"/>
          <w:spacing w:val="1"/>
        </w:rPr>
        <w:t vyd:_id="vyd:0000000000022c" xml:space="preserve"> </w:t>
      </w:r>
      <w:r>
        <w:rPr>
          <w:rFonts w:eastAsia="Times New Roman" w:cs="Times New Roman"/>
          <w:sz w:val="28"/>
        </w:rPr>
        <w:t vyd:_id="vyd:0000000000022b">в</w:t>
      </w:r>
      <w:r>
        <w:rPr>
          <w:rFonts w:eastAsia="Times New Roman" w:cs="Times New Roman"/>
          <w:sz w:val="28"/>
          <w:spacing w:val="1"/>
        </w:rPr>
        <w:t vyd:_id="vyd:0000000000022a" xml:space="preserve"> </w:t>
      </w:r>
      <w:r>
        <w:rPr>
          <w:rFonts w:eastAsia="Times New Roman" w:cs="Times New Roman"/>
          <w:sz w:val="28"/>
        </w:rPr>
        <w:t vyd:_id="vyd:00000000000229">1900</w:t>
      </w:r>
      <w:r>
        <w:rPr>
          <w:rFonts w:eastAsia="Times New Roman" w:cs="Times New Roman"/>
          <w:sz w:val="28"/>
          <w:spacing w:val="1"/>
        </w:rPr>
        <w:t vyd:_id="vyd:00000000000228" xml:space="preserve"> </w:t>
      </w:r>
      <w:r>
        <w:rPr>
          <w:rFonts w:eastAsia="Times New Roman" w:cs="Times New Roman"/>
          <w:sz w:val="28"/>
        </w:rPr>
        <w:t vyd:_id="vyd:00000000000227">году,</w:t>
      </w:r>
      <w:r>
        <w:rPr>
          <w:rFonts w:eastAsia="Times New Roman" w:cs="Times New Roman"/>
          <w:sz w:val="28"/>
          <w:spacing w:val="1"/>
        </w:rPr>
        <w:t vyd:_id="vyd:00000000000226" xml:space="preserve"> </w:t>
      </w:r>
      <w:r>
        <w:rPr>
          <w:rFonts w:eastAsia="Times New Roman" w:cs="Times New Roman"/>
          <w:sz w:val="28"/>
        </w:rPr>
        <w:t vyd:_id="vyd:00000000000225">принцип</w:t>
      </w:r>
      <w:r>
        <w:rPr>
          <w:rFonts w:eastAsia="Times New Roman" w:cs="Times New Roman"/>
          <w:sz w:val="28"/>
          <w:spacing w:val="1"/>
        </w:rPr>
        <w:t vyd:_id="vyd:00000000000224" xml:space="preserve"> </w:t>
      </w:r>
      <w:r>
        <w:rPr>
          <w:rFonts w:eastAsia="Times New Roman" w:cs="Times New Roman"/>
          <w:sz w:val="28"/>
        </w:rPr>
        <w:t vyd:_id="vyd:00000000000223">добросовестности</w:t>
      </w:r>
      <w:r>
        <w:rPr>
          <w:rFonts w:eastAsia="Times New Roman" w:cs="Times New Roman"/>
          <w:sz w:val="28"/>
          <w:spacing w:val="1"/>
        </w:rPr>
        <w:t vyd:_id="vyd:00000000000222" xml:space="preserve"> </w:t>
      </w:r>
      <w:r>
        <w:rPr>
          <w:rFonts w:eastAsia="Times New Roman" w:cs="Times New Roman"/>
          <w:sz w:val="28"/>
        </w:rPr>
        <w:t vyd:_id="vyd:00000000000221">стал</w:t>
      </w:r>
      <w:r>
        <w:rPr>
          <w:rFonts w:eastAsia="Times New Roman" w:cs="Times New Roman"/>
          <w:sz w:val="28"/>
          <w:spacing w:val="1"/>
        </w:rPr>
        <w:t vyd:_id="vyd:00000000000220" xml:space="preserve"> </w:t>
      </w:r>
      <w:r>
        <w:rPr>
          <w:rFonts w:eastAsia="Times New Roman" w:cs="Times New Roman"/>
          <w:sz w:val="28"/>
        </w:rPr>
        <w:t vyd:_id="vyd:0000000000021z">играть</w:t>
      </w:r>
      <w:r>
        <w:rPr>
          <w:rFonts w:eastAsia="Times New Roman" w:cs="Times New Roman"/>
          <w:sz w:val="28"/>
          <w:spacing w:val="-5"/>
        </w:rPr>
        <w:t vyd:_id="vyd:0000000000021y" xml:space="preserve"> </w:t>
      </w:r>
      <w:r>
        <w:rPr>
          <w:rFonts w:eastAsia="Times New Roman" w:cs="Times New Roman"/>
          <w:sz w:val="28"/>
        </w:rPr>
        <w:t vyd:_id="vyd:0000000000021x">серьезную</w:t>
      </w:r>
      <w:r>
        <w:rPr>
          <w:rFonts w:eastAsia="Times New Roman" w:cs="Times New Roman"/>
          <w:sz w:val="28"/>
          <w:spacing w:val="-3"/>
        </w:rPr>
        <w:t vyd:_id="vyd:0000000000021w" xml:space="preserve"> </w:t>
      </w:r>
      <w:r>
        <w:rPr>
          <w:rFonts w:eastAsia="Times New Roman" w:cs="Times New Roman"/>
          <w:sz w:val="28"/>
        </w:rPr>
        <w:t vyd:_id="vyd:0000000000021v">роль</w:t>
      </w:r>
      <w:r>
        <w:rPr>
          <w:rFonts w:eastAsia="Times New Roman" w:cs="Times New Roman"/>
          <w:sz w:val="28"/>
          <w:spacing w:val="-4"/>
        </w:rPr>
        <w:t vyd:_id="vyd:0000000000021u" xml:space="preserve"> </w:t>
      </w:r>
      <w:r>
        <w:rPr>
          <w:rFonts w:eastAsia="Times New Roman" w:cs="Times New Roman"/>
          <w:sz w:val="28"/>
        </w:rPr>
        <w:t vyd:_id="vyd:0000000000021t">в</w:t>
      </w:r>
      <w:r>
        <w:rPr>
          <w:rFonts w:eastAsia="Times New Roman" w:cs="Times New Roman"/>
          <w:sz w:val="28"/>
          <w:spacing w:val="-2"/>
        </w:rPr>
        <w:t vyd:_id="vyd:0000000000021s" xml:space="preserve"> </w:t>
      </w:r>
      <w:r>
        <w:rPr>
          <w:rFonts w:eastAsia="Times New Roman" w:cs="Times New Roman"/>
          <w:sz w:val="28"/>
        </w:rPr>
        <w:t vyd:_id="vyd:0000000000021r">практике</w:t>
      </w:r>
      <w:r>
        <w:rPr>
          <w:rFonts w:eastAsia="Times New Roman" w:cs="Times New Roman"/>
          <w:sz w:val="28"/>
          <w:spacing w:val="-4"/>
        </w:rPr>
        <w:t vyd:_id="vyd:0000000000021q" xml:space="preserve"> </w:t>
      </w:r>
      <w:r>
        <w:rPr>
          <w:rFonts w:eastAsia="Times New Roman" w:cs="Times New Roman"/>
          <w:sz w:val="28"/>
        </w:rPr>
        <w:t vyd:_id="vyd:0000000000021p">немецких</w:t>
      </w:r>
      <w:r>
        <w:rPr>
          <w:rFonts w:eastAsia="Times New Roman" w:cs="Times New Roman"/>
          <w:sz w:val="28"/>
          <w:spacing w:val="-3"/>
        </w:rPr>
        <w:t vyd:_id="vyd:0000000000021o" xml:space="preserve"> </w:t>
      </w:r>
      <w:r>
        <w:rPr>
          <w:rFonts w:eastAsia="Times New Roman" w:cs="Times New Roman"/>
          <w:sz w:val="28"/>
        </w:rPr>
        <w:t vyd:_id="vyd:0000000000021n">судов</w:t>
      </w:r>
      <w:r>
        <w:rPr>
          <w:rFonts w:eastAsia="Times New Roman" w:cs="Times New Roman"/>
          <w:sz w:val="28"/>
          <w:spacing w:val="-3"/>
        </w:rPr>
        <w:t vyd:_id="vyd:0000000000021m" xml:space="preserve"> </w:t>
      </w:r>
      <w:r>
        <w:rPr>
          <w:rFonts w:eastAsia="Times New Roman" w:cs="Times New Roman"/>
          <w:sz w:val="28"/>
        </w:rPr>
        <w:t vyd:_id="vyd:0000000000021l">как</w:t>
      </w:r>
      <w:r>
        <w:rPr>
          <w:rFonts w:eastAsia="Times New Roman" w:cs="Times New Roman"/>
          <w:sz w:val="28"/>
          <w:spacing w:val="-2"/>
        </w:rPr>
        <w:t vyd:_id="vyd:0000000000021k" xml:space="preserve"> </w:t>
      </w:r>
      <w:r>
        <w:rPr>
          <w:rFonts w:eastAsia="Times New Roman" w:cs="Times New Roman"/>
          <w:sz w:val="28"/>
        </w:rPr>
        <w:t vyd:_id="vyd:0000000000021j">средство</w:t>
      </w:r>
      <w:r>
        <w:rPr>
          <w:rFonts w:eastAsia="Times New Roman" w:cs="Times New Roman"/>
          <w:sz w:val="28"/>
          <w:spacing w:val="-4"/>
        </w:rPr>
        <w:t vyd:_id="vyd:0000000000021i" xml:space="preserve"> </w:t>
      </w:r>
      <w:r>
        <w:rPr>
          <w:rFonts w:eastAsia="Times New Roman" w:cs="Times New Roman"/>
          <w:sz w:val="28"/>
        </w:rPr>
        <w:t vyd:_id="vyd:0000000000021h">в</w:t>
      </w:r>
      <w:r>
        <w:rPr>
          <w:rFonts w:eastAsia="Times New Roman" w:cs="Times New Roman"/>
          <w:sz w:val="28"/>
          <w:spacing w:val="-2"/>
        </w:rPr>
        <w:t vyd:_id="vyd:0000000000021g" xml:space="preserve"> </w:t>
      </w:r>
      <w:r>
        <w:rPr>
          <w:rFonts w:eastAsia="Times New Roman" w:cs="Times New Roman"/>
          <w:sz w:val="28"/>
        </w:rPr>
        <w:t vyd:_id="vyd:0000000000021f">борьбе</w:t>
      </w:r>
      <w:r>
        <w:rPr>
          <w:rFonts w:eastAsia="Times New Roman" w:cs="Times New Roman"/>
          <w:sz w:val="28"/>
          <w:spacing w:val="-4"/>
        </w:rPr>
        <w:t vyd:_id="vyd:0000000000021e" xml:space="preserve"> </w:t>
      </w:r>
      <w:r>
        <w:rPr>
          <w:rFonts w:eastAsia="Times New Roman" w:cs="Times New Roman"/>
          <w:sz w:val="28"/>
        </w:rPr>
        <w:t vyd:_id="vyd:0000000000021d">за</w:t>
      </w:r>
      <w:r>
        <w:rPr>
          <w:rFonts w:eastAsia="Times New Roman" w:cs="Times New Roman"/>
          <w:sz w:val="28"/>
          <w:spacing w:val="-68"/>
        </w:rPr>
        <w:t vyd:_id="vyd:0000000000021c" xml:space="preserve"> </w:t>
      </w:r>
      <w:r>
        <w:rPr>
          <w:rFonts w:eastAsia="Times New Roman" w:cs="Times New Roman"/>
          <w:sz w:val="28"/>
        </w:rPr>
        <w:t vyd:_id="vyd:0000000000021b">справедливость</w:t>
      </w:r>
      <w:r>
        <w:rPr>
          <w:rFonts w:eastAsia="Times New Roman" w:cs="Times New Roman"/>
          <w:sz w:val="28"/>
          <w:spacing w:val="-2"/>
        </w:rPr>
        <w:t vyd:_id="vyd:0000000000021a" xml:space="preserve"> </w:t>
      </w:r>
      <w:r>
        <w:rPr>
          <w:rFonts w:eastAsia="Times New Roman" w:cs="Times New Roman"/>
          <w:sz w:val="28"/>
        </w:rPr>
        <w:t vyd:_id="vyd:00000000000219">против феодализма.</w:t>
      </w:r>
    </w:p>
    <w:p w14:paraId="0A87F71A" w14:textId="77777777" w:rsidR="008F33DC" w:rsidRPr="00321B78" w:rsidRDefault="008F33DC" w:rsidP="008F33DC" vyd:_id="vyd:0000000000020g">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17">Экономические</w:t>
      </w:r>
      <w:r>
        <w:rPr>
          <w:rFonts w:eastAsia="Times New Roman" w:cs="Times New Roman"/>
          <w:sz w:val="28"/>
          <w:spacing w:val="1"/>
        </w:rPr>
        <w:t vyd:_id="vyd:00000000000216" xml:space="preserve"> </w:t>
      </w:r>
      <w:r>
        <w:rPr>
          <w:rFonts w:eastAsia="Times New Roman" w:cs="Times New Roman"/>
          <w:sz w:val="28"/>
        </w:rPr>
        <w:t vyd:_id="vyd:00000000000215">и</w:t>
      </w:r>
      <w:r>
        <w:rPr>
          <w:rFonts w:eastAsia="Times New Roman" w:cs="Times New Roman"/>
          <w:sz w:val="28"/>
          <w:spacing w:val="1"/>
        </w:rPr>
        <w:t vyd:_id="vyd:00000000000214" xml:space="preserve"> </w:t>
      </w:r>
      <w:r>
        <w:rPr>
          <w:rFonts w:eastAsia="Times New Roman" w:cs="Times New Roman"/>
          <w:sz w:val="28"/>
        </w:rPr>
        <w:t vyd:_id="vyd:00000000000213">политические</w:t>
      </w:r>
      <w:r>
        <w:rPr>
          <w:rFonts w:eastAsia="Times New Roman" w:cs="Times New Roman"/>
          <w:sz w:val="28"/>
          <w:spacing w:val="1"/>
        </w:rPr>
        <w:t vyd:_id="vyd:00000000000212" xml:space="preserve"> </w:t>
      </w:r>
      <w:r>
        <w:rPr>
          <w:rFonts w:eastAsia="Times New Roman" w:cs="Times New Roman"/>
          <w:sz w:val="28"/>
        </w:rPr>
        <w:t vyd:_id="vyd:00000000000211">процессы,</w:t>
      </w:r>
      <w:r>
        <w:rPr>
          <w:rFonts w:eastAsia="Times New Roman" w:cs="Times New Roman"/>
          <w:sz w:val="28"/>
          <w:spacing w:val="1"/>
        </w:rPr>
        <w:t vyd:_id="vyd:00000000000210" xml:space="preserve"> </w:t>
      </w:r>
      <w:r>
        <w:rPr>
          <w:rFonts w:eastAsia="Times New Roman" w:cs="Times New Roman"/>
          <w:sz w:val="28"/>
        </w:rPr>
        <w:t vyd:_id="vyd:0000000000020z">происходившие</w:t>
      </w:r>
      <w:r>
        <w:rPr>
          <w:rFonts w:eastAsia="Times New Roman" w:cs="Times New Roman"/>
          <w:sz w:val="28"/>
          <w:spacing w:val="1"/>
        </w:rPr>
        <w:t vyd:_id="vyd:0000000000020y" xml:space="preserve"> </w:t>
      </w:r>
      <w:r>
        <w:rPr>
          <w:rFonts w:eastAsia="Times New Roman" w:cs="Times New Roman"/>
          <w:sz w:val="28"/>
        </w:rPr>
        <w:t vyd:_id="vyd:0000000000020x">в</w:t>
      </w:r>
      <w:r>
        <w:rPr>
          <w:rFonts w:eastAsia="Times New Roman" w:cs="Times New Roman"/>
          <w:sz w:val="28"/>
          <w:spacing w:val="-67"/>
        </w:rPr>
        <w:t vyd:_id="vyd:0000000000020w" xml:space="preserve"> </w:t>
      </w:r>
      <w:r>
        <w:rPr>
          <w:rFonts w:eastAsia="Times New Roman" w:cs="Times New Roman"/>
          <w:sz w:val="28"/>
        </w:rPr>
        <w:t vyd:_id="vyd:0000000000020v">Германии после поражения в Первой мировой войне, влияли на все сферы</w:t>
      </w:r>
      <w:r>
        <w:rPr>
          <w:rFonts w:eastAsia="Times New Roman" w:cs="Times New Roman"/>
          <w:sz w:val="28"/>
          <w:spacing w:val="1"/>
        </w:rPr>
        <w:t vyd:_id="vyd:0000000000020u" xml:space="preserve"> </w:t>
      </w:r>
      <w:r>
        <w:rPr>
          <w:rFonts w:eastAsia="Times New Roman" w:cs="Times New Roman"/>
          <w:sz w:val="28"/>
        </w:rPr>
        <w:t vyd:_id="vyd:0000000000020t">деятельности</w:t>
      </w:r>
      <w:r>
        <w:rPr>
          <w:rFonts w:eastAsia="Times New Roman" w:cs="Times New Roman"/>
          <w:sz w:val="28"/>
          <w:spacing w:val="-6"/>
        </w:rPr>
        <w:t vyd:_id="vyd:0000000000020s" xml:space="preserve"> </w:t>
      </w:r>
      <w:r>
        <w:rPr>
          <w:rFonts w:eastAsia="Times New Roman" w:cs="Times New Roman"/>
          <w:sz w:val="28"/>
        </w:rPr>
        <w:t vyd:_id="vyd:0000000000020r">общества,</w:t>
      </w:r>
      <w:r>
        <w:rPr>
          <w:rFonts w:eastAsia="Times New Roman" w:cs="Times New Roman"/>
          <w:sz w:val="28"/>
          <w:spacing w:val="-6"/>
        </w:rPr>
        <w:t vyd:_id="vyd:0000000000020q" xml:space="preserve"> </w:t>
      </w:r>
      <w:r>
        <w:rPr>
          <w:rFonts w:eastAsia="Times New Roman" w:cs="Times New Roman"/>
          <w:sz w:val="28"/>
        </w:rPr>
        <w:t vyd:_id="vyd:0000000000020p">включая</w:t>
      </w:r>
      <w:r>
        <w:rPr>
          <w:rFonts w:eastAsia="Times New Roman" w:cs="Times New Roman"/>
          <w:sz w:val="28"/>
          <w:spacing w:val="-5"/>
        </w:rPr>
        <w:t vyd:_id="vyd:0000000000020o" xml:space="preserve"> </w:t>
      </w:r>
      <w:r>
        <w:rPr>
          <w:rFonts w:eastAsia="Times New Roman" w:cs="Times New Roman"/>
          <w:sz w:val="28"/>
        </w:rPr>
        <w:t vyd:_id="vyd:0000000000020n">судебную</w:t>
      </w:r>
      <w:r>
        <w:rPr>
          <w:rFonts w:eastAsia="Times New Roman" w:cs="Times New Roman"/>
          <w:sz w:val="28"/>
          <w:spacing w:val="-6"/>
        </w:rPr>
        <w:t vyd:_id="vyd:0000000000020m" xml:space="preserve"> </w:t>
      </w:r>
      <w:r>
        <w:rPr>
          <w:rFonts w:eastAsia="Times New Roman" w:cs="Times New Roman"/>
          <w:sz w:val="28"/>
        </w:rPr>
        <w:t vyd:_id="vyd:0000000000020l">и</w:t>
      </w:r>
      <w:r>
        <w:rPr>
          <w:rFonts w:eastAsia="Times New Roman" w:cs="Times New Roman"/>
          <w:sz w:val="28"/>
          <w:spacing w:val="-5"/>
        </w:rPr>
        <w:t vyd:_id="vyd:0000000000020k" xml:space="preserve"> </w:t>
      </w:r>
      <w:r>
        <w:rPr>
          <w:rFonts w:eastAsia="Times New Roman" w:cs="Times New Roman"/>
          <w:sz w:val="28"/>
        </w:rPr>
        <w:t vyd:_id="vyd:0000000000020j">правотворческую</w:t>
      </w:r>
      <w:r>
        <w:rPr>
          <w:rFonts w:eastAsia="Times New Roman" w:cs="Times New Roman"/>
          <w:sz w:val="28"/>
          <w:spacing w:val="-6"/>
        </w:rPr>
        <w:t vyd:_id="vyd:0000000000020i" xml:space="preserve"> </w:t>
      </w:r>
      <w:r>
        <w:rPr>
          <w:rFonts w:eastAsia="Times New Roman" w:cs="Times New Roman"/>
          <w:sz w:val="28"/>
        </w:rPr>
        <w:t vyd:_id="vyd:0000000000020h">отрасли.</w:t>
      </w:r>
    </w:p>
    <w:p w14:paraId="1D1F45E9" w14:textId="2DDFE544" w:rsidR="008F33DC" w:rsidRPr="00321B78" w:rsidRDefault="008F33DC" w:rsidP="008F33DC" vyd:_id="vyd:000000000001yt">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20f">Так,</w:t>
      </w:r>
      <w:r>
        <w:rPr>
          <w:rFonts w:eastAsia="Times New Roman" w:cs="Times New Roman"/>
          <w:sz w:val="28"/>
          <w:spacing w:val="1"/>
        </w:rPr>
        <w:t vyd:_id="vyd:0000000000020e" xml:space="preserve"> </w:t>
      </w:r>
      <w:r>
        <w:rPr>
          <w:rFonts w:eastAsia="Times New Roman" w:cs="Times New Roman"/>
          <w:sz w:val="28"/>
        </w:rPr>
        <w:t vyd:_id="vyd:0000000000020d">суды</w:t>
      </w:r>
      <w:r>
        <w:rPr>
          <w:rFonts w:eastAsia="Times New Roman" w:cs="Times New Roman"/>
          <w:sz w:val="28"/>
          <w:spacing w:val="1"/>
        </w:rPr>
        <w:t vyd:_id="vyd:0000000000020c" xml:space="preserve"> </w:t>
      </w:r>
      <w:r>
        <w:rPr>
          <w:rFonts w:eastAsia="Times New Roman" w:cs="Times New Roman"/>
          <w:sz w:val="28"/>
        </w:rPr>
        <w:t vyd:_id="vyd:0000000000020b">стали</w:t>
      </w:r>
      <w:r>
        <w:rPr>
          <w:rFonts w:eastAsia="Times New Roman" w:cs="Times New Roman"/>
          <w:sz w:val="28"/>
          <w:spacing w:val="1"/>
        </w:rPr>
        <w:t vyd:_id="vyd:0000000000020a" xml:space="preserve"> </w:t>
      </w:r>
      <w:r>
        <w:rPr>
          <w:rFonts w:eastAsia="Times New Roman" w:cs="Times New Roman"/>
          <w:sz w:val="28"/>
        </w:rPr>
        <w:t vyd:_id="vyd:00000000000209">отходить</w:t>
      </w:r>
      <w:r>
        <w:rPr>
          <w:rFonts w:eastAsia="Times New Roman" w:cs="Times New Roman"/>
          <w:sz w:val="28"/>
          <w:spacing w:val="1"/>
        </w:rPr>
        <w:t vyd:_id="vyd:00000000000208" xml:space="preserve"> </w:t>
      </w:r>
      <w:r>
        <w:rPr>
          <w:rFonts w:eastAsia="Times New Roman" w:cs="Times New Roman"/>
          <w:sz w:val="28"/>
        </w:rPr>
        <w:t vyd:_id="vyd:00000000000207">от</w:t>
      </w:r>
      <w:r>
        <w:rPr>
          <w:rFonts w:eastAsia="Times New Roman" w:cs="Times New Roman"/>
          <w:sz w:val="28"/>
          <w:spacing w:val="1"/>
        </w:rPr>
        <w:t vyd:_id="vyd:00000000000206" xml:space="preserve"> </w:t>
      </w:r>
      <w:r>
        <w:rPr>
          <w:rFonts w:eastAsia="Times New Roman" w:cs="Times New Roman"/>
          <w:sz w:val="28"/>
        </w:rPr>
        <w:t vyd:_id="vyd:00000000000205">принятой</w:t>
      </w:r>
      <w:r>
        <w:rPr>
          <w:rFonts w:eastAsia="Times New Roman" w:cs="Times New Roman"/>
          <w:sz w:val="28"/>
          <w:spacing w:val="1"/>
        </w:rPr>
        <w:t vyd:_id="vyd:00000000000204" xml:space="preserve"> </w:t>
      </w:r>
      <w:r>
        <w:rPr>
          <w:rFonts w:eastAsia="Times New Roman" w:cs="Times New Roman"/>
          <w:sz w:val="28"/>
        </w:rPr>
        <w:t vyd:_id="vyd:00000000000203">трактовки</w:t>
      </w:r>
      <w:r>
        <w:rPr>
          <w:rFonts w:eastAsia="Times New Roman" w:cs="Times New Roman"/>
          <w:sz w:val="28"/>
          <w:spacing w:val="1"/>
        </w:rPr>
        <w:t vyd:_id="vyd:00000000000202" xml:space="preserve"> </w:t>
      </w:r>
      <w:r>
        <w:rPr>
          <w:rFonts w:eastAsia="Times New Roman" w:cs="Times New Roman"/>
          <w:sz w:val="28"/>
        </w:rPr>
        <w:t vyd:_id="vyd:00000000000201">положений</w:t>
      </w:r>
      <w:r>
        <w:rPr>
          <w:rFonts w:eastAsia="Times New Roman" w:cs="Times New Roman"/>
          <w:sz w:val="28"/>
          <w:spacing w:val="1"/>
        </w:rPr>
        <w:t vyd:_id="vyd:00000000000200" xml:space="preserve"> </w:t>
      </w:r>
      <w:r>
        <w:rPr>
          <w:rFonts w:eastAsia="Times New Roman" w:cs="Times New Roman"/>
          <w:sz w:val="28"/>
        </w:rPr>
        <w:t vyd:_id="vyd:000000000001zz">Германского</w:t>
      </w:r>
      <w:r>
        <w:rPr>
          <w:rFonts w:eastAsia="Times New Roman" w:cs="Times New Roman"/>
          <w:sz w:val="28"/>
          <w:spacing w:val="-5"/>
        </w:rPr>
        <w:t vyd:_id="vyd:000000000001zy" xml:space="preserve"> </w:t>
      </w:r>
      <w:r>
        <w:rPr>
          <w:rFonts w:eastAsia="Times New Roman" w:cs="Times New Roman"/>
          <w:sz w:val="28"/>
        </w:rPr>
        <w:t vyd:_id="vyd:000000000001zx">гражданского</w:t>
      </w:r>
      <w:r>
        <w:rPr>
          <w:rFonts w:eastAsia="Times New Roman" w:cs="Times New Roman"/>
          <w:sz w:val="28"/>
          <w:spacing w:val="-5"/>
        </w:rPr>
        <w:t vyd:_id="vyd:000000000001zw" xml:space="preserve"> </w:t>
      </w:r>
      <w:r>
        <w:rPr>
          <w:rFonts w:eastAsia="Times New Roman" w:cs="Times New Roman"/>
          <w:sz w:val="28"/>
        </w:rPr>
        <w:t vyd:_id="vyd:000000000001zv">уложения,</w:t>
      </w:r>
      <w:r>
        <w:rPr>
          <w:rFonts w:eastAsia="Times New Roman" w:cs="Times New Roman"/>
          <w:sz w:val="28"/>
          <w:spacing w:val="-5"/>
        </w:rPr>
        <w:t vyd:_id="vyd:000000000001zu" xml:space="preserve"> </w:t>
      </w:r>
      <w:r>
        <w:rPr>
          <w:rFonts w:eastAsia="Times New Roman" w:cs="Times New Roman"/>
          <w:sz w:val="28"/>
        </w:rPr>
        <w:t vyd:_id="vyd:000000000001zt">в</w:t>
      </w:r>
      <w:r>
        <w:rPr>
          <w:rFonts w:eastAsia="Times New Roman" w:cs="Times New Roman"/>
          <w:sz w:val="28"/>
          <w:spacing w:val="-5"/>
        </w:rPr>
        <w:t vyd:_id="vyd:000000000001zs" xml:space="preserve"> </w:t>
      </w:r>
      <w:r>
        <w:rPr>
          <w:rFonts w:eastAsia="Times New Roman" w:cs="Times New Roman"/>
          <w:sz w:val="28"/>
        </w:rPr>
        <w:t vyd:_id="vyd:000000000001zr">частности</w:t>
      </w:r>
      <w:r>
        <w:rPr>
          <w:rFonts w:eastAsia="Times New Roman" w:cs="Times New Roman"/>
          <w:sz w:val="28"/>
          <w:spacing w:val="-5"/>
        </w:rPr>
        <w:t vyd:_id="vyd:000000000001zq" xml:space="preserve"> </w:t>
      </w:r>
      <w:r>
        <w:rPr>
          <w:rFonts w:eastAsia="Times New Roman" w:cs="Times New Roman"/>
          <w:sz w:val="28"/>
        </w:rPr>
        <w:t vyd:_id="vyd:000000000001zp">с</w:t>
      </w:r>
      <w:r>
        <w:rPr>
          <w:rFonts w:eastAsia="Times New Roman" w:cs="Times New Roman"/>
          <w:sz w:val="28"/>
          <w:spacing w:val="-6"/>
        </w:rPr>
        <w:t vyd:_id="vyd:000000000001zo" xml:space="preserve"> </w:t>
      </w:r>
      <w:r>
        <w:rPr>
          <w:rFonts w:eastAsia="Times New Roman" w:cs="Times New Roman"/>
          <w:sz w:val="28"/>
        </w:rPr>
        <w:t vyd:_id="vyd:000000000001zn">§§</w:t>
      </w:r>
      <w:r>
        <w:rPr>
          <w:rFonts w:eastAsia="Times New Roman" w:cs="Times New Roman"/>
          <w:sz w:val="28"/>
        </w:rPr>
        <w:t vyd:_id="vyd:000000000001zm">157</w:t>
      </w:r>
      <w:r>
        <w:rPr>
          <w:rFonts w:eastAsia="Times New Roman" w:cs="Times New Roman"/>
          <w:sz w:val="28"/>
          <w:spacing w:val="-5"/>
        </w:rPr>
        <w:t vyd:_id="vyd:000000000001zl" xml:space="preserve"> </w:t>
      </w:r>
      <w:r>
        <w:rPr>
          <w:rFonts w:eastAsia="Times New Roman" w:cs="Times New Roman"/>
          <w:sz w:val="28"/>
        </w:rPr>
        <w:t vyd:_id="vyd:000000000001zk">и</w:t>
      </w:r>
      <w:r>
        <w:rPr>
          <w:rFonts w:eastAsia="Times New Roman" w:cs="Times New Roman"/>
          <w:sz w:val="28"/>
          <w:spacing w:val="-5"/>
        </w:rPr>
        <w:t vyd:_id="vyd:000000000001zj" xml:space="preserve"> </w:t>
      </w:r>
      <w:r>
        <w:rPr>
          <w:rFonts w:eastAsia="Times New Roman" w:cs="Times New Roman"/>
          <w:sz w:val="28"/>
        </w:rPr>
        <w:t vyd:_id="vyd:000000000001zi">242</w:t>
      </w:r>
      <w:r>
        <w:rPr>
          <w:rFonts w:eastAsia="Times New Roman" w:cs="Times New Roman"/>
          <w:sz w:val="28"/>
          <w:spacing w:val="-68"/>
        </w:rPr>
        <w:t vyd:_id="vyd:000000000001zh" xml:space="preserve"> </w:t>
      </w:r>
      <w:r>
        <w:rPr>
          <w:rFonts w:eastAsia="Times New Roman" w:cs="Times New Roman"/>
          <w:sz w:val="28"/>
        </w:rPr>
        <w:t vyd:_id="vyd:000000000001zg">ГГУ</w:t>
      </w:r>
      <w:r>
        <w:rPr>
          <w:rFonts w:eastAsia="Times New Roman" w:cs="Times New Roman"/>
          <w:sz w:val="28"/>
          <w:spacing w:val="1"/>
        </w:rPr>
        <w:t vyd:_id="vyd:000000000001zf" xml:space="preserve"> </w:t>
      </w:r>
      <w:r>
        <w:rPr>
          <w:rFonts w:eastAsia="Times New Roman" w:cs="Times New Roman"/>
          <w:sz w:val="28"/>
        </w:rPr>
        <w:t vyd:_id="vyd:000000000001ze">связано</w:t>
      </w:r>
      <w:r>
        <w:rPr>
          <w:rFonts w:eastAsia="Times New Roman" w:cs="Times New Roman"/>
          <w:sz w:val="28"/>
          <w:spacing w:val="1"/>
        </w:rPr>
        <w:t vyd:_id="vyd:000000000001zd" xml:space="preserve"> </w:t>
      </w:r>
      <w:r>
        <w:rPr>
          <w:rFonts w:eastAsia="Times New Roman" w:cs="Times New Roman"/>
          <w:sz w:val="28"/>
        </w:rPr>
        <w:t vyd:_id="vyd:000000000001zc">отступление</w:t>
      </w:r>
      <w:r>
        <w:rPr>
          <w:rFonts w:eastAsia="Times New Roman" w:cs="Times New Roman"/>
          <w:sz w:val="28"/>
          <w:spacing w:val="1"/>
        </w:rPr>
        <w:t vyd:_id="vyd:000000000001zb" xml:space="preserve"> </w:t>
      </w:r>
      <w:r>
        <w:rPr>
          <w:rFonts w:eastAsia="Times New Roman" w:cs="Times New Roman"/>
          <w:sz w:val="28"/>
        </w:rPr>
        <w:t vyd:_id="vyd:000000000001za">от</w:t>
      </w:r>
      <w:r>
        <w:rPr>
          <w:rFonts w:eastAsia="Times New Roman" w:cs="Times New Roman"/>
          <w:sz w:val="28"/>
          <w:spacing w:val="1"/>
        </w:rPr>
        <w:t vyd:_id="vyd:000000000001z9" xml:space="preserve"> </w:t>
      </w:r>
      <w:r>
        <w:rPr>
          <w:rFonts w:eastAsia="Times New Roman" w:cs="Times New Roman"/>
          <w:sz w:val="28"/>
        </w:rPr>
        <w:t vyd:_id="vyd:000000000001z8">номиналистического</w:t>
      </w:r>
      <w:r>
        <w:rPr>
          <w:rFonts w:eastAsia="Times New Roman" w:cs="Times New Roman"/>
          <w:sz w:val="28"/>
          <w:spacing w:val="1"/>
        </w:rPr>
        <w:t vyd:_id="vyd:000000000001z7" xml:space="preserve"> </w:t>
      </w:r>
      <w:r>
        <w:rPr>
          <w:rFonts w:eastAsia="Times New Roman" w:cs="Times New Roman"/>
          <w:sz w:val="28"/>
        </w:rPr>
        <w:t vyd:_id="vyd:000000000001z6">принципа,</w:t>
      </w:r>
      <w:r>
        <w:rPr>
          <w:rFonts w:eastAsia="Times New Roman" w:cs="Times New Roman"/>
          <w:sz w:val="28"/>
          <w:spacing w:val="1"/>
        </w:rPr>
        <w:t vyd:_id="vyd:000000000001z5" xml:space="preserve"> </w:t>
      </w:r>
      <w:r>
        <w:rPr>
          <w:rFonts w:eastAsia="Times New Roman" w:cs="Times New Roman"/>
          <w:sz w:val="28"/>
        </w:rPr>
        <w:t vyd:_id="vyd:000000000001z4">которое</w:t>
      </w:r>
      <w:r>
        <w:rPr>
          <w:rFonts w:eastAsia="Times New Roman" w:cs="Times New Roman"/>
          <w:sz w:val="28"/>
          <w:spacing w:val="1"/>
        </w:rPr>
        <w:t vyd:_id="vyd:000000000001z3" xml:space="preserve"> </w:t>
      </w:r>
      <w:r>
        <w:rPr>
          <w:rFonts w:eastAsia="Times New Roman" w:cs="Times New Roman"/>
          <w:sz w:val="28"/>
        </w:rPr>
        <w:t vyd:_id="vyd:000000000001z2">показалось судам необходимым, когда инфляция национальной валюты</w:t>
      </w:r>
      <w:r>
        <w:rPr>
          <w:rFonts w:eastAsia="Times New Roman" w:cs="Times New Roman"/>
          <w:sz w:val="28"/>
          <w:spacing w:val="1"/>
        </w:rPr>
        <w:t vyd:_id="vyd:000000000001z1" xml:space="preserve"> </w:t>
      </w:r>
      <w:r>
        <w:rPr>
          <w:rFonts w:eastAsia="Times New Roman" w:cs="Times New Roman"/>
          <w:sz w:val="28"/>
        </w:rPr>
        <w:t vyd:_id="vyd:000000000001z0">Германии (марки)</w:t>
      </w:r>
      <w:r>
        <w:rPr>
          <w:rFonts w:eastAsia="Times New Roman" w:cs="Times New Roman"/>
          <w:sz w:val="28"/>
          <w:spacing w:val="-2"/>
        </w:rPr>
        <w:t vyd:_id="vyd:000000000001yz" xml:space="preserve"> </w:t>
      </w:r>
      <w:r>
        <w:rPr>
          <w:rFonts w:eastAsia="Times New Roman" w:cs="Times New Roman"/>
          <w:sz w:val="28"/>
        </w:rPr>
        <w:t vyd:_id="vyd:000000000001yy">превзошла все</w:t>
      </w:r>
      <w:r>
        <w:rPr>
          <w:rFonts w:eastAsia="Times New Roman" w:cs="Times New Roman"/>
          <w:sz w:val="28"/>
          <w:spacing w:val="-3"/>
        </w:rPr>
        <w:t vyd:_id="vyd:000000000001yx" xml:space="preserve"> </w:t>
      </w:r>
      <w:r>
        <w:rPr>
          <w:rFonts w:eastAsia="Times New Roman" w:cs="Times New Roman"/>
          <w:sz w:val="28"/>
        </w:rPr>
        <w:t vyd:_id="vyd:000000000001yw">разумные</w:t>
      </w:r>
      <w:r>
        <w:rPr>
          <w:rFonts w:eastAsia="Times New Roman" w:cs="Times New Roman"/>
          <w:sz w:val="28"/>
          <w:spacing w:val="-3"/>
        </w:rPr>
        <w:t vyd:_id="vyd:000000000001yv" xml:space="preserve"> </w:t>
      </w:r>
      <w:r>
        <w:rPr>
          <w:rFonts w:eastAsia="Times New Roman" w:cs="Times New Roman"/>
          <w:sz w:val="28"/>
        </w:rPr>
        <w:t vyd:_id="vyd:000000000001yu">значения.</w:t>
      </w:r>
    </w:p>
    <w:p w14:paraId="53C9CE97" w14:textId="2029E9A5" w:rsidR="008F33DC" w:rsidRPr="00321B78" w:rsidRDefault="008F33DC" w:rsidP="008F33DC" vyd:_id="vyd:000000000001w7">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1ys">Появление актуального в военные и послевоенные годы правила о</w:t>
      </w:r>
      <w:r>
        <w:rPr>
          <w:rFonts w:eastAsia="Times New Roman" w:cs="Times New Roman"/>
          <w:sz w:val="28"/>
          <w:spacing w:val="1"/>
        </w:rPr>
        <w:t vyd:_id="vyd:000000000001yr" xml:space="preserve"> </w:t>
      </w:r>
      <w:r>
        <w:rPr>
          <w:rFonts w:eastAsia="Times New Roman" w:cs="Times New Roman"/>
          <w:sz w:val="28"/>
        </w:rPr>
        <w:t vyd:_id="vyd:000000000001yq">возможности</w:t>
      </w:r>
      <w:r>
        <w:rPr>
          <w:rFonts w:eastAsia="Times New Roman" w:cs="Times New Roman"/>
          <w:sz w:val="28"/>
          <w:spacing w:val="1"/>
        </w:rPr>
        <w:t vyd:_id="vyd:000000000001yp" xml:space="preserve"> </w:t>
      </w:r>
      <w:r>
        <w:rPr>
          <w:rFonts w:eastAsia="Times New Roman" w:cs="Times New Roman"/>
          <w:sz w:val="28"/>
        </w:rPr>
        <w:t vyd:_id="vyd:000000000001yo">пересмотра</w:t>
      </w:r>
      <w:r>
        <w:rPr>
          <w:rFonts w:eastAsia="Times New Roman" w:cs="Times New Roman"/>
          <w:sz w:val="28"/>
          <w:spacing w:val="1"/>
        </w:rPr>
        <w:t vyd:_id="vyd:000000000001yn" xml:space="preserve"> </w:t>
      </w:r>
      <w:r>
        <w:rPr>
          <w:rFonts w:eastAsia="Times New Roman" w:cs="Times New Roman"/>
          <w:sz w:val="28"/>
        </w:rPr>
        <w:t vyd:_id="vyd:000000000001ym">договора</w:t>
      </w:r>
      <w:r>
        <w:rPr>
          <w:rFonts w:eastAsia="Times New Roman" w:cs="Times New Roman"/>
          <w:sz w:val="28"/>
          <w:spacing w:val="1"/>
        </w:rPr>
        <w:t vyd:_id="vyd:000000000001yl" xml:space="preserve"> </w:t>
      </w:r>
      <w:r>
        <w:rPr>
          <w:rFonts w:eastAsia="Times New Roman" w:cs="Times New Roman"/>
          <w:sz w:val="28"/>
        </w:rPr>
        <w:t vyd:_id="vyd:000000000001yk">в</w:t>
      </w:r>
      <w:r>
        <w:rPr>
          <w:rFonts w:eastAsia="Times New Roman" w:cs="Times New Roman"/>
          <w:sz w:val="28"/>
          <w:spacing w:val="1"/>
        </w:rPr>
        <w:t vyd:_id="vyd:000000000001yj" xml:space="preserve"> </w:t>
      </w:r>
      <w:r>
        <w:rPr>
          <w:rFonts w:eastAsia="Times New Roman" w:cs="Times New Roman"/>
          <w:sz w:val="28"/>
        </w:rPr>
        <w:t vyd:_id="vyd:000000000001yi">связи</w:t>
      </w:r>
      <w:r>
        <w:rPr>
          <w:rFonts w:eastAsia="Times New Roman" w:cs="Times New Roman"/>
          <w:sz w:val="28"/>
          <w:spacing w:val="1"/>
        </w:rPr>
        <w:t vyd:_id="vyd:000000000001yh" xml:space="preserve"> </w:t>
      </w:r>
      <w:r>
        <w:rPr>
          <w:rFonts w:eastAsia="Times New Roman" w:cs="Times New Roman"/>
          <w:sz w:val="28"/>
        </w:rPr>
        <w:t vyd:_id="vyd:000000000001yg">с</w:t>
      </w:r>
      <w:r>
        <w:rPr>
          <w:rFonts w:eastAsia="Times New Roman" w:cs="Times New Roman"/>
          <w:sz w:val="28"/>
          <w:spacing w:val="1"/>
        </w:rPr>
        <w:t vyd:_id="vyd:000000000001yf" xml:space="preserve"> </w:t>
      </w:r>
      <w:r>
        <w:rPr>
          <w:rFonts w:eastAsia="Times New Roman" w:cs="Times New Roman"/>
          <w:sz w:val="28"/>
        </w:rPr>
        <w:t vyd:_id="vyd:000000000001ye">изменившимися</w:t>
      </w:r>
      <w:r>
        <w:rPr>
          <w:rFonts w:eastAsia="Times New Roman" w:cs="Times New Roman"/>
          <w:sz w:val="28"/>
          <w:spacing w:val="-67"/>
        </w:rPr>
        <w:t vyd:_id="vyd:000000000001yd" xml:space="preserve"> </w:t>
      </w:r>
      <w:r>
        <w:rPr>
          <w:rFonts w:eastAsia="Times New Roman" w:cs="Times New Roman"/>
          <w:sz w:val="28"/>
        </w:rPr>
        <w:t vyd:_id="vyd:000000000001yc">обстоятельствами,</w:t>
      </w:r>
      <w:r>
        <w:rPr>
          <w:rFonts w:eastAsia="Times New Roman" w:cs="Times New Roman"/>
          <w:sz w:val="28"/>
          <w:spacing w:val="1"/>
        </w:rPr>
        <w:t vyd:_id="vyd:000000000001yb" xml:space="preserve"> </w:t>
      </w:r>
      <w:r>
        <w:rPr>
          <w:rFonts w:eastAsia="Times New Roman" w:cs="Times New Roman"/>
          <w:sz w:val="28"/>
        </w:rPr>
        <w:t vyd:_id="vyd:000000000001ya">и</w:t>
      </w:r>
      <w:r>
        <w:rPr>
          <w:rFonts w:eastAsia="Times New Roman" w:cs="Times New Roman"/>
          <w:sz w:val="28"/>
          <w:spacing w:val="1"/>
        </w:rPr>
        <w:t vyd:_id="vyd:000000000001y9" xml:space="preserve"> </w:t>
      </w:r>
      <w:r>
        <w:rPr>
          <w:rFonts w:eastAsia="Times New Roman" w:cs="Times New Roman"/>
          <w:sz w:val="28"/>
        </w:rPr>
        <w:t vyd:_id="vyd:000000000001y8">множество</w:t>
      </w:r>
      <w:r>
        <w:rPr>
          <w:rFonts w:eastAsia="Times New Roman" w:cs="Times New Roman"/>
          <w:sz w:val="28"/>
          <w:spacing w:val="1"/>
        </w:rPr>
        <w:t vyd:_id="vyd:000000000001y7" xml:space="preserve"> </w:t>
      </w:r>
      <w:r>
        <w:rPr>
          <w:rFonts w:eastAsia="Times New Roman" w:cs="Times New Roman"/>
          <w:sz w:val="28"/>
        </w:rPr>
        <w:t vyd:_id="vyd:000000000001y6">частных</w:t>
      </w:r>
      <w:r>
        <w:rPr>
          <w:rFonts w:eastAsia="Times New Roman" w:cs="Times New Roman"/>
          <w:sz w:val="28"/>
          <w:spacing w:val="1"/>
        </w:rPr>
        <w:t vyd:_id="vyd:000000000001y5" xml:space="preserve"> </w:t>
      </w:r>
      <w:r>
        <w:rPr>
          <w:rFonts w:eastAsia="Times New Roman" w:cs="Times New Roman"/>
          <w:sz w:val="28"/>
        </w:rPr>
        <w:t vyd:_id="vyd:000000000001y4">корректировок</w:t>
      </w:r>
      <w:r>
        <w:rPr>
          <w:rFonts w:eastAsia="Times New Roman" w:cs="Times New Roman"/>
          <w:sz w:val="28"/>
          <w:spacing w:val="1"/>
        </w:rPr>
        <w:t vyd:_id="vyd:000000000001y3" xml:space="preserve"> </w:t>
      </w:r>
      <w:r>
        <w:rPr>
          <w:rFonts w:eastAsia="Times New Roman" w:cs="Times New Roman"/>
          <w:sz w:val="28"/>
        </w:rPr>
        <w:t vyd:_id="vyd:000000000001y2">правопорядка,</w:t>
      </w:r>
      <w:r>
        <w:rPr>
          <w:rFonts w:eastAsia="Times New Roman" w:cs="Times New Roman"/>
          <w:sz w:val="28"/>
          <w:spacing w:val="1"/>
        </w:rPr>
        <w:t vyd:_id="vyd:000000000001y1" xml:space="preserve"> </w:t>
      </w:r>
      <w:r>
        <w:rPr>
          <w:rFonts w:eastAsia="Times New Roman" w:cs="Times New Roman"/>
          <w:sz w:val="28"/>
        </w:rPr>
        <w:t vyd:_id="vyd:000000000001y0">которые</w:t>
      </w:r>
      <w:r>
        <w:rPr>
          <w:rFonts w:eastAsia="Times New Roman" w:cs="Times New Roman"/>
          <w:sz w:val="28"/>
          <w:spacing w:val="1"/>
        </w:rPr>
        <w:t vyd:_id="vyd:000000000001xz" xml:space="preserve"> </w:t>
      </w:r>
      <w:r>
        <w:rPr>
          <w:rFonts w:eastAsia="Times New Roman" w:cs="Times New Roman"/>
          <w:sz w:val="28"/>
        </w:rPr>
        <w:t vyd:_id="vyd:000000000001xy">позволяли</w:t>
      </w:r>
      <w:r>
        <w:rPr>
          <w:rFonts w:eastAsia="Times New Roman" w:cs="Times New Roman"/>
          <w:sz w:val="28"/>
          <w:spacing w:val="1"/>
        </w:rPr>
        <w:t vyd:_id="vyd:000000000001xx" xml:space="preserve"> </w:t>
      </w:r>
      <w:r>
        <w:rPr>
          <w:rFonts w:eastAsia="Times New Roman" w:cs="Times New Roman"/>
          <w:sz w:val="28"/>
        </w:rPr>
        <w:t vyd:_id="vyd:000000000001xw">проводить</w:t>
      </w:r>
      <w:r>
        <w:rPr>
          <w:rFonts w:eastAsia="Times New Roman" w:cs="Times New Roman"/>
          <w:sz w:val="28"/>
          <w:spacing w:val="1"/>
        </w:rPr>
        <w:t vyd:_id="vyd:000000000001xv" xml:space="preserve"> </w:t>
      </w:r>
      <w:r>
        <w:rPr>
          <w:rFonts w:eastAsia="Times New Roman" w:cs="Times New Roman"/>
          <w:sz w:val="28"/>
        </w:rPr>
        <w:t vyd:_id="vyd:000000000001xu">в</w:t>
      </w:r>
      <w:r>
        <w:rPr>
          <w:rFonts w:eastAsia="Times New Roman" w:cs="Times New Roman"/>
          <w:sz w:val="28"/>
          <w:spacing w:val="1"/>
        </w:rPr>
        <w:t vyd:_id="vyd:000000000001xt" xml:space="preserve"> </w:t>
      </w:r>
      <w:r>
        <w:rPr>
          <w:rFonts w:eastAsia="Times New Roman" w:cs="Times New Roman"/>
          <w:sz w:val="28"/>
        </w:rPr>
        <w:t vyd:_id="vyd:000000000001xs">жизнь</w:t>
      </w:r>
      <w:r>
        <w:rPr>
          <w:rFonts w:eastAsia="Times New Roman" w:cs="Times New Roman"/>
          <w:sz w:val="28"/>
          <w:spacing w:val="1"/>
        </w:rPr>
        <w:t vyd:_id="vyd:000000000001xr" xml:space="preserve"> </w:t>
      </w:r>
      <w:r>
        <w:rPr>
          <w:rFonts w:eastAsia="Times New Roman" w:cs="Times New Roman"/>
          <w:sz w:val="28"/>
        </w:rPr>
        <w:t vyd:_id="vyd:000000000001xq">установки</w:t>
      </w:r>
      <w:r>
        <w:rPr>
          <w:rFonts w:eastAsia="Times New Roman" w:cs="Times New Roman"/>
          <w:sz w:val="28"/>
          <w:spacing w:val="1"/>
        </w:rPr>
        <w:t vyd:_id="vyd:000000000001xp" xml:space="preserve"> </w:t>
      </w:r>
      <w:r>
        <w:rPr>
          <w:rFonts w:eastAsia="Times New Roman" w:cs="Times New Roman"/>
          <w:sz w:val="28"/>
        </w:rPr>
        <w:t vyd:_id="vyd:000000000001xo">национал-социалистической</w:t>
      </w:r>
      <w:r>
        <w:rPr>
          <w:rFonts w:eastAsia="Times New Roman" w:cs="Times New Roman"/>
          <w:sz w:val="28"/>
          <w:spacing w:val="1"/>
        </w:rPr>
        <w:t vyd:_id="vyd:000000000001xn" xml:space="preserve"> </w:t>
      </w:r>
      <w:r>
        <w:rPr>
          <w:rFonts w:eastAsia="Times New Roman" w:cs="Times New Roman"/>
          <w:sz w:val="28"/>
        </w:rPr>
        <w:t vyd:_id="vyd:000000000001xm">идеологии,</w:t>
      </w:r>
      <w:r>
        <w:rPr>
          <w:rFonts w:eastAsia="Times New Roman" w:cs="Times New Roman"/>
          <w:sz w:val="28"/>
          <w:spacing w:val="1"/>
        </w:rPr>
        <w:t vyd:_id="vyd:000000000001xl" xml:space="preserve"> </w:t>
      </w:r>
      <w:r>
        <w:rPr>
          <w:rFonts w:eastAsia="Times New Roman" w:cs="Times New Roman"/>
          <w:sz w:val="28"/>
        </w:rPr>
        <w:t vyd:_id="vyd:000000000001xk">то</w:t>
      </w:r>
      <w:r>
        <w:rPr>
          <w:rFonts w:eastAsia="Times New Roman" w:cs="Times New Roman"/>
          <w:sz w:val="28"/>
          <w:spacing w:val="1"/>
        </w:rPr>
        <w:t vyd:_id="vyd:000000000001xj" xml:space="preserve"> </w:t>
      </w:r>
      <w:r>
        <w:rPr>
          <w:rFonts w:eastAsia="Times New Roman" w:cs="Times New Roman"/>
          <w:sz w:val="28"/>
        </w:rPr>
        <w:t vyd:_id="vyd:000000000001xi">есть</w:t>
      </w:r>
      <w:r>
        <w:rPr>
          <w:rFonts w:eastAsia="Times New Roman" w:cs="Times New Roman"/>
          <w:sz w:val="28"/>
          <w:spacing w:val="1"/>
        </w:rPr>
        <w:t vyd:_id="vyd:000000000001xh" xml:space="preserve"> </w:t>
      </w:r>
      <w:r>
        <w:rPr>
          <w:rFonts w:eastAsia="Times New Roman" w:cs="Times New Roman"/>
          <w:sz w:val="28"/>
        </w:rPr>
        <w:t vyd:_id="vyd:000000000001xg">прежде</w:t>
      </w:r>
      <w:r>
        <w:rPr>
          <w:rFonts w:eastAsia="Times New Roman" w:cs="Times New Roman"/>
          <w:sz w:val="28"/>
          <w:spacing w:val="1"/>
        </w:rPr>
        <w:t vyd:_id="vyd:000000000001xf" xml:space="preserve"> </w:t>
      </w:r>
      <w:r>
        <w:rPr>
          <w:rFonts w:eastAsia="Times New Roman" w:cs="Times New Roman"/>
          <w:sz w:val="28"/>
        </w:rPr>
        <w:t vyd:_id="vyd:000000000001xe">всего</w:t>
      </w:r>
      <w:r>
        <w:rPr>
          <w:rFonts w:eastAsia="Times New Roman" w:cs="Times New Roman"/>
          <w:sz w:val="28"/>
          <w:spacing w:val="1"/>
        </w:rPr>
        <w:t vyd:_id="vyd:000000000001xd" xml:space="preserve"> </w:t>
      </w:r>
      <w:r>
        <w:rPr>
          <w:rFonts w:eastAsia="Times New Roman" w:cs="Times New Roman"/>
          <w:sz w:val="28"/>
        </w:rPr>
        <w:t vyd:_id="vyd:000000000001xc">расовую</w:t>
      </w:r>
      <w:r>
        <w:rPr>
          <w:rFonts w:eastAsia="Times New Roman" w:cs="Times New Roman"/>
          <w:sz w:val="28"/>
          <w:spacing w:val="1"/>
        </w:rPr>
        <w:t vyd:_id="vyd:000000000001xb" xml:space="preserve"> </w:t>
      </w:r>
      <w:r>
        <w:rPr>
          <w:rFonts w:eastAsia="Times New Roman" w:cs="Times New Roman"/>
          <w:sz w:val="28"/>
        </w:rPr>
        <w:t vyd:_id="vyd:000000000001xa">теорию</w:t>
      </w:r>
      <w:r>
        <w:rPr>
          <w:rFonts w:eastAsia="Times New Roman" w:cs="Times New Roman"/>
          <w:sz w:val="28"/>
          <w:spacing w:val="1"/>
        </w:rPr>
        <w:t vyd:_id="vyd:000000000001x9" xml:space="preserve"> </w:t>
      </w:r>
      <w:r>
        <w:rPr>
          <w:rFonts w:eastAsia="Times New Roman" w:cs="Times New Roman"/>
          <w:sz w:val="28"/>
        </w:rPr>
        <w:t vyd:_id="vyd:000000000001x8">и</w:t>
      </w:r>
      <w:r>
        <w:rPr>
          <w:rFonts w:eastAsia="Times New Roman" w:cs="Times New Roman"/>
          <w:sz w:val="28"/>
          <w:spacing w:val="1"/>
        </w:rPr>
        <w:t vyd:_id="vyd:000000000001x7" xml:space="preserve"> </w:t>
      </w:r>
      <w:r>
        <w:rPr>
          <w:rFonts w:eastAsia="Times New Roman" w:cs="Times New Roman"/>
          <w:sz w:val="28"/>
        </w:rPr>
        <w:t vyd:_id="vyd:000000000001x6">принцип фюрера. Популярность принципа добросовестности в нацистской</w:t>
      </w:r>
      <w:r>
        <w:rPr>
          <w:rFonts w:eastAsia="Times New Roman" w:cs="Times New Roman"/>
          <w:sz w:val="28"/>
          <w:spacing w:val="-67"/>
        </w:rPr>
        <w:t vyd:_id="vyd:000000000001x5" xml:space="preserve"> </w:t>
      </w:r>
      <w:r>
        <w:rPr>
          <w:rFonts w:eastAsia="Times New Roman" w:cs="Times New Roman"/>
          <w:sz w:val="28"/>
        </w:rPr>
        <w:t vyd:_id="vyd:000000000001x4">Германии</w:t>
      </w:r>
      <w:r>
        <w:rPr>
          <w:rFonts w:eastAsia="Times New Roman" w:cs="Times New Roman"/>
          <w:sz w:val="28"/>
          <w:spacing w:val="1"/>
        </w:rPr>
        <w:t vyd:_id="vyd:000000000001x3" xml:space="preserve"> </w:t>
      </w:r>
      <w:r>
        <w:rPr>
          <w:rFonts w:eastAsia="Times New Roman" w:cs="Times New Roman"/>
          <w:sz w:val="28"/>
        </w:rPr>
        <w:t vyd:_id="vyd:000000000001x2">объясняется</w:t>
      </w:r>
      <w:r>
        <w:rPr>
          <w:rFonts w:eastAsia="Times New Roman" w:cs="Times New Roman"/>
          <w:sz w:val="28"/>
          <w:spacing w:val="1"/>
        </w:rPr>
        <w:t vyd:_id="vyd:000000000001x1" xml:space="preserve"> </w:t>
      </w:r>
      <w:r>
        <w:rPr>
          <w:rFonts w:eastAsia="Times New Roman" w:cs="Times New Roman"/>
          <w:sz w:val="28"/>
        </w:rPr>
        <w:t vyd:_id="vyd:000000000001x0">также</w:t>
      </w:r>
      <w:r>
        <w:rPr>
          <w:rFonts w:eastAsia="Times New Roman" w:cs="Times New Roman"/>
          <w:sz w:val="28"/>
          <w:spacing w:val="1"/>
        </w:rPr>
        <w:t vyd:_id="vyd:000000000001wz" xml:space="preserve"> </w:t>
      </w:r>
      <w:r>
        <w:rPr>
          <w:rFonts w:eastAsia="Times New Roman" w:cs="Times New Roman"/>
          <w:sz w:val="28"/>
        </w:rPr>
        <w:t vyd:_id="vyd:000000000001wy">пренебрежением</w:t>
      </w:r>
      <w:r>
        <w:rPr>
          <w:rFonts w:eastAsia="Times New Roman" w:cs="Times New Roman"/>
          <w:sz w:val="28"/>
          <w:spacing w:val="1"/>
        </w:rPr>
        <w:t vyd:_id="vyd:000000000001wx" xml:space="preserve"> </w:t>
      </w:r>
      <w:r>
        <w:rPr>
          <w:rFonts w:eastAsia="Times New Roman" w:cs="Times New Roman"/>
          <w:sz w:val="28"/>
        </w:rPr>
        <w:t vyd:_id="vyd:000000000001ww">и</w:t>
      </w:r>
      <w:r>
        <w:rPr>
          <w:rFonts w:eastAsia="Times New Roman" w:cs="Times New Roman"/>
          <w:sz w:val="28"/>
          <w:spacing w:val="1"/>
        </w:rPr>
        <w:t vyd:_id="vyd:000000000001wv" xml:space="preserve"> </w:t>
      </w:r>
      <w:r>
        <w:rPr>
          <w:rFonts w:eastAsia="Times New Roman" w:cs="Times New Roman"/>
          <w:sz w:val="28"/>
        </w:rPr>
        <w:t vyd:_id="vyd:000000000001wu">даже</w:t>
      </w:r>
      <w:r>
        <w:rPr>
          <w:rFonts w:eastAsia="Times New Roman" w:cs="Times New Roman"/>
          <w:sz w:val="28"/>
          <w:spacing w:val="1"/>
        </w:rPr>
        <w:t vyd:_id="vyd:000000000001wt" xml:space="preserve"> </w:t>
      </w:r>
      <w:r>
        <w:rPr>
          <w:rFonts w:eastAsia="Times New Roman" w:cs="Times New Roman"/>
          <w:sz w:val="28"/>
        </w:rPr>
        <w:t vyd:_id="vyd:000000000001ws">враждебным</w:t>
      </w:r>
      <w:r>
        <w:rPr>
          <w:rFonts w:eastAsia="Times New Roman" w:cs="Times New Roman"/>
          <w:sz w:val="28"/>
          <w:spacing w:val="1"/>
        </w:rPr>
        <w:t vyd:_id="vyd:000000000001wr" xml:space="preserve"> </w:t>
      </w:r>
      <w:r>
        <w:rPr>
          <w:rFonts w:eastAsia="Times New Roman" w:cs="Times New Roman"/>
          <w:sz w:val="28"/>
        </w:rPr>
        <w:t vyd:_id="vyd:000000000001wq">отношением к закону со стороны господствовавшей идеологии, которая</w:t>
      </w:r>
      <w:r>
        <w:rPr>
          <w:rFonts w:eastAsia="Times New Roman" w:cs="Times New Roman"/>
          <w:sz w:val="28"/>
          <w:spacing w:val="1"/>
        </w:rPr>
        <w:t vyd:_id="vyd:000000000001wp" xml:space="preserve"> </w:t>
      </w:r>
      <w:r>
        <w:rPr>
          <w:rFonts w:eastAsia="Times New Roman" w:cs="Times New Roman"/>
          <w:sz w:val="28"/>
        </w:rPr>
        <w:t vyd:_id="vyd:000000000001wo">пыталась</w:t>
      </w:r>
      <w:r>
        <w:rPr>
          <w:rFonts w:eastAsia="Times New Roman" w:cs="Times New Roman"/>
          <w:sz w:val="28"/>
          <w:spacing w:val="1"/>
        </w:rPr>
        <w:t vyd:_id="vyd:000000000001wn" xml:space="preserve"> </w:t>
      </w:r>
      <w:r>
        <w:rPr>
          <w:rFonts w:eastAsia="Times New Roman" w:cs="Times New Roman"/>
          <w:sz w:val="28"/>
        </w:rPr>
        <w:t vyd:_id="vyd:000000000001wm">теоретически</w:t>
      </w:r>
      <w:r>
        <w:rPr>
          <w:rFonts w:eastAsia="Times New Roman" w:cs="Times New Roman"/>
          <w:sz w:val="28"/>
          <w:spacing w:val="1"/>
        </w:rPr>
        <w:t vyd:_id="vyd:000000000001wl" xml:space="preserve"> </w:t>
      </w:r>
      <w:r>
        <w:rPr>
          <w:rFonts w:eastAsia="Times New Roman" w:cs="Times New Roman"/>
          <w:sz w:val="28"/>
        </w:rPr>
        <w:t vyd:_id="vyd:000000000001wk">обосновать</w:t>
      </w:r>
      <w:r>
        <w:rPr>
          <w:rFonts w:eastAsia="Times New Roman" w:cs="Times New Roman"/>
          <w:sz w:val="28"/>
          <w:spacing w:val="1"/>
        </w:rPr>
        <w:t vyd:_id="vyd:000000000001wj" xml:space="preserve"> </w:t>
      </w:r>
      <w:r>
        <w:rPr>
          <w:rFonts w:eastAsia="Times New Roman" w:cs="Times New Roman"/>
          <w:sz w:val="28"/>
        </w:rPr>
        <w:t vyd:_id="vyd:000000000001wi">полную</w:t>
      </w:r>
      <w:r>
        <w:rPr>
          <w:rFonts w:eastAsia="Times New Roman" w:cs="Times New Roman"/>
          <w:sz w:val="28"/>
          <w:spacing w:val="1"/>
        </w:rPr>
        <w:t vyd:_id="vyd:000000000001wh" xml:space="preserve"> </w:t>
      </w:r>
      <w:r>
        <w:rPr>
          <w:rFonts w:eastAsia="Times New Roman" w:cs="Times New Roman"/>
          <w:sz w:val="28"/>
        </w:rPr>
        <w:t vyd:_id="vyd:000000000001wg">инструментализацию</w:t>
      </w:r>
      <w:r>
        <w:rPr>
          <w:rFonts w:eastAsia="Times New Roman" w:cs="Times New Roman"/>
          <w:sz w:val="28"/>
          <w:spacing w:val="70"/>
        </w:rPr>
        <w:t vyd:_id="vyd:000000000001wf" xml:space="preserve"> </w:t>
      </w:r>
      <w:r>
        <w:rPr>
          <w:rFonts w:eastAsia="Times New Roman" w:cs="Times New Roman"/>
          <w:sz w:val="28"/>
        </w:rPr>
        <w:t vyd:_id="vyd:000000000001we">права,</w:t>
      </w:r>
      <w:r>
        <w:rPr>
          <w:rFonts w:eastAsia="Times New Roman" w:cs="Times New Roman"/>
          <w:sz w:val="28"/>
          <w:spacing w:val="-67"/>
        </w:rPr>
        <w:t vyd:_id="vyd:000000000001wd" xml:space="preserve"> </w:t>
      </w:r>
      <w:r>
        <w:rPr>
          <w:rFonts w:eastAsia="Times New Roman" w:cs="Times New Roman"/>
          <w:sz w:val="28"/>
        </w:rPr>
        <w:t vyd:_id="vyd:000000000001wc">его подмену произволом и ставила выше закона право, бытующее в народе</w:t>
      </w:r>
      <w:r>
        <w:rPr>
          <w:rFonts w:eastAsia="Times New Roman" w:cs="Times New Roman"/>
          <w:sz w:val="28"/>
          <w:spacing w:val="-67"/>
        </w:rPr>
        <w:t vyd:_id="vyd:000000000001wb" xml:space="preserve"> </w:t>
      </w:r>
      <w:r>
        <w:rPr>
          <w:rFonts w:eastAsia="Times New Roman" w:cs="Times New Roman"/>
          <w:sz w:val="28"/>
        </w:rPr>
        <w:t vyd:_id="vyd:000000000001wa">и лучше всего различимое фюрером</w:t>
      </w:r>
      <w:r>
        <w:rPr>
          <w:rFonts w:eastAsia="Times New Roman" w:cs="Times New Roman"/>
          <w:sz w:val="28"/>
          <w:vertAlign w:val="superscript"/>
        </w:rPr>
        <w:footnoteReference vyd:_id="vyd:000000000001w9" w:id="44"/>
      </w:r>
      <w:r>
        <w:rPr>
          <w:rFonts w:eastAsia="Times New Roman" w:cs="Times New Roman"/>
          <w:sz w:val="28"/>
        </w:rPr>
        <w:t vyd:_id="vyd:000000000001w8">.</w:t>
      </w:r>
    </w:p>
    <w:p w14:paraId="0007539F" w14:textId="464D1922" w:rsidR="008F33DC" w:rsidRPr="00321B78" w:rsidRDefault="008F33DC" w:rsidP="008F33DC" vyd:_id="vyd:000000000001up">
      <w:pPr>
        <w:widowControl w:val="0"/>
        <w:autoSpaceDE w:val="0"/>
        <w:autoSpaceDN w:val="0"/>
        <w:spacing w:line="360" w:lineRule="auto"/>
        <w:ind w:firstLine="709"/>
        <w:rPr>
          <w:rFonts w:eastAsia="Times New Roman" w:cs="Times New Roman"/>
          <w:sz w:val="28"/>
        </w:rPr>
      </w:pPr>
      <w:r>
        <w:rPr>
          <w:rFonts w:eastAsia="Times New Roman" w:cs="Times New Roman"/>
          <w:sz w:val="28"/>
        </w:rPr>
        <w:t vyd:_id="vyd:000000000001w6">Однако</w:t>
      </w:r>
      <w:r>
        <w:rPr>
          <w:rFonts w:eastAsia="Times New Roman" w:cs="Times New Roman"/>
          <w:sz w:val="28"/>
          <w:spacing w:val="1"/>
        </w:rPr>
        <w:t vyd:_id="vyd:000000000001w5" xml:space="preserve"> </w:t>
      </w:r>
      <w:r>
        <w:rPr>
          <w:rFonts w:eastAsia="Times New Roman" w:cs="Times New Roman"/>
          <w:sz w:val="28"/>
        </w:rPr>
        <w:t vyd:_id="vyd:000000000001w4">в</w:t>
      </w:r>
      <w:r>
        <w:rPr>
          <w:rFonts w:eastAsia="Times New Roman" w:cs="Times New Roman"/>
          <w:sz w:val="28"/>
          <w:spacing w:val="1"/>
        </w:rPr>
        <w:t vyd:_id="vyd:000000000001w3" xml:space="preserve"> </w:t>
      </w:r>
      <w:r>
        <w:rPr>
          <w:rFonts w:eastAsia="Times New Roman" w:cs="Times New Roman"/>
          <w:sz w:val="28"/>
        </w:rPr>
        <w:t vyd:_id="vyd:000000000001w2">ходе</w:t>
      </w:r>
      <w:r>
        <w:rPr>
          <w:rFonts w:eastAsia="Times New Roman" w:cs="Times New Roman"/>
          <w:sz w:val="28"/>
          <w:spacing w:val="1"/>
        </w:rPr>
        <w:t vyd:_id="vyd:000000000001w1" xml:space="preserve"> </w:t>
      </w:r>
      <w:r>
        <w:rPr>
          <w:rFonts w:eastAsia="Times New Roman" w:cs="Times New Roman"/>
          <w:sz w:val="28"/>
        </w:rPr>
        <w:t vyd:_id="vyd:000000000001w0">строительства</w:t>
      </w:r>
      <w:r>
        <w:rPr>
          <w:rFonts w:eastAsia="Times New Roman" w:cs="Times New Roman"/>
          <w:sz w:val="28"/>
          <w:spacing w:val="1"/>
        </w:rPr>
        <w:t vyd:_id="vyd:000000000001vz" xml:space="preserve"> </w:t>
      </w:r>
      <w:r>
        <w:rPr>
          <w:rFonts w:eastAsia="Times New Roman" w:cs="Times New Roman"/>
          <w:sz w:val="28"/>
        </w:rPr>
        <w:t vyd:_id="vyd:000000000001vy">нового</w:t>
      </w:r>
      <w:r>
        <w:rPr>
          <w:rFonts w:eastAsia="Times New Roman" w:cs="Times New Roman"/>
          <w:sz w:val="28"/>
          <w:spacing w:val="1"/>
        </w:rPr>
        <w:t vyd:_id="vyd:000000000001vx" xml:space="preserve"> </w:t>
      </w:r>
      <w:r>
        <w:rPr>
          <w:rFonts w:eastAsia="Times New Roman" w:cs="Times New Roman"/>
          <w:sz w:val="28"/>
        </w:rPr>
        <w:t vyd:_id="vyd:000000000001vw">социального</w:t>
      </w:r>
      <w:r>
        <w:rPr>
          <w:rFonts w:eastAsia="Times New Roman" w:cs="Times New Roman"/>
          <w:sz w:val="28"/>
          <w:spacing w:val="1"/>
        </w:rPr>
        <w:t vyd:_id="vyd:000000000001vv" xml:space="preserve"> </w:t>
      </w:r>
      <w:r>
        <w:rPr>
          <w:rFonts w:eastAsia="Times New Roman" w:cs="Times New Roman"/>
          <w:sz w:val="28"/>
        </w:rPr>
        <w:t vyd:_id="vyd:000000000001vu">порядка</w:t>
      </w:r>
      <w:r>
        <w:rPr>
          <w:rFonts w:eastAsia="Times New Roman" w:cs="Times New Roman"/>
          <w:sz w:val="28"/>
          <w:spacing w:val="1"/>
        </w:rPr>
        <w:t vyd:_id="vyd:000000000001vt" xml:space="preserve"> </w:t>
      </w:r>
      <w:r>
        <w:rPr>
          <w:rFonts w:eastAsia="Times New Roman" w:cs="Times New Roman"/>
          <w:sz w:val="28"/>
        </w:rPr>
        <w:t vyd:_id="vyd:000000000001vs">после</w:t>
      </w:r>
      <w:r>
        <w:rPr>
          <w:rFonts w:eastAsia="Times New Roman" w:cs="Times New Roman"/>
          <w:sz w:val="28"/>
          <w:spacing w:val="1"/>
        </w:rPr>
        <w:t vyd:_id="vyd:000000000001vr" xml:space="preserve"> </w:t>
      </w:r>
      <w:r>
        <w:rPr>
          <w:rFonts w:eastAsia="Times New Roman" w:cs="Times New Roman"/>
          <w:sz w:val="28"/>
        </w:rPr>
        <w:t vyd:_id="vyd:000000000001vq">поражения</w:t>
      </w:r>
      <w:r>
        <w:rPr>
          <w:rFonts w:eastAsia="Times New Roman" w:cs="Times New Roman"/>
          <w:sz w:val="28"/>
          <w:spacing w:val="1"/>
        </w:rPr>
        <w:t vyd:_id="vyd:000000000001vp" xml:space="preserve"> </w:t>
      </w:r>
      <w:r>
        <w:rPr>
          <w:rFonts w:eastAsia="Times New Roman" w:cs="Times New Roman"/>
          <w:sz w:val="28"/>
        </w:rPr>
        <w:t vyd:_id="vyd:000000000001vo">Германии</w:t>
      </w:r>
      <w:r>
        <w:rPr>
          <w:rFonts w:eastAsia="Times New Roman" w:cs="Times New Roman"/>
          <w:sz w:val="28"/>
          <w:spacing w:val="1"/>
        </w:rPr>
        <w:t vyd:_id="vyd:000000000001vn" xml:space="preserve"> </w:t>
      </w:r>
      <w:r>
        <w:rPr>
          <w:rFonts w:eastAsia="Times New Roman" w:cs="Times New Roman"/>
          <w:sz w:val="28"/>
        </w:rPr>
        <w:t vyd:_id="vyd:000000000001vm">во</w:t>
      </w:r>
      <w:r>
        <w:rPr>
          <w:rFonts w:eastAsia="Times New Roman" w:cs="Times New Roman"/>
          <w:sz w:val="28"/>
          <w:spacing w:val="1"/>
        </w:rPr>
        <w:t vyd:_id="vyd:000000000001vl" xml:space="preserve"> </w:t>
      </w:r>
      <w:r>
        <w:rPr>
          <w:rFonts w:eastAsia="Times New Roman" w:cs="Times New Roman"/>
          <w:sz w:val="28"/>
        </w:rPr>
        <w:t vyd:_id="vyd:000000000001vk">Второй</w:t>
      </w:r>
      <w:r>
        <w:rPr>
          <w:rFonts w:eastAsia="Times New Roman" w:cs="Times New Roman"/>
          <w:sz w:val="28"/>
          <w:spacing w:val="1"/>
        </w:rPr>
        <w:t vyd:_id="vyd:000000000001vj" xml:space="preserve"> </w:t>
      </w:r>
      <w:r>
        <w:rPr>
          <w:rFonts w:eastAsia="Times New Roman" w:cs="Times New Roman"/>
          <w:sz w:val="28"/>
        </w:rPr>
        <w:t vyd:_id="vyd:000000000001vi">мировой</w:t>
      </w:r>
      <w:r>
        <w:rPr>
          <w:rFonts w:eastAsia="Times New Roman" w:cs="Times New Roman"/>
          <w:sz w:val="28"/>
          <w:spacing w:val="1"/>
        </w:rPr>
        <w:t vyd:_id="vyd:000000000001vh" xml:space="preserve"> </w:t>
      </w:r>
      <w:r>
        <w:rPr>
          <w:rFonts w:eastAsia="Times New Roman" w:cs="Times New Roman"/>
          <w:sz w:val="28"/>
        </w:rPr>
        <w:t vyd:_id="vyd:000000000001vg">войне</w:t>
      </w:r>
      <w:r>
        <w:rPr>
          <w:rFonts w:eastAsia="Times New Roman" w:cs="Times New Roman"/>
          <w:sz w:val="28"/>
          <w:spacing w:val="71"/>
        </w:rPr>
        <w:t vyd:_id="vyd:000000000001vf" xml:space="preserve"> </w:t>
      </w:r>
      <w:r>
        <w:rPr>
          <w:rFonts w:eastAsia="Times New Roman" w:cs="Times New Roman"/>
          <w:sz w:val="28"/>
        </w:rPr>
        <w:t vyd:_id="vyd:000000000001ve">принцип</w:t>
      </w:r>
      <w:r>
        <w:rPr>
          <w:rFonts w:eastAsia="Times New Roman" w:cs="Times New Roman"/>
          <w:sz w:val="28"/>
          <w:spacing w:val="1"/>
        </w:rPr>
        <w:t vyd:_id="vyd:000000000001vd" xml:space="preserve"> </w:t>
      </w:r>
      <w:r>
        <w:rPr>
          <w:rFonts w:eastAsia="Times New Roman" w:cs="Times New Roman"/>
          <w:sz w:val="28"/>
        </w:rPr>
        <w:t vyd:_id="vyd:000000000001vc">добросовестности</w:t>
      </w:r>
      <w:r>
        <w:rPr>
          <w:rFonts w:eastAsia="Times New Roman" w:cs="Times New Roman"/>
          <w:sz w:val="28"/>
          <w:spacing w:val="1"/>
        </w:rPr>
        <w:t vyd:_id="vyd:000000000001vb" xml:space="preserve"> </w:t>
      </w:r>
      <w:r>
        <w:rPr>
          <w:rFonts w:eastAsia="Times New Roman" w:cs="Times New Roman"/>
          <w:sz w:val="28"/>
        </w:rPr>
        <w:t vyd:_id="vyd:000000000001va">стал</w:t>
      </w:r>
      <w:r>
        <w:rPr>
          <w:rFonts w:eastAsia="Times New Roman" w:cs="Times New Roman"/>
          <w:sz w:val="28"/>
          <w:spacing w:val="1"/>
        </w:rPr>
        <w:t vyd:_id="vyd:000000000001v9" xml:space="preserve"> </w:t>
      </w:r>
      <w:r>
        <w:rPr>
          <w:rFonts w:eastAsia="Times New Roman" w:cs="Times New Roman"/>
          <w:sz w:val="28"/>
        </w:rPr>
        <w:t vyd:_id="vyd:000000000001v8">средством</w:t>
      </w:r>
      <w:r>
        <w:rPr>
          <w:rFonts w:eastAsia="Times New Roman" w:cs="Times New Roman"/>
          <w:sz w:val="28"/>
          <w:spacing w:val="1"/>
        </w:rPr>
        <w:t vyd:_id="vyd:000000000001v7" xml:space="preserve"> </w:t>
      </w:r>
      <w:r>
        <w:rPr>
          <w:rFonts w:eastAsia="Times New Roman" w:cs="Times New Roman"/>
          <w:sz w:val="28"/>
        </w:rPr>
        <w:t vyd:_id="vyd:000000000001v6">наполнения</w:t>
      </w:r>
      <w:r>
        <w:rPr>
          <w:rFonts w:eastAsia="Times New Roman" w:cs="Times New Roman"/>
          <w:sz w:val="28"/>
          <w:spacing w:val="1"/>
        </w:rPr>
        <w:t vyd:_id="vyd:000000000001v5" xml:space="preserve"> </w:t>
      </w:r>
      <w:r>
        <w:rPr>
          <w:rFonts w:eastAsia="Times New Roman" w:cs="Times New Roman"/>
          <w:sz w:val="28"/>
        </w:rPr>
        <w:t vyd:_id="vyd:000000000001v4">немецкого</w:t>
      </w:r>
      <w:r>
        <w:rPr>
          <w:rFonts w:eastAsia="Times New Roman" w:cs="Times New Roman"/>
          <w:sz w:val="28"/>
          <w:spacing w:val="1"/>
        </w:rPr>
        <w:t vyd:_id="vyd:000000000001v3" xml:space="preserve"> </w:t>
      </w:r>
      <w:r>
        <w:rPr>
          <w:rFonts w:eastAsia="Times New Roman" w:cs="Times New Roman"/>
          <w:sz w:val="28"/>
        </w:rPr>
        <w:t vyd:_id="vyd:000000000001v2">гражданского</w:t>
      </w:r>
      <w:r>
        <w:rPr>
          <w:rFonts w:eastAsia="Times New Roman" w:cs="Times New Roman"/>
          <w:sz w:val="28"/>
          <w:spacing w:val="1"/>
        </w:rPr>
        <w:t vyd:_id="vyd:000000000001v1" xml:space="preserve"> </w:t>
      </w:r>
      <w:r>
        <w:rPr>
          <w:rFonts w:eastAsia="Times New Roman" w:cs="Times New Roman"/>
          <w:sz w:val="28"/>
        </w:rPr>
        <w:t vyd:_id="vyd:000000000001v0">права</w:t>
      </w:r>
      <w:r>
        <w:rPr>
          <w:rFonts w:eastAsia="Times New Roman" w:cs="Times New Roman"/>
          <w:sz w:val="28"/>
          <w:spacing w:val="1"/>
        </w:rPr>
        <w:t vyd:_id="vyd:000000000001uz" xml:space="preserve"> </w:t>
      </w:r>
      <w:r>
        <w:rPr>
          <w:rFonts w:eastAsia="Times New Roman" w:cs="Times New Roman"/>
          <w:sz w:val="28"/>
        </w:rPr>
        <w:t vyd:_id="vyd:000000000001uy">конституционными</w:t>
      </w:r>
      <w:r>
        <w:rPr>
          <w:rFonts w:eastAsia="Times New Roman" w:cs="Times New Roman"/>
          <w:sz w:val="28"/>
          <w:spacing w:val="1"/>
        </w:rPr>
        <w:t vyd:_id="vyd:000000000001ux" xml:space="preserve"> </w:t>
      </w:r>
      <w:r>
        <w:rPr>
          <w:rFonts w:eastAsia="Times New Roman" w:cs="Times New Roman"/>
          <w:sz w:val="28"/>
        </w:rPr>
        <w:t vyd:_id="vyd:000000000001uw">ценностями</w:t>
      </w:r>
      <w:r>
        <w:rPr>
          <w:rFonts w:eastAsia="Times New Roman" w:cs="Times New Roman"/>
          <w:sz w:val="28"/>
          <w:spacing w:val="1"/>
        </w:rPr>
        <w:t vyd:_id="vyd:000000000001uv" xml:space="preserve"> </w:t>
      </w:r>
      <w:r>
        <w:rPr>
          <w:rFonts w:eastAsia="Times New Roman" w:cs="Times New Roman"/>
          <w:sz w:val="28"/>
        </w:rPr>
        <w:t vyd:_id="vyd:000000000001uu">(«отраженное</w:t>
      </w:r>
      <w:r>
        <w:rPr>
          <w:rFonts w:eastAsia="Times New Roman" w:cs="Times New Roman"/>
          <w:sz w:val="28"/>
          <w:spacing w:val="1"/>
        </w:rPr>
        <w:t vyd:_id="vyd:000000000001ut" xml:space="preserve"> </w:t>
      </w:r>
      <w:r>
        <w:rPr>
          <w:rFonts w:eastAsia="Times New Roman" w:cs="Times New Roman"/>
          <w:sz w:val="28"/>
        </w:rPr>
        <w:t vyd:_id="vyd:000000000001us">действие</w:t>
      </w:r>
      <w:r>
        <w:rPr>
          <w:rFonts w:eastAsia="Times New Roman" w:cs="Times New Roman"/>
          <w:sz w:val="28"/>
          <w:spacing w:val="1"/>
        </w:rPr>
        <w:t vyd:_id="vyd:000000000001ur" xml:space="preserve"> </w:t>
      </w:r>
      <w:r>
        <w:rPr>
          <w:rFonts w:eastAsia="Times New Roman" w:cs="Times New Roman"/>
          <w:sz w:val="28"/>
        </w:rPr>
        <w:t vyd:_id="vyd:000000000001uq">основных прав»).</w:t>
      </w:r>
    </w:p>
    <w:p w14:paraId="46880686" w14:textId="601B1875" w:rsidR="00445B9F" w:rsidRPr="00321B78" w:rsidRDefault="00C86AC2" w:rsidP="00D43CAD" vyd:_id="vyd:000000000001u7">
      <w:pPr>
        <w:spacing w:line="360" w:lineRule="auto"/>
        <w:ind w:firstLine="709"/>
        <w:rPr>
          <w:rFonts w:cs="Times New Roman"/>
          <w:sz w:val="28"/>
          <w:szCs w:val="28"/>
        </w:rPr>
      </w:pPr>
      <w:r>
        <w:rPr>
          <w:rFonts w:cs="Times New Roman"/>
          <w:sz w:val="28"/>
          <w:szCs w:val="28"/>
        </w:rPr>
        <w:t vyd:_id="vyd:000000000001uo">В современном мире о</w:t>
      </w:r>
      <w:r>
        <w:rPr>
          <w:rFonts w:cs="Times New Roman"/>
          <w:sz w:val="28"/>
          <w:szCs w:val="28"/>
        </w:rPr>
        <w:t vyd:_id="vyd:000000000001un" xml:space="preserve">тдельного внимания заслуживает американская концепция добросовестного </w:t>
      </w:r>
      <w:r>
        <w:rPr>
          <w:rFonts w:cs="Times New Roman"/>
          <w:sz w:val="28"/>
          <w:szCs w:val="28"/>
        </w:rPr>
        <w:t vyd:_id="vyd:000000000001um">использования в сфере защиты авторских прав</w:t>
      </w:r>
      <w:r>
        <w:rPr>
          <w:rFonts w:cs="Times New Roman"/>
          <w:sz w:val="28"/>
          <w:szCs w:val="28"/>
        </w:rPr>
        <w:t vyd:_id="vyd:000000000001ul" xml:space="preserve"> (</w:t>
      </w:r>
      <w:r>
        <w:rPr>
          <w:rFonts w:cs="Times New Roman"/>
          <w:sz w:val="28"/>
          <w:lang w:val="en-US"/>
          <w:szCs w:val="28"/>
        </w:rPr>
        <w:t vyd:_id="vyd:000000000001uk">f</w:t>
      </w:r>
      <w:r>
        <w:rPr>
          <w:rFonts w:cs="Times New Roman"/>
          <w:sz w:val="28"/>
          <w:lang w:val="en-US"/>
          <w:szCs w:val="28"/>
        </w:rPr>
        <w:t vyd:_id="vyd:000000000001uj">air</w:t>
      </w:r>
      <w:r>
        <w:rPr>
          <w:rFonts w:cs="Times New Roman"/>
          <w:sz w:val="28"/>
          <w:szCs w:val="28"/>
        </w:rPr>
        <w:t vyd:_id="vyd:000000000001ui" xml:space="preserve"> </w:t>
      </w:r>
      <w:r>
        <w:rPr>
          <w:rFonts w:cs="Times New Roman"/>
          <w:sz w:val="28"/>
          <w:lang w:val="en-US"/>
          <w:szCs w:val="28"/>
        </w:rPr>
        <w:t vyd:_id="vyd:000000000001uh">use</w:t>
      </w:r>
      <w:r>
        <w:rPr>
          <w:rFonts w:cs="Times New Roman"/>
          <w:sz w:val="28"/>
          <w:szCs w:val="28"/>
        </w:rPr>
        <w:t vyd:_id="vyd:000000000001ug">)</w:t>
      </w:r>
      <w:r>
        <w:rPr>
          <w:rFonts w:cs="Times New Roman"/>
          <w:sz w:val="28"/>
          <w:szCs w:val="28"/>
        </w:rPr>
        <w:t vyd:_id="vyd:000000000001uf" xml:space="preserve">. </w:t>
      </w:r>
      <w:r>
        <w:rPr>
          <w:rFonts w:cs="Times New Roman"/>
          <w:sz w:val="28"/>
          <w:szCs w:val="28"/>
        </w:rPr>
        <w:t vyd:_id="vyd:000000000001ue" xml:space="preserve">С развитием мобильных сервисов, позволяющих транслировать авторские видеозаписи в Интернет, доступный широкой аудитории, проблема ограниченного распространения </w:t>
      </w:r>
      <w:r>
        <w:rPr>
          <w:rFonts w:cs="Times New Roman"/>
          <w:sz w:val="28"/>
          <w:szCs w:val="28"/>
        </w:rPr>
        <w:t vyd:_id="vyd:000000000001ud" xml:space="preserve">данных требует отдельного регулирования. Все современные сервисы, по сути, являются одним огромным </w:t>
      </w:r>
      <w:r>
        <w:rPr>
          <w:rFonts w:cs="Times New Roman"/>
          <w:sz w:val="28"/>
          <w:szCs w:val="28"/>
        </w:rPr>
        <w:t vyd:_id="vyd:000000000001uc" xml:space="preserve">местом для обмена </w:t>
      </w:r>
      <w:r>
        <w:rPr>
          <w:rFonts w:cs="Times New Roman"/>
          <w:sz w:val="28"/>
          <w:szCs w:val="28"/>
        </w:rPr>
        <w:t vyd:_id="vyd:000000000001ub" xml:space="preserve">информацией, подпадающей под действие закона об авторских правах. Для того, чтобы каждый случай </w:t>
      </w:r>
      <w:r>
        <w:rPr>
          <w:rFonts w:cs="Times New Roman"/>
          <w:sz w:val="28"/>
          <w:szCs w:val="28"/>
        </w:rPr>
        <w:t vyd:_id="vyd:000000000001ua">использования авторских</w:t>
      </w:r>
      <w:r>
        <w:rPr>
          <w:rFonts w:cs="Times New Roman"/>
          <w:sz w:val="28"/>
          <w:szCs w:val="28"/>
        </w:rPr>
        <w:t vyd:_id="vyd:000000000001u9" xml:space="preserve"> прав </w:t>
      </w:r>
      <w:r>
        <w:rPr>
          <w:rFonts w:cs="Times New Roman"/>
          <w:sz w:val="28"/>
          <w:szCs w:val="28"/>
        </w:rPr>
        <w:t vyd:_id="vyd:000000000001u8" xml:space="preserve">не рассматривался как нарушение, была внедрена концепция, основанная на прецедентном праве. </w:t>
      </w:r>
    </w:p>
    <w:p w14:paraId="4B1290DF" w14:textId="453BD253" w:rsidR="007909DE" w:rsidRPr="00321B78" w:rsidRDefault="006A616F" w:rsidP="00D43CAD" vyd:_id="vyd:000000000001ti">
      <w:pPr>
        <w:spacing w:line="360" w:lineRule="auto"/>
        <w:ind w:firstLine="709"/>
        <w:rPr>
          <w:rFonts w:cs="Times New Roman"/>
          <w:sz w:val="28"/>
          <w:szCs w:val="28"/>
        </w:rPr>
      </w:pPr>
      <w:r>
        <w:rPr>
          <w:rFonts w:cs="Times New Roman"/>
          <w:sz w:val="28"/>
          <w:szCs w:val="28"/>
        </w:rPr>
        <w:t vyd:_id="vyd:000000000001u6" xml:space="preserve">Данная концепция </w:t>
      </w:r>
      <w:r>
        <w:rPr>
          <w:rFonts w:cs="Times New Roman"/>
          <w:sz w:val="28"/>
          <w:szCs w:val="28"/>
        </w:rPr>
        <w:t vyd:_id="vyd:000000000001u5">отражает текущие тенденции судебной практики</w:t>
      </w:r>
      <w:r>
        <w:rPr>
          <w:rFonts w:cs="Times New Roman"/>
          <w:sz w:val="28"/>
          <w:szCs w:val="28"/>
        </w:rPr>
        <w:t vyd:_id="vyd:000000000001u4" xml:space="preserve">, корректируя их в зависимости от принятых решений. В настоящее время </w:t>
      </w:r>
      <w:r>
        <w:rPr>
          <w:rFonts w:cs="Times New Roman"/>
          <w:sz w:val="28"/>
          <w:szCs w:val="28"/>
        </w:rPr>
        <w:t vyd:_id="vyd:000000000001u3">на основании</w:t>
      </w:r>
      <w:r>
        <w:rPr>
          <w:rFonts w:cs="Times New Roman"/>
          <w:sz w:val="28"/>
          <w:szCs w:val="28"/>
        </w:rPr>
        <w:t vyd:_id="vyd:000000000001u2" xml:space="preserve"> обобщения судебной практики </w:t>
      </w:r>
      <w:r>
        <w:rPr>
          <w:rFonts w:cs="Times New Roman"/>
          <w:sz w:val="28"/>
          <w:szCs w:val="28"/>
        </w:rPr>
        <w:t vyd:_id="vyd:000000000001u1">была сформирована</w:t>
      </w:r>
      <w:r>
        <w:rPr>
          <w:rFonts w:cs="Times New Roman"/>
          <w:sz w:val="28"/>
          <w:szCs w:val="28"/>
        </w:rPr>
        <w:t vyd:_id="vyd:000000000001u0" xml:space="preserve"> Доктрина </w:t>
      </w:r>
      <w:r>
        <w:rPr>
          <w:rFonts w:cs="Times New Roman"/>
          <w:sz w:val="28"/>
          <w:szCs w:val="28"/>
        </w:rPr>
        <w:t vyd:_id="vyd:000000000001tz">добросовестного использования</w:t>
      </w:r>
      <w:r>
        <w:rPr>
          <w:rFonts w:cs="Times New Roman"/>
          <w:sz w:val="28"/>
          <w:szCs w:val="28"/>
        </w:rPr>
        <w:t vyd:_id="vyd:000000000001ty">.</w:t>
      </w:r>
      <w:r>
        <w:rPr>
          <w:rFonts w:cs="Times New Roman"/>
          <w:sz w:val="28"/>
          <w:szCs w:val="28"/>
        </w:rPr>
        <w:t vyd:_id="vyd:000000000001tx" xml:space="preserve"> </w:t>
      </w:r>
      <w:r>
        <w:rPr>
          <w:rFonts w:cs="Times New Roman"/>
          <w:sz w:val="28"/>
          <w:szCs w:val="28"/>
        </w:rPr>
        <w:t vyd:_id="vyd:000000000001tw">Концепция, в свою очередь, изначально была частью общего права (</w:t>
      </w:r>
      <w:r>
        <w:rPr>
          <w:rFonts w:cs="Times New Roman"/>
          <w:sz w:val="28"/>
          <w:lang w:val="en-US"/>
          <w:szCs w:val="28"/>
        </w:rPr>
        <w:t vyd:_id="vyd:000000000001tv">common</w:t>
      </w:r>
      <w:r>
        <w:rPr>
          <w:rFonts w:cs="Times New Roman"/>
          <w:sz w:val="28"/>
          <w:szCs w:val="28"/>
        </w:rPr>
        <w:t vyd:_id="vyd:000000000001tu" xml:space="preserve"> </w:t>
      </w:r>
      <w:r>
        <w:rPr>
          <w:rFonts w:cs="Times New Roman"/>
          <w:sz w:val="28"/>
          <w:lang w:val="en-US"/>
          <w:szCs w:val="28"/>
        </w:rPr>
        <w:t vyd:_id="vyd:000000000001tt">law</w:t>
      </w:r>
      <w:r>
        <w:rPr>
          <w:rFonts w:cs="Times New Roman"/>
          <w:sz w:val="28"/>
          <w:szCs w:val="28"/>
        </w:rPr>
        <w:t vyd:_id="vyd:000000000001ts">),</w:t>
      </w:r>
      <w:r>
        <w:rPr>
          <w:rFonts w:cs="Times New Roman"/>
          <w:sz w:val="28"/>
          <w:szCs w:val="28"/>
        </w:rPr>
        <w:t vyd:_id="vyd:000000000001tr" xml:space="preserve"> и</w:t>
      </w:r>
      <w:r>
        <w:rPr>
          <w:rFonts w:cs="Times New Roman"/>
          <w:sz w:val="28"/>
          <w:szCs w:val="28"/>
        </w:rPr>
        <w:t vyd:_id="vyd:000000000001tq" xml:space="preserve"> лишь потом уже</w:t>
      </w:r>
      <w:r>
        <w:rPr>
          <w:rFonts w:cs="Times New Roman"/>
          <w:sz w:val="28"/>
          <w:szCs w:val="28"/>
        </w:rPr>
        <w:t vyd:_id="vyd:000000000001tp" xml:space="preserve"> была</w:t>
      </w:r>
      <w:r>
        <w:rPr>
          <w:rFonts w:cs="Times New Roman"/>
          <w:sz w:val="28"/>
          <w:szCs w:val="28"/>
        </w:rPr>
        <w:t vyd:_id="vyd:000000000001to" xml:space="preserve"> закреплена </w:t>
      </w:r>
      <w:r>
        <w:rPr>
          <w:rFonts w:cs="Times New Roman"/>
          <w:sz w:val="28"/>
          <w:szCs w:val="28"/>
        </w:rPr>
        <w:t vyd:_id="vyd:000000000001tn" xml:space="preserve">в </w:t>
      </w:r>
      <w:r>
        <w:rPr>
          <w:rFonts w:cs="Times New Roman"/>
          <w:sz w:val="28"/>
          <w:szCs w:val="28"/>
        </w:rPr>
        <w:t vyd:_id="vyd:000000000001tm">«</w:t>
      </w:r>
      <w:r>
        <w:rPr>
          <w:rFonts w:cs="Times New Roman"/>
          <w:sz w:val="28"/>
          <w:szCs w:val="28"/>
        </w:rPr>
        <w:t vyd:_id="vyd:000000000001tl">Законе об авторском праве</w:t>
      </w:r>
      <w:r>
        <w:rPr>
          <w:rFonts w:cs="Times New Roman"/>
          <w:sz w:val="28"/>
          <w:szCs w:val="28"/>
        </w:rPr>
        <w:t vyd:_id="vyd:000000000001tk">»</w:t>
      </w:r>
      <w:r>
        <w:rPr>
          <w:rFonts w:cs="Times New Roman"/>
          <w:sz w:val="28"/>
          <w:szCs w:val="28"/>
        </w:rPr>
        <w:t vyd:_id="vyd:000000000001tj" xml:space="preserve"> 1976 года. </w:t>
      </w:r>
    </w:p>
    <w:p w14:paraId="48D2396C" w14:textId="62E924B5" w:rsidR="008408A1" w:rsidRPr="00321B78" w:rsidRDefault="008408A1" w:rsidP="005E0115" vyd:_id="vyd:000000000001sp">
      <w:pPr>
        <w:spacing w:line="360" w:lineRule="auto"/>
        <w:ind w:firstLine="709"/>
        <w:rPr>
          <w:rFonts w:cs="Times New Roman"/>
          <w:sz w:val="28"/>
          <w:szCs w:val="28"/>
        </w:rPr>
      </w:pPr>
      <w:r>
        <w:rPr>
          <w:rFonts w:cs="Times New Roman"/>
          <w:sz w:val="28"/>
          <w:szCs w:val="28"/>
        </w:rPr>
        <w:t vyd:_id="vyd:000000000001th" xml:space="preserve">Ключевым моментом для полноценного </w:t>
      </w:r>
      <w:r>
        <w:rPr>
          <w:rFonts w:cs="Times New Roman"/>
          <w:sz w:val="28"/>
          <w:szCs w:val="28"/>
        </w:rPr>
        <w:t vyd:_id="vyd:000000000001tg" xml:space="preserve">определения принципа добросовестности в концепцию стало дело 1975 года Вильямса и Вилкинса против Национальной медицинской библиотеки </w:t>
      </w:r>
      <w:r>
        <w:rPr>
          <w:rFonts w:cs="Times New Roman"/>
          <w:sz w:val="28"/>
          <w:szCs w:val="28"/>
        </w:rPr>
        <w:t vyd:_id="vyd:000000000001tf" xml:space="preserve">и Национального института здоровья (Williams &amp; Wilkins v the National Library </w:t>
      </w:r>
      <w:r>
        <w:rPr>
          <w:rFonts w:cs="Times New Roman"/>
          <w:sz w:val="28"/>
          <w:lang w:val="en-US"/>
          <w:szCs w:val="28"/>
        </w:rPr>
        <w:t vyd:_id="vyd:000000000001te">of</w:t>
      </w:r>
      <w:r>
        <w:rPr>
          <w:rFonts w:cs="Times New Roman"/>
          <w:sz w:val="28"/>
          <w:szCs w:val="28"/>
        </w:rPr>
        <w:t vyd:_id="vyd:000000000001td" xml:space="preserve"> </w:t>
      </w:r>
      <w:r>
        <w:rPr>
          <w:rFonts w:cs="Times New Roman"/>
          <w:sz w:val="28"/>
          <w:lang w:val="en-US"/>
          <w:szCs w:val="28"/>
        </w:rPr>
        <w:t vyd:_id="vyd:000000000001tc">Medicine</w:t>
      </w:r>
      <w:r>
        <w:rPr>
          <w:rFonts w:cs="Times New Roman"/>
          <w:sz w:val="28"/>
          <w:szCs w:val="28"/>
        </w:rPr>
        <w:t vyd:_id="vyd:000000000001tb" xml:space="preserve"> </w:t>
      </w:r>
      <w:r>
        <w:rPr>
          <w:rFonts w:cs="Times New Roman"/>
          <w:sz w:val="28"/>
          <w:lang w:val="en-US"/>
          <w:szCs w:val="28"/>
        </w:rPr>
        <w:t vyd:_id="vyd:000000000001ta">and</w:t>
      </w:r>
      <w:r>
        <w:rPr>
          <w:rFonts w:cs="Times New Roman"/>
          <w:sz w:val="28"/>
          <w:szCs w:val="28"/>
        </w:rPr>
        <w:t vyd:_id="vyd:000000000001t9" xml:space="preserve"> </w:t>
      </w:r>
      <w:r>
        <w:rPr>
          <w:rFonts w:cs="Times New Roman"/>
          <w:sz w:val="28"/>
          <w:lang w:val="en-US"/>
          <w:szCs w:val="28"/>
        </w:rPr>
        <w:t vyd:_id="vyd:000000000001t8">the</w:t>
      </w:r>
      <w:r>
        <w:rPr>
          <w:rFonts w:cs="Times New Roman"/>
          <w:sz w:val="28"/>
          <w:szCs w:val="28"/>
        </w:rPr>
        <w:t vyd:_id="vyd:000000000001t7" xml:space="preserve"> </w:t>
      </w:r>
      <w:r>
        <w:rPr>
          <w:rFonts w:cs="Times New Roman"/>
          <w:sz w:val="28"/>
          <w:lang w:val="en-US"/>
          <w:szCs w:val="28"/>
        </w:rPr>
        <w:t vyd:_id="vyd:000000000001t6">National</w:t>
      </w:r>
      <w:r>
        <w:rPr>
          <w:rFonts w:cs="Times New Roman"/>
          <w:sz w:val="28"/>
          <w:szCs w:val="28"/>
        </w:rPr>
        <w:t vyd:_id="vyd:000000000001t5" xml:space="preserve"> </w:t>
      </w:r>
      <w:r>
        <w:rPr>
          <w:rFonts w:cs="Times New Roman"/>
          <w:sz w:val="28"/>
          <w:lang w:val="en-US"/>
          <w:szCs w:val="28"/>
        </w:rPr>
        <w:t vyd:_id="vyd:000000000001t4">Institutes</w:t>
      </w:r>
      <w:r>
        <w:rPr>
          <w:rFonts w:cs="Times New Roman"/>
          <w:sz w:val="28"/>
          <w:szCs w:val="28"/>
        </w:rPr>
        <w:t vyd:_id="vyd:000000000001t3" xml:space="preserve"> </w:t>
      </w:r>
      <w:r>
        <w:rPr>
          <w:rFonts w:cs="Times New Roman"/>
          <w:sz w:val="28"/>
          <w:lang w:val="en-US"/>
          <w:szCs w:val="28"/>
        </w:rPr>
        <w:t vyd:_id="vyd:000000000001t2">of</w:t>
      </w:r>
      <w:r>
        <w:rPr>
          <w:rFonts w:cs="Times New Roman"/>
          <w:sz w:val="28"/>
          <w:szCs w:val="28"/>
        </w:rPr>
        <w:t vyd:_id="vyd:000000000001t1" xml:space="preserve"> </w:t>
      </w:r>
      <w:r>
        <w:rPr>
          <w:rFonts w:cs="Times New Roman"/>
          <w:sz w:val="28"/>
          <w:lang w:val="en-US"/>
          <w:szCs w:val="28"/>
        </w:rPr>
        <w:t vyd:_id="vyd:000000000001t0">Health</w:t>
      </w:r>
      <w:r>
        <w:rPr>
          <w:rFonts w:cs="Times New Roman"/>
          <w:sz w:val="28"/>
          <w:szCs w:val="28"/>
        </w:rPr>
        <w:t vyd:_id="vyd:000000000001sz">)</w:t>
      </w:r>
      <w:r>
        <w:rPr>
          <w:rStyle w:val="a6"/>
          <w:rFonts w:cs="Times New Roman"/>
          <w:sz w:val="28"/>
          <w:szCs w:val="28"/>
        </w:rPr>
        <w:footnoteReference vyd:_id="vyd:000000000001sy" w:id="45"/>
      </w:r>
      <w:r>
        <w:rPr>
          <w:rFonts w:cs="Times New Roman"/>
          <w:sz w:val="28"/>
          <w:szCs w:val="28"/>
        </w:rPr>
        <w:t vyd:_id="vyd:000000000001sx">.</w:t>
      </w:r>
      <w:r>
        <w:rPr>
          <w:rFonts w:cs="Times New Roman"/>
          <w:sz w:val="28"/>
          <w:szCs w:val="28"/>
        </w:rPr>
        <w:t vyd:_id="vyd:000000000001sw" xml:space="preserve"> До 1975 г. добросовестное использование авторских произведений рассматривалось исключительно в контексте учебных целей, и этот вопрос не связывался с использованием материала для личных целей.</w:t>
      </w:r>
      <w:r>
        <w:rPr>
          <w:rFonts w:cs="Times New Roman"/>
          <w:sz w:val="28"/>
          <w:szCs w:val="28"/>
        </w:rPr>
        <w:t vyd:_id="vyd:000000000001sv" xml:space="preserve"> После принятия решения по указанному делу,</w:t>
      </w:r>
      <w:r>
        <w:rPr>
          <w:rFonts w:cs="Times New Roman"/>
          <w:sz w:val="28"/>
          <w:szCs w:val="28"/>
        </w:rPr>
        <w:t vyd:_id="vyd:000000000001su" xml:space="preserve"> фотокопирование материалов было признано добросовестным</w:t>
      </w:r>
      <w:r>
        <w:rPr>
          <w:rFonts w:cs="Times New Roman"/>
          <w:sz w:val="28"/>
          <w:szCs w:val="28"/>
        </w:rPr>
        <w:t vyd:_id="vyd:000000000001st" xml:space="preserve"> в случае использования их в личных целях [</w:t>
      </w:r>
      <w:r>
        <w:rPr>
          <w:rFonts w:cs="Times New Roman"/>
          <w:sz w:val="28"/>
          <w:szCs w:val="28"/>
        </w:rPr>
        <w:t vyd:_id="vyd:000000000001sr">23</w:t>
      </w:r>
      <w:r>
        <w:fldChar w:fldCharType="end" vyd:_id="vyd:000000000001ss-end"/>
      </w:r>
      <w:r>
        <w:rPr>
          <w:rFonts w:cs="Times New Roman"/>
          <w:sz w:val="28"/>
          <w:szCs w:val="28"/>
        </w:rPr>
        <w:t vyd:_id="vyd:000000000001sq">].</w:t>
      </w:r>
    </w:p>
    <w:p w14:paraId="70BA13C9" w14:textId="50925049" w:rsidR="00FC40F3" w:rsidRPr="00321B78" w:rsidRDefault="00B32839" w:rsidP="005E0115" vyd:_id="vyd:000000000001si">
      <w:pPr>
        <w:spacing w:line="360" w:lineRule="auto"/>
        <w:ind w:firstLine="709"/>
        <w:rPr>
          <w:rFonts w:cs="Times New Roman"/>
          <w:sz w:val="28"/>
          <w:szCs w:val="28"/>
        </w:rPr>
      </w:pPr>
      <w:r>
        <w:rPr>
          <w:rFonts w:cs="Times New Roman"/>
          <w:sz w:val="28"/>
          <w:szCs w:val="28"/>
        </w:rPr>
        <w:t vyd:_id="vyd:000000000001so" xml:space="preserve">Современное понятие добросовестности, закрепленное в современных нормативных источниках </w:t>
      </w:r>
      <w:r>
        <w:rPr>
          <w:rFonts w:cs="Times New Roman"/>
          <w:sz w:val="28"/>
          <w:szCs w:val="28"/>
        </w:rPr>
        <w:t vyd:_id="vyd:000000000001sn">вновь большей частью,</w:t>
      </w:r>
      <w:r>
        <w:rPr>
          <w:rFonts w:cs="Times New Roman"/>
          <w:sz w:val="28"/>
          <w:szCs w:val="28"/>
        </w:rPr>
        <w:t vyd:_id="vyd:000000000001sm" xml:space="preserve"> возвращается к модели упрощенного требования «</w:t>
      </w:r>
      <w:r>
        <w:rPr>
          <w:rFonts w:cs="Times New Roman"/>
          <w:sz w:val="28"/>
          <w:szCs w:val="28"/>
        </w:rPr>
        <w:t vyd:_id="vyd:000000000001sl" xml:space="preserve">не злоупотребления своими правами». Несмотря на усилия юристов ограничить данное понятие </w:t>
      </w:r>
      <w:r>
        <w:rPr>
          <w:rFonts w:cs="Times New Roman"/>
          <w:sz w:val="28"/>
          <w:szCs w:val="28"/>
        </w:rPr>
        <w:t vyd:_id="vyd:000000000001sk" xml:space="preserve">путем составления подробных описаний действий участников взаимоотношений, </w:t>
      </w:r>
      <w:r>
        <w:rPr>
          <w:rFonts w:cs="Times New Roman"/>
          <w:sz w:val="28"/>
          <w:szCs w:val="28"/>
        </w:rPr>
        <w:t vyd:_id="vyd:000000000001sj" xml:space="preserve">урегулировать все возможные вариации невозможно. </w:t>
      </w:r>
    </w:p>
    <w:p w14:paraId="181EEB5F" w14:textId="4ED97247" w:rsidR="008D5488" w:rsidRPr="00321B78" w:rsidRDefault="008D5488" w:rsidP="005E0115" vyd:_id="vyd:000000000001se">
      <w:pPr>
        <w:spacing w:line="360" w:lineRule="auto"/>
        <w:ind w:firstLine="709"/>
        <w:rPr>
          <w:rFonts w:cs="Times New Roman"/>
          <w:sz w:val="28"/>
          <w:szCs w:val="28"/>
        </w:rPr>
      </w:pPr>
      <w:r>
        <w:rPr>
          <w:rFonts w:cs="Times New Roman"/>
          <w:sz w:val="28"/>
          <w:szCs w:val="28"/>
        </w:rPr>
        <w:t vyd:_id="vyd:000000000001sh" xml:space="preserve">Однако </w:t>
      </w:r>
      <w:r>
        <w:rPr>
          <w:rFonts w:cs="Times New Roman"/>
          <w:sz w:val="28"/>
          <w:szCs w:val="28"/>
        </w:rPr>
        <w:t vyd:_id="vyd:000000000001sg">необходимо отметить, что понятие добросовестности в международном праве понятие эфемерное. Так, согласно статье 2 Устава ООН все Члены ООН добросовестно выполняют принятые на себя по настоящему Уставу обязательства, чтобы обеспечить им всем в совокупности права и преимущества, вытекающие из принадлежности к составу Членов Организации</w:t>
      </w:r>
      <w:r>
        <w:rPr>
          <w:rFonts w:cs="Times New Roman"/>
          <w:sz w:val="28"/>
          <w:szCs w:val="28"/>
        </w:rPr>
        <w:t vyd:_id="vyd:000000000001sf">. Все Члены ООН разрешают свои международные споры мирными средствами таким образом, чтобы не подвергать угрозе международный мир и безопасность и справедливость.</w:t>
      </w:r>
    </w:p>
    <w:p w14:paraId="5BDEA25F" w14:textId="219DEE3E" w:rsidR="00E7172F" w:rsidRPr="00321B78" w:rsidRDefault="00E7172F" w:rsidP="005E0115" vyd:_id="vyd:000000000001s8">
      <w:pPr>
        <w:spacing w:line="360" w:lineRule="auto"/>
        <w:ind w:firstLine="709"/>
        <w:rPr>
          <w:rFonts w:cs="Times New Roman"/>
          <w:sz w:val="28"/>
          <w:szCs w:val="28"/>
        </w:rPr>
      </w:pPr>
      <w:r>
        <w:rPr>
          <w:rFonts w:cs="Times New Roman"/>
          <w:sz w:val="28"/>
          <w:szCs w:val="28"/>
        </w:rPr>
        <w:t vyd:_id="vyd:000000000001sd" xml:space="preserve">Вместе с тем, данное утверждение </w:t>
      </w:r>
      <w:r>
        <w:rPr>
          <w:rFonts w:cs="Times New Roman"/>
          <w:sz w:val="28"/>
          <w:szCs w:val="28"/>
        </w:rPr>
        <w:t vyd:_id="vyd:000000000001sc">не может восприниматься как единый для всех постулат. В международных отношениях принцип равенства сторон практически недостижим с геополитической, финансовой</w:t>
      </w:r>
      <w:r>
        <w:rPr>
          <w:rFonts w:cs="Times New Roman"/>
          <w:sz w:val="28"/>
          <w:szCs w:val="28"/>
        </w:rPr>
        <w:t vyd:_id="vyd:000000000001sb" xml:space="preserve">, военной и иных </w:t>
      </w:r>
      <w:r>
        <w:rPr>
          <w:rFonts w:cs="Times New Roman"/>
          <w:sz w:val="28"/>
          <w:szCs w:val="28"/>
        </w:rPr>
        <w:t vyd:_id="vyd:000000000001sa">позиций</w:t>
      </w:r>
      <w:r>
        <w:rPr>
          <w:rFonts w:cs="Times New Roman"/>
          <w:sz w:val="28"/>
          <w:szCs w:val="28"/>
        </w:rPr>
        <w:t vyd:_id="vyd:000000000001s9" xml:space="preserve"> влияния. </w:t>
      </w:r>
    </w:p>
    <w:p w14:paraId="42C97F8A" w14:textId="577106BF" w:rsidR="002F0617" w:rsidRPr="00321B78" w:rsidRDefault="00611B1F" w:rsidP="005E0115" vyd:_id="vyd:000000000001s6">
      <w:pPr>
        <w:spacing w:line="360" w:lineRule="auto"/>
        <w:ind w:firstLine="709"/>
        <w:rPr>
          <w:rFonts w:cs="Times New Roman"/>
          <w:sz w:val="28"/>
          <w:szCs w:val="28"/>
        </w:rPr>
      </w:pPr>
      <w:r>
        <w:rPr>
          <w:rFonts w:cs="Times New Roman"/>
          <w:sz w:val="28"/>
          <w:szCs w:val="28"/>
        </w:rPr>
        <w:t vyd:_id="vyd:000000000001s7">Более того, добросовестность во внешней политике всегда представляет собой шаткое равновесие, при котором заключая соглашения с одними странами, неизбежно возникают пересечения интересов с другими геополитическими соседями.</w:t>
      </w:r>
    </w:p>
    <w:p w14:paraId="261CAF3F" w14:textId="6FD32BDF" w:rsidR="00D721EE" w:rsidRPr="00473D93" w:rsidRDefault="00473D93" w:rsidP="005E0115" vyd:_id="vyd:000000000001rz">
      <w:pPr>
        <w:spacing w:line="360" w:lineRule="auto"/>
        <w:ind w:firstLine="709"/>
        <w:rPr>
          <w:rFonts w:cs="Times New Roman"/>
          <w:sz w:val="28"/>
          <w:szCs w:val="28"/>
        </w:rPr>
      </w:pPr>
      <w:ins w:id="18" w:author="Галина Мисник" w:date="2021-05-12T18:02:00Z" vyd:_id="vyd:000000000001s3">
        <w:r vyd:_id="vyd:000000000001s4">
          <w:rPr>
            <w:rFonts w:cs="Times New Roman"/>
            <w:sz w:val="28"/>
            <w:szCs w:val="28"/>
          </w:rPr>
          <w:t xml:space="preserve" vyd:_id="vyd:000000000001s5">Вывод: </w:t>
        </w:r>
      </w:ins>
      <w:ins w:id="19" w:author="Галина Мисник" w:date="2021-05-12T18:03:00Z" vyd:_id="vyd:000000000001s0">
        <w:r vyd:_id="vyd:000000000001s1">
          <w:rPr>
            <w:rFonts w:cs="Times New Roman"/>
            <w:sz w:val="28"/>
            <w:szCs w:val="28"/>
          </w:rPr>
          <w:t vyd:_id="vyd:000000000001s2">в международных отношениях принцип добросовестности неприменим? Или применим, но с особенностями? Об этом в выводах по этому параграфу нужно сказать</w:t>
        </w:r>
      </w:ins>
    </w:p>
    <w:p w14:paraId="677DEDB6" w14:textId="0E59CEB8" w:rsidR="00D721EE" w:rsidRPr="00321B78" w:rsidRDefault="00F47074" w:rsidP="005E0115" vyd:_id="vyd:000000000001rn">
      <w:pPr>
        <w:spacing w:line="360" w:lineRule="auto"/>
        <w:ind w:firstLine="709"/>
        <w:rPr>
          <w:rFonts w:cs="Times New Roman"/>
          <w:sz w:val="28"/>
          <w:b w:val="1"/>
          <w:bCs w:val="1"/>
          <w:szCs w:val="28"/>
        </w:rPr>
      </w:pPr>
      <w:del w:id="20" w:author="Галина Мисник" w:date="2021-05-12T18:04:00Z" vyd:_id="vyd:000000000001rw">
        <w:r w:rsidRPr="00321B78" w:rsidDel="00473D93" vyd:_id="vyd:000000000001rx">
          <w:rPr>
            <w:rFonts w:cs="Times New Roman"/>
            <w:b w:val="1"/>
            <w:bCs w:val="1"/>
            <w:sz w:val="28"/>
            <w:szCs w:val="28"/>
          </w:rPr>
          <w:delText vyd:_id="vyd:000000000001ry">§4</w:delText>
        </w:r>
      </w:del>
      <w:ins w:id="21" w:author="Галина Мисник" w:date="2021-05-12T18:04:00Z" vyd:_id="vyd:000000000001rt">
        <w:r w:rsidR="00473D93" vyd:_id="vyd:000000000001ru">
          <w:rPr>
            <w:rFonts w:cs="Times New Roman"/>
            <w:b w:val="1"/>
            <w:bCs w:val="1"/>
            <w:sz w:val="28"/>
            <w:szCs w:val="28"/>
          </w:rPr>
          <w:t vyd:_id="vyd:000000000001rv">1.4</w:t>
        </w:r>
      </w:ins>
      <w:r>
        <w:rPr>
          <w:rFonts w:cs="Times New Roman"/>
          <w:sz w:val="28"/>
          <w:b w:val="1"/>
          <w:bCs w:val="1"/>
          <w:szCs w:val="28"/>
        </w:rPr>
        <w:t vyd:_id="vyd:000000000001rs" xml:space="preserve">. </w:t>
      </w:r>
      <w:r>
        <w:rPr>
          <w:rFonts w:cs="Times New Roman"/>
          <w:sz w:val="28"/>
          <w:b w:val="1"/>
          <w:bCs w:val="1"/>
          <w:szCs w:val="28"/>
        </w:rPr>
        <w:t vyd:_id="vyd:000000000001rr">Толкование</w:t>
      </w:r>
      <w:r>
        <w:rPr>
          <w:rFonts w:cs="Times New Roman"/>
          <w:sz w:val="28"/>
          <w:b w:val="1"/>
          <w:bCs w:val="1"/>
          <w:szCs w:val="28"/>
        </w:rPr>
        <w:t vyd:_id="vyd:000000000001rq" xml:space="preserve"> понятия и содержания</w:t>
      </w:r>
      <w:r>
        <w:rPr>
          <w:rFonts w:cs="Times New Roman"/>
          <w:sz w:val="28"/>
          <w:b w:val="1"/>
          <w:bCs w:val="1"/>
          <w:szCs w:val="28"/>
        </w:rPr>
        <w:t vyd:_id="vyd:000000000001rp" xml:space="preserve"> принципа добросовестности </w:t>
      </w:r>
      <w:r>
        <w:rPr>
          <w:rFonts w:cs="Times New Roman"/>
          <w:sz w:val="28"/>
          <w:b w:val="1"/>
          <w:bCs w:val="1"/>
          <w:szCs w:val="28"/>
        </w:rPr>
        <w:t vyd:_id="vyd:000000000001ro">в правоприменительной практике</w:t>
      </w:r>
    </w:p>
    <w:p w14:paraId="7F306327" w14:textId="08468515" w:rsidR="00F47074" w:rsidRPr="00321B78" w:rsidRDefault="004A0BBC" w:rsidP="005E0115" vyd:_id="vyd:000000000001rj">
      <w:pPr>
        <w:spacing w:line="360" w:lineRule="auto"/>
        <w:ind w:firstLine="709"/>
        <w:rPr>
          <w:rFonts w:cs="Times New Roman"/>
          <w:sz w:val="28"/>
          <w:szCs w:val="28"/>
        </w:rPr>
      </w:pPr>
      <w:r>
        <w:rPr>
          <w:rFonts w:cs="Times New Roman"/>
          <w:sz w:val="28"/>
          <w:szCs w:val="28"/>
        </w:rPr>
        <w:t vyd:_id="vyd:000000000001rm" xml:space="preserve">В современном российском праве суды </w:t>
      </w:r>
      <w:r>
        <w:rPr>
          <w:rFonts w:cs="Times New Roman"/>
          <w:sz w:val="28"/>
          <w:szCs w:val="28"/>
        </w:rPr>
        <w:t vyd:_id="vyd:000000000001rl" xml:space="preserve">стали более внимательно изучать дела на предмет соответствия принципам добросовестности поведения сторон, а также оценки через данную «призму» их действия и бездействия. При этом оценке подвергаются все аспекты их деятельности, включая преддоговорные отношения, </w:t>
      </w:r>
      <w:r>
        <w:rPr>
          <w:rFonts w:cs="Times New Roman"/>
          <w:sz w:val="28"/>
          <w:szCs w:val="28"/>
        </w:rPr>
        <w:t vyd:_id="vyd:000000000001rk" xml:space="preserve">намерения сторон, а также осознание ответственности за нарушение установленных законодательством норм. </w:t>
      </w:r>
    </w:p>
    <w:p w14:paraId="146C3B44" w14:textId="1159572E" w:rsidR="007D0AD4" w:rsidRPr="00321B78" w:rsidRDefault="00210D79" w:rsidP="005E0115" vyd:_id="vyd:000000000001r5">
      <w:pPr>
        <w:spacing w:line="360" w:lineRule="auto"/>
        <w:ind w:firstLine="709"/>
        <w:rPr>
          <w:rFonts w:cs="Times New Roman"/>
          <w:sz w:val="28"/>
          <w:szCs w:val="28"/>
        </w:rPr>
      </w:pPr>
      <w:r>
        <w:rPr>
          <w:rFonts w:cs="Times New Roman"/>
          <w:sz w:val="28"/>
          <w:szCs w:val="28"/>
        </w:rPr>
        <w:t vyd:_id="vyd:000000000001ri">Стоит отметить, что дословное следование</w:t>
      </w:r>
      <w:r>
        <w:rPr>
          <w:rFonts w:cs="Times New Roman"/>
          <w:sz w:val="28"/>
          <w:szCs w:val="28"/>
        </w:rPr>
        <w:t vyd:_id="vyd:000000000001rh" xml:space="preserve"> стороной</w:t>
      </w:r>
      <w:r>
        <w:rPr>
          <w:rFonts w:cs="Times New Roman"/>
          <w:sz w:val="28"/>
          <w:szCs w:val="28"/>
        </w:rPr>
        <w:t vyd:_id="vyd:000000000001rg" xml:space="preserve"> букве закона в делах, где предметом рассмотрения является добросовестность</w:t>
      </w:r>
      <w:r>
        <w:rPr>
          <w:rFonts w:cs="Times New Roman"/>
          <w:sz w:val="28"/>
          <w:szCs w:val="28"/>
        </w:rPr>
        <w:t vyd:_id="vyd:000000000001rf" xml:space="preserve">, не всегда является основным критерием, который влияет на исход дела. Согласно статье </w:t>
      </w:r>
      <w:r>
        <w:rPr>
          <w:rFonts w:cs="Times New Roman"/>
          <w:sz w:val="28"/>
          <w:szCs w:val="28"/>
        </w:rPr>
        <w:t vyd:_id="vyd:000000000001re">3</w:t>
      </w:r>
      <w:r>
        <w:rPr>
          <w:rFonts w:cs="Times New Roman"/>
          <w:sz w:val="28"/>
          <w:szCs w:val="28"/>
        </w:rPr>
        <w:t vyd:_id="vyd:000000000001rd" xml:space="preserve"> Гражданского кодекса Российской Федерации </w:t>
      </w:r>
      <w:r>
        <w:rPr>
          <w:rFonts w:cs="Times New Roman"/>
          <w:sz w:val="28"/>
          <w:szCs w:val="28"/>
        </w:rPr>
        <w:t vyd:_id="vyd:000000000001rc" xml:space="preserve">участники гражданских правоотношений должны действовать добросовестно, а также исходить из поведения, ожидаемого от любого участника гражданского оборота, учитывающего права и законные интересы другой стороны, содействующего ей, в том числе </w:t>
      </w:r>
      <w:r>
        <w:rPr>
          <w:rFonts w:cs="Times New Roman"/>
          <w:sz w:val="28"/>
          <w:szCs w:val="28"/>
        </w:rPr>
        <w:t vyd:_id="vyd:000000000001rb">в получении необходимой информации</w:t>
      </w:r>
      <w:r>
        <w:rPr>
          <w:rFonts w:cs="Times New Roman"/>
          <w:sz w:val="28"/>
          <w:szCs w:val="28"/>
        </w:rPr>
        <w:t vyd:_id="vyd:000000000001ra" xml:space="preserve"> [</w:t>
      </w:r>
      <w:r>
        <w:rPr>
          <w:rFonts w:cs="Times New Roman"/>
          <w:sz w:val="28"/>
          <w:szCs w:val="28"/>
        </w:rPr>
        <w:t vyd:_id="vyd:000000000001r8">34</w:t>
      </w:r>
      <w:r>
        <w:fldChar w:fldCharType="end" vyd:_id="vyd:000000000001r9-end"/>
      </w:r>
      <w:r>
        <w:rPr>
          <w:rFonts w:cs="Times New Roman"/>
          <w:sz w:val="28"/>
          <w:szCs w:val="28"/>
        </w:rPr>
        <w:t vyd:_id="vyd:000000000001r7">]</w:t>
      </w:r>
      <w:r>
        <w:rPr>
          <w:rFonts w:cs="Times New Roman"/>
          <w:sz w:val="28"/>
          <w:szCs w:val="28"/>
        </w:rPr>
        <w:t vyd:_id="vyd:000000000001r6">.</w:t>
      </w:r>
    </w:p>
    <w:p w14:paraId="3DBCB001" w14:textId="1254C55F" w:rsidR="008D13AE" w:rsidRPr="00321B78" w:rsidRDefault="001F5B98" w:rsidP="005E0115" vyd:_id="vyd:000000000001r1">
      <w:pPr>
        <w:spacing w:line="360" w:lineRule="auto"/>
        <w:ind w:firstLine="709"/>
        <w:rPr>
          <w:rFonts w:cs="Times New Roman"/>
          <w:sz w:val="28"/>
          <w:szCs w:val="28"/>
        </w:rPr>
      </w:pPr>
      <w:r>
        <w:rPr>
          <w:rFonts w:cs="Times New Roman"/>
          <w:sz w:val="28"/>
          <w:szCs w:val="28"/>
        </w:rPr>
        <w:t vyd:_id="vyd:000000000001r4">Вместе с тем, в отличие от американской Доктрины добросовестного использования</w:t>
      </w:r>
      <w:r>
        <w:rPr>
          <w:rFonts w:cs="Times New Roman"/>
          <w:sz w:val="28"/>
          <w:szCs w:val="28"/>
        </w:rPr>
        <w:t vyd:_id="vyd:000000000001r3">, российская правовая модель не предполагает сбор прецедентов с целью формирования единой оценки определенных действий. Хотя, стоит признать, обобщение практики</w:t>
      </w:r>
      <w:r>
        <w:rPr>
          <w:rFonts w:cs="Times New Roman"/>
          <w:sz w:val="28"/>
          <w:szCs w:val="28"/>
        </w:rPr>
        <w:t vyd:_id="vyd:000000000001r2" xml:space="preserve"> Верховным Судом Российской Федерации оказывает значительное влияние на концепцию рассмотрения определенных аспектов в делах всеми остальными судами. </w:t>
      </w:r>
    </w:p>
    <w:p w14:paraId="59248AE0" w14:textId="1A4ABECF" w:rsidR="00CC635A" w:rsidRPr="00321B78" w:rsidRDefault="00FF662A" w:rsidP="005E0115" vyd:_id="vyd:000000000001qx">
      <w:pPr>
        <w:spacing w:line="360" w:lineRule="auto"/>
        <w:ind w:firstLine="709"/>
        <w:rPr>
          <w:rFonts w:cs="Times New Roman"/>
          <w:sz w:val="28"/>
          <w:szCs w:val="28"/>
        </w:rPr>
      </w:pPr>
      <w:r>
        <w:rPr>
          <w:rFonts w:cs="Times New Roman"/>
          <w:sz w:val="28"/>
          <w:szCs w:val="28"/>
        </w:rPr>
        <w:t vyd:_id="vyd:000000000001r0" xml:space="preserve">Так, </w:t>
      </w:r>
      <w:r>
        <w:rPr>
          <w:rFonts w:cs="Times New Roman"/>
          <w:sz w:val="28"/>
          <w:szCs w:val="28"/>
        </w:rPr>
        <w:t vyd:_id="vyd:000000000001qz" xml:space="preserve">например, согласно позиции Верховного Суда Российской Федерации под обычаем следует понимать не предусмотренное законодательством, но сложившееся, то есть достаточно определенное в своем содержании, широко применяемое правило поведения при установлении и осуществлении гражданских прав </w:t>
      </w:r>
      <w:r>
        <w:rPr>
          <w:rFonts w:cs="Times New Roman"/>
          <w:sz w:val="28"/>
          <w:szCs w:val="28"/>
        </w:rPr>
        <w:t vyd:_id="vyd:000000000001qy" xml:space="preserve">и исполнении гражданских обязанностей не только в предпринимательской, но и иной деятельности, например, определения гражданами порядка пользования общим имуществом, исполнение тех или иных обязательств. </w:t>
      </w:r>
    </w:p>
    <w:p w14:paraId="3BB47600" w14:textId="58647BA0" w:rsidR="00BF1674" w:rsidRPr="00321B78" w:rsidRDefault="00AE60A5" w:rsidP="005E0115" vyd:_id="vyd:000000000001qg">
      <w:pPr>
        <w:spacing w:line="360" w:lineRule="auto"/>
        <w:ind w:firstLine="709"/>
        <w:rPr>
          <w:rFonts w:cs="Times New Roman"/>
          <w:sz w:val="28"/>
          <w:szCs w:val="28"/>
        </w:rPr>
      </w:pPr>
      <w:r>
        <w:rPr>
          <w:rFonts w:cs="Times New Roman"/>
          <w:sz w:val="28"/>
          <w:szCs w:val="28"/>
        </w:rPr>
        <w:t vyd:_id="vyd:000000000001qw" xml:space="preserve">Так, при рассмотрении дела об исключении сведений </w:t>
      </w:r>
      <w:r>
        <w:rPr>
          <w:rFonts w:cs="Times New Roman"/>
          <w:sz w:val="28"/>
          <w:szCs w:val="28"/>
        </w:rPr>
        <w:t vyd:_id="vyd:000000000001qv">о местоположении границ земельных участков из данных ЕГРН ввиду их несоответствия фактическим границам земельных участков, огороженных забором</w:t>
      </w:r>
      <w:r>
        <w:rPr>
          <w:rFonts w:cs="Times New Roman"/>
          <w:sz w:val="28"/>
          <w:szCs w:val="28"/>
        </w:rPr>
        <w:t vyd:_id="vyd:000000000001qu" xml:space="preserve">, Воронежским областным судом было установлено, что </w:t>
      </w:r>
      <w:r>
        <w:rPr>
          <w:rFonts w:cs="Times New Roman"/>
          <w:sz w:val="28"/>
          <w:szCs w:val="28"/>
        </w:rPr>
        <w:t vyd:_id="vyd:000000000001qt" xml:space="preserve">несмотря на наличие </w:t>
      </w:r>
      <w:r>
        <w:rPr>
          <w:rFonts w:cs="Times New Roman"/>
          <w:sz w:val="28"/>
          <w:szCs w:val="28"/>
        </w:rPr>
        <w:t vyd:_id="vyd:000000000001qs" xml:space="preserve">возможности собственника установить границы своего участка согласно новому межеванию, при этом не должны нарушаться права третьих лиц. В данном случае речь шла о перекрытии подъездной дороги, расположенной вдоль водоема </w:t>
      </w:r>
      <w:r>
        <w:rPr>
          <w:rFonts w:cs="Times New Roman"/>
          <w:sz w:val="28"/>
          <w:szCs w:val="28"/>
        </w:rPr>
        <w:t vyd:_id="vyd:000000000001qr" xml:space="preserve">с советских времен как единственный подъезд к расположенной далее туристической базе. При этом несмотря на то, что данная база не осуществляет свою деятельность в настоящее время, данной дорогой пользуются </w:t>
      </w:r>
      <w:r>
        <w:rPr>
          <w:rFonts w:cs="Times New Roman"/>
          <w:sz w:val="28"/>
          <w:szCs w:val="28"/>
        </w:rPr>
        <w:t vyd:_id="vyd:000000000001qq" xml:space="preserve">землевладельцы как единственным подъездом. В результате данных обстоятельств, судом было принято решение исходя из положения Верховного Суда Российской Федерации относительно </w:t>
      </w:r>
      <w:r>
        <w:rPr>
          <w:rFonts w:cs="Times New Roman"/>
          <w:sz w:val="28"/>
          <w:szCs w:val="28"/>
        </w:rPr>
        <w:t vyd:_id="vyd:000000000001qp">сложившегося правила пользования данной подъездной дорогой</w:t>
      </w:r>
      <w:r>
        <w:rPr>
          <w:rFonts w:cs="Times New Roman"/>
          <w:sz w:val="28"/>
          <w:szCs w:val="28"/>
        </w:rPr>
        <w:t vyd:_id="vyd:000000000001qo" xml:space="preserve"> [</w:t>
      </w:r>
      <w:r>
        <w:rPr>
          <w:rFonts w:cs="Times New Roman"/>
          <w:sz w:val="28"/>
          <w:szCs w:val="28"/>
        </w:rPr>
        <w:t vyd:_id="vyd:000000000001qm">37</w:t>
      </w:r>
      <w:r>
        <w:fldChar w:fldCharType="end" vyd:_id="vyd:000000000001qn-end"/>
      </w:r>
      <w:r>
        <w:rPr>
          <w:rFonts w:cs="Times New Roman"/>
          <w:sz w:val="28"/>
          <w:szCs w:val="28"/>
        </w:rPr>
        <w:t vyd:_id="vyd:000000000001ql">]</w:t>
      </w:r>
      <w:r>
        <w:rPr>
          <w:rFonts w:cs="Times New Roman"/>
          <w:sz w:val="28"/>
          <w:szCs w:val="28"/>
        </w:rPr>
        <w:t vyd:_id="vyd:000000000001qk">.</w:t>
      </w:r>
      <w:r>
        <w:rPr>
          <w:rFonts w:cs="Times New Roman"/>
          <w:sz w:val="28"/>
          <w:szCs w:val="28"/>
        </w:rPr>
        <w:t vyd:_id="vyd:000000000001qj" xml:space="preserve"> Таким образом, добросовестное сложившееся использование части земельных участков, изначально предназначенных </w:t>
      </w:r>
      <w:r>
        <w:rPr>
          <w:rFonts w:cs="Times New Roman"/>
          <w:sz w:val="28"/>
          <w:szCs w:val="28"/>
        </w:rPr>
        <w:t vyd:_id="vyd:000000000001qi">под дорогу,</w:t>
      </w:r>
      <w:r>
        <w:rPr>
          <w:rFonts w:cs="Times New Roman"/>
          <w:sz w:val="28"/>
          <w:szCs w:val="28"/>
        </w:rPr>
        <w:t vyd:_id="vyd:000000000001qh" xml:space="preserve"> повлекло за собой отход суда от прямого применения законодательства.</w:t>
      </w:r>
    </w:p>
    <w:p w14:paraId="5EC2DF26" w14:textId="40957AAC" w:rsidR="00AE60A5" w:rsidRPr="00321B78" w:rsidRDefault="00BF2CB1" w:rsidP="005E0115" vyd:_id="vyd:000000000001pv">
      <w:pPr>
        <w:spacing w:line="360" w:lineRule="auto"/>
        <w:ind w:firstLine="709"/>
        <w:rPr>
          <w:rFonts w:cs="Times New Roman"/>
          <w:sz w:val="28"/>
          <w:szCs w:val="28"/>
        </w:rPr>
      </w:pPr>
      <w:r>
        <w:rPr>
          <w:rFonts w:cs="Times New Roman"/>
          <w:sz w:val="28"/>
          <w:szCs w:val="28"/>
        </w:rPr>
        <w:t vyd:_id="vyd:000000000001qf">При этом т</w:t>
      </w:r>
      <w:r>
        <w:rPr>
          <w:rFonts w:cs="Times New Roman"/>
          <w:sz w:val="28"/>
          <w:szCs w:val="28"/>
        </w:rPr>
        <w:t vyd:_id="vyd:000000000001qe" xml:space="preserve">акая позиция судов при рассмотрении дел, связанных </w:t>
      </w:r>
      <w:r>
        <w:rPr>
          <w:rFonts w:cs="Times New Roman"/>
          <w:sz w:val="28"/>
          <w:szCs w:val="28"/>
        </w:rPr>
        <w:t vyd:_id="vyd:000000000001qd" xml:space="preserve">с изучением действий сторон в совокупности с учетом множества косвенных обстоятельств, не является единичной. </w:t>
      </w:r>
      <w:r>
        <w:rPr>
          <w:rFonts w:cs="Times New Roman"/>
          <w:sz w:val="28"/>
          <w:szCs w:val="28"/>
        </w:rPr>
        <w:t vyd:_id="vyd:000000000001qc" xml:space="preserve">Более того, подобный подход применяется фактически в любых правоотношениях. Так, </w:t>
      </w:r>
      <w:r>
        <w:rPr>
          <w:rFonts w:cs="Times New Roman"/>
          <w:sz w:val="28"/>
          <w:szCs w:val="28"/>
        </w:rPr>
        <w:t vyd:_id="vyd:000000000001qb">Свердловским областным судом было принято решение об отказе в удовлетворении заявленных требований</w:t>
      </w:r>
      <w:r>
        <w:rPr>
          <w:rFonts w:cs="Times New Roman"/>
          <w:sz w:val="28"/>
          <w:szCs w:val="28"/>
        </w:rPr>
        <w:t vyd:_id="vyd:000000000001qa" xml:space="preserve"> в связи с тем, что истец, ссылаясь на нарушение соглашением </w:t>
      </w:r>
      <w:r>
        <w:rPr>
          <w:rFonts w:cs="Times New Roman"/>
          <w:sz w:val="28"/>
          <w:szCs w:val="28"/>
        </w:rPr>
        <w:t vyd:_id="vyd:000000000001q9">требований закона</w:t>
      </w:r>
      <w:r>
        <w:rPr>
          <w:rFonts w:cs="Times New Roman"/>
          <w:sz w:val="28"/>
          <w:szCs w:val="28"/>
        </w:rPr>
        <w:t vyd:_id="vyd:000000000001q8">, была включена в</w:t>
      </w:r>
      <w:r>
        <w:rPr>
          <w:rFonts w:cs="Times New Roman"/>
          <w:sz w:val="28"/>
          <w:szCs w:val="28"/>
        </w:rPr>
        <w:t vyd:_id="vyd:000000000001q7" xml:space="preserve"> </w:t>
      </w:r>
      <w:r>
        <w:rPr>
          <w:rFonts w:cs="Times New Roman"/>
          <w:sz w:val="28"/>
          <w:szCs w:val="28"/>
        </w:rPr>
        <w:t vyd:_id="vyd:000000000001q6" xml:space="preserve">список пайщиков на определенный участок. Вместе с тем, </w:t>
      </w:r>
      <w:r>
        <w:rPr>
          <w:rFonts w:cs="Times New Roman"/>
          <w:sz w:val="28"/>
          <w:szCs w:val="28"/>
        </w:rPr>
        <w:t vyd:_id="vyd:000000000001q5" xml:space="preserve">раздел </w:t>
      </w:r>
      <w:r>
        <w:rPr>
          <w:rFonts w:cs="Times New Roman"/>
          <w:sz w:val="28"/>
          <w:szCs w:val="28"/>
        </w:rPr>
        <w:t vyd:_id="vyd:000000000001q4">общего земельного</w:t>
      </w:r>
      <w:r>
        <w:rPr>
          <w:rFonts w:cs="Times New Roman"/>
          <w:sz w:val="28"/>
          <w:szCs w:val="28"/>
        </w:rPr>
        <w:t vyd:_id="vyd:000000000001q3" xml:space="preserve"> участка, в результате чего определилось долевое участие истца, был осуществлен в 200</w:t>
      </w:r>
      <w:r>
        <w:rPr>
          <w:rFonts w:cs="Times New Roman"/>
          <w:sz w:val="28"/>
          <w:szCs w:val="28"/>
        </w:rPr>
        <w:t vyd:_id="vyd:000000000001q2">3</w:t>
      </w:r>
      <w:r>
        <w:rPr>
          <w:rFonts w:cs="Times New Roman"/>
          <w:sz w:val="28"/>
          <w:szCs w:val="28"/>
        </w:rPr>
        <w:t vyd:_id="vyd:000000000001q1" xml:space="preserve"> году и </w:t>
      </w:r>
      <w:r>
        <w:rPr>
          <w:rFonts w:cs="Times New Roman"/>
          <w:sz w:val="28"/>
          <w:szCs w:val="28"/>
        </w:rPr>
        <w:t vyd:_id="vyd:000000000001q0" xml:space="preserve">действовало до 2006 года. </w:t>
      </w:r>
      <w:r>
        <w:rPr>
          <w:rFonts w:cs="Times New Roman"/>
          <w:sz w:val="28"/>
          <w:szCs w:val="28"/>
        </w:rPr>
        <w:t vyd:_id="vyd:000000000001pz">При этом права пайщиков были определены и зарегистрированы надлежащим образом, и ни один из них с 2006 года и до момента подачи иска в 2015 году</w:t>
      </w:r>
      <w:r>
        <w:rPr>
          <w:rFonts w:cs="Times New Roman"/>
          <w:sz w:val="28"/>
          <w:szCs w:val="28"/>
        </w:rPr>
        <w:t vyd:_id="vyd:000000000001py">, в том числе и истец,</w:t>
      </w:r>
      <w:r>
        <w:rPr>
          <w:rFonts w:cs="Times New Roman"/>
          <w:sz w:val="28"/>
          <w:szCs w:val="28"/>
        </w:rPr>
        <w:t vyd:_id="vyd:000000000001px" xml:space="preserve"> </w:t>
      </w:r>
      <w:r>
        <w:rPr>
          <w:rFonts w:cs="Times New Roman"/>
          <w:sz w:val="28"/>
          <w:szCs w:val="28"/>
        </w:rPr>
        <w:t vyd:_id="vyd:000000000001pw" xml:space="preserve">данное соглашение не оспаривал. Таким образом, владение долями земельных паев осуществлялось длительное время в порядке, установленном соглашением. </w:t>
      </w:r>
    </w:p>
    <w:p w14:paraId="523DBD14" w14:textId="4958D23F" w:rsidR="002B3D07" w:rsidRPr="00321B78" w:rsidRDefault="002B3D07" w:rsidP="005E0115" vyd:_id="vyd:000000000001pe">
      <w:pPr>
        <w:spacing w:line="360" w:lineRule="auto"/>
        <w:ind w:firstLine="709"/>
        <w:rPr>
          <w:rFonts w:cs="Times New Roman"/>
          <w:sz w:val="28"/>
          <w:szCs w:val="28"/>
        </w:rPr>
      </w:pPr>
      <w:r>
        <w:rPr>
          <w:rFonts w:cs="Times New Roman"/>
          <w:sz w:val="28"/>
          <w:szCs w:val="28"/>
        </w:rPr>
        <w:t vyd:_id="vyd:000000000001pu" xml:space="preserve">В данной ситуации </w:t>
      </w:r>
      <w:r>
        <w:rPr>
          <w:rFonts w:cs="Times New Roman"/>
          <w:sz w:val="28"/>
          <w:szCs w:val="28"/>
        </w:rPr>
        <w:t vyd:_id="vyd:000000000001pt" xml:space="preserve">истец, по мнению суда первой инстанции, рассматривавшего дело, действовал в рамках закона, отстаивая свои нарушенные права. При этом </w:t>
      </w:r>
      <w:r>
        <w:rPr>
          <w:rFonts w:cs="Times New Roman"/>
          <w:sz w:val="28"/>
          <w:szCs w:val="28"/>
        </w:rPr>
        <w:t vyd:_id="vyd:000000000001ps" xml:space="preserve">суд первой инстанции указал, что перераспределение долей не приведет к нарушению прав других участников, так как </w:t>
      </w:r>
      <w:r>
        <w:rPr>
          <w:rFonts w:cs="Times New Roman"/>
          <w:sz w:val="28"/>
          <w:szCs w:val="28"/>
        </w:rPr>
        <w:t vyd:_id="vyd:000000000001pr">размер доли истца в истребуемом земельном участке двукратно превышал размеры изначально выделенной доли. Однако суд первой инстанции не учел</w:t>
      </w:r>
      <w:r>
        <w:rPr>
          <w:rFonts w:cs="Times New Roman"/>
          <w:sz w:val="28"/>
          <w:szCs w:val="28"/>
        </w:rPr>
        <w:t vyd:_id="vyd:000000000001pq" xml:space="preserve">, что в случае соблюдения всеми долевыми участниками </w:t>
      </w:r>
      <w:r>
        <w:rPr>
          <w:rFonts w:cs="Times New Roman"/>
          <w:sz w:val="28"/>
          <w:szCs w:val="28"/>
        </w:rPr>
        <w:t vyd:_id="vyd:000000000001pp" xml:space="preserve">на протяжении длительного времени </w:t>
      </w:r>
      <w:r>
        <w:rPr>
          <w:rFonts w:cs="Times New Roman"/>
          <w:sz w:val="28"/>
          <w:szCs w:val="28"/>
        </w:rPr>
        <w:t vyd:_id="vyd:000000000001po">определенных соглашений</w:t>
      </w:r>
      <w:r>
        <w:rPr>
          <w:rFonts w:cs="Times New Roman"/>
          <w:sz w:val="28"/>
          <w:szCs w:val="28"/>
        </w:rPr>
        <w:t vyd:_id="vyd:000000000001pn" xml:space="preserve">, </w:t>
      </w:r>
      <w:r>
        <w:rPr>
          <w:rFonts w:cs="Times New Roman"/>
          <w:sz w:val="28"/>
          <w:szCs w:val="28"/>
        </w:rPr>
        <w:t vyd:_id="vyd:000000000001pm" xml:space="preserve">данные договоренности </w:t>
      </w:r>
      <w:r>
        <w:rPr>
          <w:rFonts w:cs="Times New Roman"/>
          <w:sz w:val="28"/>
          <w:szCs w:val="28"/>
        </w:rPr>
        <w:t vyd:_id="vyd:000000000001pl" xml:space="preserve">считаются не нарушающими прав собственников долей и должны исполняться </w:t>
      </w:r>
      <w:r>
        <w:rPr>
          <w:rFonts w:cs="Times New Roman"/>
          <w:sz w:val="28"/>
          <w:szCs w:val="28"/>
        </w:rPr>
        <w:t vyd:_id="vyd:000000000001pk">наравне с законом</w:t>
      </w:r>
      <w:r>
        <w:rPr>
          <w:rFonts w:cs="Times New Roman"/>
          <w:sz w:val="28"/>
          <w:szCs w:val="28"/>
        </w:rPr>
        <w:t vyd:_id="vyd:000000000001pj" xml:space="preserve"> [</w:t>
      </w:r>
      <w:r>
        <w:rPr>
          <w:rFonts w:cs="Times New Roman"/>
          <w:sz w:val="28"/>
          <w:szCs w:val="28"/>
        </w:rPr>
        <w:t vyd:_id="vyd:000000000001ph">38</w:t>
      </w:r>
      <w:r>
        <w:fldChar w:fldCharType="end" vyd:_id="vyd:000000000001pi-end"/>
      </w:r>
      <w:r>
        <w:rPr>
          <w:rFonts w:cs="Times New Roman"/>
          <w:sz w:val="28"/>
          <w:szCs w:val="28"/>
        </w:rPr>
        <w:t vyd:_id="vyd:000000000001pg">]</w:t>
      </w:r>
      <w:r>
        <w:rPr>
          <w:rFonts w:cs="Times New Roman"/>
          <w:sz w:val="28"/>
          <w:szCs w:val="28"/>
        </w:rPr>
        <w:t vyd:_id="vyd:000000000001pf" xml:space="preserve">. </w:t>
      </w:r>
    </w:p>
    <w:p w14:paraId="3BCCF976" w14:textId="024AF667" w:rsidR="001A7843" w:rsidRPr="00321B78" w:rsidRDefault="001A7843" w:rsidP="005E0115" vyd:_id="vyd:000000000001p9">
      <w:pPr>
        <w:spacing w:line="360" w:lineRule="auto"/>
        <w:ind w:firstLine="709"/>
        <w:rPr>
          <w:rFonts w:cs="Times New Roman"/>
          <w:sz w:val="28"/>
          <w:szCs w:val="28"/>
        </w:rPr>
      </w:pPr>
      <w:r>
        <w:rPr>
          <w:rFonts w:cs="Times New Roman"/>
          <w:sz w:val="28"/>
          <w:szCs w:val="28"/>
        </w:rPr>
        <w:t vyd:_id="vyd:000000000001pd" xml:space="preserve">Таким образом, открытое добросовестное следование установленным соглашениям также может быть признано </w:t>
      </w:r>
      <w:r>
        <w:rPr>
          <w:rFonts w:cs="Times New Roman"/>
          <w:sz w:val="28"/>
          <w:szCs w:val="28"/>
        </w:rPr>
        <w:t vyd:_id="vyd:000000000001pc">судом,</w:t>
      </w:r>
      <w:r>
        <w:rPr>
          <w:rFonts w:cs="Times New Roman"/>
          <w:sz w:val="28"/>
          <w:szCs w:val="28"/>
        </w:rPr>
        <w:t vyd:_id="vyd:000000000001pb" xml:space="preserve"> подлежащим применению</w:t>
      </w:r>
      <w:r>
        <w:rPr>
          <w:rFonts w:cs="Times New Roman"/>
          <w:sz w:val="28"/>
          <w:szCs w:val="28"/>
        </w:rPr>
        <w:t vyd:_id="vyd:000000000001pa">. При этом устранение нарушения прав одного лица не может быть компенсировано за счет нарушения прав остальных участников.</w:t>
      </w:r>
    </w:p>
    <w:p w14:paraId="20DA9A62" w14:textId="5CDEF1B5" w:rsidR="00907595" w:rsidRPr="00321B78" w:rsidRDefault="00B91FF1" w:rsidP="005E0115" vyd:_id="vyd:000000000001p5">
      <w:pPr>
        <w:spacing w:line="360" w:lineRule="auto"/>
        <w:ind w:firstLine="709"/>
        <w:rPr>
          <w:rFonts w:cs="Times New Roman"/>
          <w:sz w:val="28"/>
          <w:szCs w:val="28"/>
        </w:rPr>
      </w:pPr>
      <w:r>
        <w:rPr>
          <w:rFonts w:cs="Times New Roman"/>
          <w:sz w:val="28"/>
          <w:szCs w:val="28"/>
        </w:rPr>
        <w:t vyd:_id="vyd:000000000001p8" xml:space="preserve">Немаловажную роль в развитии принципа добросовестности в правоприменении сыграло подробное рассмотрение судами дел </w:t>
      </w:r>
      <w:r>
        <w:rPr>
          <w:rFonts w:cs="Times New Roman"/>
          <w:sz w:val="28"/>
          <w:szCs w:val="28"/>
        </w:rPr>
        <w:t vyd:_id="vyd:000000000001p7">о</w:t>
      </w:r>
      <w:r>
        <w:rPr>
          <w:rFonts w:cs="Times New Roman"/>
          <w:sz w:val="28"/>
          <w:szCs w:val="28"/>
        </w:rPr>
        <w:t vyd:_id="vyd:000000000001p6" xml:space="preserve"> легализации самовольных построек. </w:t>
      </w:r>
    </w:p>
    <w:p w14:paraId="5CA02E24" w14:textId="67789374" w:rsidR="00AE60A5" w:rsidRPr="00321B78" w:rsidRDefault="00F36C04" w:rsidP="005E0115" vyd:_id="vyd:000000000001p1">
      <w:pPr>
        <w:spacing w:line="360" w:lineRule="auto"/>
        <w:ind w:firstLine="709"/>
        <w:rPr>
          <w:rFonts w:cs="Times New Roman"/>
          <w:sz w:val="28"/>
          <w:szCs w:val="28"/>
        </w:rPr>
      </w:pPr>
      <w:r>
        <w:rPr>
          <w:rFonts w:cs="Times New Roman"/>
          <w:sz w:val="28"/>
          <w:szCs w:val="28"/>
        </w:rPr>
        <w:t vyd:_id="vyd:000000000001p4">Так, множество обстоятельств, подлежащих доказыванию, были обобщены Верховным Судом Российской Федерации в обзоре судебной практики №2</w:t>
      </w:r>
      <w:r>
        <w:rPr>
          <w:rFonts w:cs="Times New Roman"/>
          <w:sz w:val="28"/>
          <w:szCs w:val="28"/>
        </w:rPr>
        <w:t vyd:_id="vyd:000000000001p3" xml:space="preserve"> (2020). Суд указал, что </w:t>
      </w:r>
      <w:r>
        <w:rPr>
          <w:rFonts w:cs="Times New Roman"/>
          <w:sz w:val="28"/>
          <w:szCs w:val="28"/>
        </w:rPr>
        <w:t vyd:_id="vyd:000000000001p2">в соответствии с п. 3 ст. 222 ГК РФ право собственности на самовольную постройку может быть признано судом за лицом, в собственности которого находится земельный участок, где возведена постройка, при одновременном соблюдении следующих условий: если в отношении земельного участка лицо, осуществившее постройку, имеет права, допускающие строительство на нем данного объекта; если на день обращения в суд постройка соответствует установленным требованиям; если сохранение постройки не нарушает права и охраняемые законом интересы других лиц и не создает угрозу жизни и здоровью граждан.</w:t>
      </w:r>
    </w:p>
    <w:p w14:paraId="75179D85" w14:textId="36BFB55A" w:rsidR="00AE60A5" w:rsidRPr="00321B78" w:rsidRDefault="00621A29" w:rsidP="005E0115" vyd:_id="vyd:000000000001oz">
      <w:pPr>
        <w:spacing w:line="360" w:lineRule="auto"/>
        <w:ind w:firstLine="709"/>
        <w:rPr>
          <w:rFonts w:cs="Times New Roman"/>
          <w:sz w:val="28"/>
          <w:szCs w:val="28"/>
        </w:rPr>
      </w:pPr>
      <w:r>
        <w:rPr>
          <w:rFonts w:cs="Times New Roman"/>
          <w:sz w:val="28"/>
          <w:szCs w:val="28"/>
        </w:rPr>
        <w:t vyd:_id="vyd:000000000001p0">Таким образом, п. 3 ст. 222 ГК РФ прямо предусмотрены условия, при одновременном соблюдении которых за лицом, в собственности которого находится земельный участок, в судебном порядке может быть признано право собственности на самовольную постройку, поэтому эти условия подлежат судебной проверке в обязательном порядке. При этом отсутствие требуемого разрешения на строительство должно обсуждаться в контексте квалификации постройки как самовольной, а п. 3 ст. 222 ГК РФ, регулирующий вопрос признания права собственности на постройку, в отношении которой установлено, что она является самовольной, не содержит такого условия для удовлетворения соответствующего иска, как наличие разрешения на строительство или предваряющее строительство принятие мер для получения такого разрешения. Поэтому в п. 26 постановления № 10/22 указано, что отсутствие разрешения на строительство само по себе не может служить основанием для отказа в иске о признании права собственности на самовольную постройку.</w:t>
      </w:r>
    </w:p>
    <w:p w14:paraId="496DC689" w14:textId="76026715" w:rsidR="001C1C43" w:rsidRPr="00321B78" w:rsidRDefault="002B67C0" w:rsidP="001C1C43" vyd:_id="vyd:000000000001ov">
      <w:pPr>
        <w:spacing w:line="360" w:lineRule="auto"/>
        <w:ind w:firstLine="709"/>
        <w:rPr>
          <w:rFonts w:cs="Times New Roman"/>
          <w:sz w:val="28"/>
          <w:bCs w:val="1"/>
          <w:szCs w:val="28"/>
        </w:rPr>
      </w:pPr>
      <w:r>
        <w:rPr>
          <w:rFonts w:cs="Times New Roman"/>
          <w:sz w:val="28"/>
          <w:szCs w:val="28"/>
        </w:rPr>
        <w:t vyd:_id="vyd:000000000001oy">Вместе с тем, несмотря на довольно крепкую позицию, выработанную Верховным Судом Российской Федерации, многие правообладатели столкнулись со значительными трудностями при реализации своих прав. Не так давно</w:t>
      </w:r>
      <w:r>
        <w:rPr>
          <w:rFonts w:cs="Times New Roman"/>
          <w:sz w:val="28"/>
          <w:szCs w:val="28"/>
        </w:rPr>
        <w:t vyd:_id="vyd:000000000001ox" xml:space="preserve"> </w:t>
      </w:r>
      <w:r>
        <w:rPr>
          <w:rFonts w:cs="Times New Roman"/>
          <w:sz w:val="28"/>
          <w:bCs w:val="1"/>
          <w:szCs w:val="28"/>
        </w:rPr>
        <w:t vyd:_id="vyd:000000000001ow" xml:space="preserve">участились случаи обращения газораспределительных и нефтяных компаний в суды с требованием освобождения земельных участков от построек, в связи с их нахождением на территории охранной зоны газопроводов. </w:t>
      </w:r>
    </w:p>
    <w:p w14:paraId="136644D2" w14:textId="23414241" w:rsidR="001C1C43" w:rsidRPr="00321B78" w:rsidRDefault="001C1C43" w:rsidP="001C1C43" vyd:_id="vyd:000000000001op">
      <w:pPr>
        <w:spacing w:line="360" w:lineRule="auto"/>
        <w:ind w:firstLine="709"/>
        <w:rPr>
          <w:rFonts w:cs="Times New Roman"/>
          <w:sz w:val="28"/>
          <w:iCs w:val="1"/>
          <w:szCs w:val="28"/>
        </w:rPr>
      </w:pPr>
      <w:r>
        <w:rPr>
          <w:rFonts w:cs="Times New Roman"/>
          <w:sz w:val="28"/>
          <w:iCs w:val="1"/>
          <w:szCs w:val="28"/>
        </w:rPr>
        <w:t vyd:_id="vyd:000000000001ou">Подобные судебные решения вызвали широкий общественный резонанс. Президентом Российской Федерации В.В. Путиным были даны поручени</w:t>
      </w:r>
      <w:r>
        <w:rPr>
          <w:rFonts w:cs="Times New Roman"/>
          <w:sz w:val="28"/>
          <w:iCs w:val="1"/>
          <w:szCs w:val="28"/>
        </w:rPr>
        <w:t vyd:_id="vyd:000000000001ot">я</w:t>
      </w:r>
      <w:r>
        <w:rPr>
          <w:rFonts w:cs="Times New Roman"/>
          <w:sz w:val="28"/>
          <w:iCs w:val="1"/>
          <w:szCs w:val="28"/>
        </w:rPr>
        <w:t vyd:_id="vyd:000000000001os" xml:space="preserve"> Правительству </w:t>
      </w:r>
      <w:r>
        <w:rPr>
          <w:rFonts w:cs="Times New Roman"/>
          <w:sz w:val="28"/>
          <w:iCs w:val="1"/>
          <w:szCs w:val="28"/>
        </w:rPr>
        <w:t vyd:_id="vyd:000000000001or">Российской Федерации</w:t>
      </w:r>
      <w:r>
        <w:rPr>
          <w:rFonts w:cs="Times New Roman"/>
          <w:sz w:val="28"/>
          <w:iCs w:val="1"/>
          <w:szCs w:val="28"/>
        </w:rPr>
        <w:t vyd:_id="vyd:000000000001oq" xml:space="preserve">: </w:t>
      </w:r>
    </w:p>
    <w:p w14:paraId="556AF7F7" w14:textId="77777777" w:rsidR="001C1C43" w:rsidRPr="00321B78" w:rsidRDefault="001C1C43" w:rsidP="001C1C43" vyd:_id="vyd:000000000001oj">
      <w:pPr>
        <w:spacing w:line="360" w:lineRule="auto"/>
        <w:ind w:firstLine="709"/>
        <w:rPr>
          <w:rFonts w:cs="Times New Roman"/>
          <w:sz w:val="28"/>
          <w:iCs w:val="1"/>
          <w:szCs w:val="28"/>
        </w:rPr>
      </w:pPr>
      <w:r>
        <w:rPr>
          <w:rFonts w:cs="Times New Roman"/>
          <w:sz w:val="28"/>
          <w:iCs w:val="1"/>
          <w:szCs w:val="28"/>
        </w:rPr>
        <w:t vyd:_id="vyd:000000000001oo">–</w:t>
      </w:r>
      <w:r>
        <w:rPr>
          <w:rFonts w:cs="Times New Roman"/>
          <w:sz w:val="28"/>
          <w:szCs w:val="28"/>
        </w:rPr>
        <w:t vyd:_id="vyd:000000000001on" xml:space="preserve"> </w:t>
      </w:r>
      <w:r>
        <w:rPr>
          <w:rFonts w:cs="Times New Roman"/>
          <w:sz w:val="28"/>
          <w:iCs w:val="1"/>
          <w:szCs w:val="28"/>
        </w:rPr>
        <w:t vyd:_id="vyd:000000000001om">определить возможное количество граждан, жилых домов и иных объектов капитального строительства, которые полностью или частично расположены в зонах минимально допустимых расстояний от магистральных трубопроводов, и граждан, в отношении которых поданы исковые заявления о сносе указанных объектов или получены соответствующие судебные решения, в том числе исполненные</w:t>
      </w:r>
      <w:r>
        <w:rPr>
          <w:rFonts w:cs="Times New Roman"/>
          <w:sz w:val="28"/>
          <w:vertAlign w:val="superscript"/>
          <w:iCs w:val="1"/>
          <w:szCs w:val="28"/>
        </w:rPr>
        <w:footnoteReference vyd:_id="vyd:000000000001ol" w:id="46"/>
      </w:r>
      <w:r>
        <w:rPr>
          <w:rFonts w:cs="Times New Roman"/>
          <w:sz w:val="28"/>
          <w:iCs w:val="1"/>
          <w:szCs w:val="28"/>
        </w:rPr>
        <w:t vyd:_id="vyd:000000000001ok">;</w:t>
      </w:r>
    </w:p>
    <w:p w14:paraId="03B7AA1B" w14:textId="77777777" w:rsidR="001C1C43" w:rsidRPr="00321B78" w:rsidRDefault="001C1C43" w:rsidP="001C1C43" vyd:_id="vyd:000000000001of">
      <w:pPr>
        <w:spacing w:line="360" w:lineRule="auto"/>
        <w:ind w:firstLine="709"/>
        <w:rPr>
          <w:rFonts w:cs="Times New Roman"/>
          <w:sz w:val="28"/>
          <w:bCs w:val="1"/>
          <w:szCs w:val="28"/>
        </w:rPr>
      </w:pPr>
      <w:r>
        <w:rPr>
          <w:rFonts w:cs="Times New Roman"/>
          <w:sz w:val="28"/>
          <w:iCs w:val="1"/>
          <w:szCs w:val="28"/>
        </w:rPr>
        <w:t vyd:_id="vyd:000000000001oi">– обеспечить внесение изменений в законодательство Российской Федерации в целях создания правовых механизмов для возможного использования гражданами зданий и сооружений, не относящихся к магистральным трубопроводам и расположенных в пределах минимальных расстояний от магистральных трубопроводов» до 31 декабря 2017 года</w:t>
      </w:r>
      <w:r>
        <w:rPr>
          <w:rFonts w:cs="Times New Roman"/>
          <w:sz w:val="28"/>
          <w:vertAlign w:val="superscript"/>
          <w:iCs w:val="1"/>
          <w:szCs w:val="28"/>
        </w:rPr>
        <w:footnoteReference vyd:_id="vyd:000000000001oh" w:id="47"/>
      </w:r>
      <w:r>
        <w:rPr>
          <w:rFonts w:cs="Times New Roman"/>
          <w:sz w:val="28"/>
          <w:iCs w:val="1"/>
          <w:szCs w:val="28"/>
        </w:rPr>
        <w:t vyd:_id="vyd:000000000001og">.</w:t>
      </w:r>
    </w:p>
    <w:p w14:paraId="38058C73" w14:textId="77777777" w:rsidR="001C1C43" w:rsidRPr="00321B78" w:rsidRDefault="001C1C43" w:rsidP="001C1C43" vyd:_id="vyd:000000000001oa">
      <w:pPr>
        <w:spacing w:line="360" w:lineRule="auto"/>
        <w:ind w:firstLine="709"/>
        <w:rPr>
          <w:rFonts w:cs="Times New Roman"/>
          <w:sz w:val="28"/>
          <w:bCs w:val="1"/>
          <w:szCs w:val="28"/>
        </w:rPr>
      </w:pPr>
      <w:r>
        <w:rPr>
          <w:rFonts w:cs="Times New Roman"/>
          <w:sz w:val="28"/>
          <w:szCs w:val="28"/>
        </w:rPr>
        <w:t vyd:_id="vyd:000000000001oe">Во исполнение поручений Президента России, а также ввиду отсутствия</w:t>
      </w:r>
      <w:r>
        <w:rPr>
          <w:rFonts w:cs="Times New Roman"/>
          <w:sz w:val="28"/>
          <w:bCs w:val="1"/>
          <w:szCs w:val="28"/>
        </w:rPr>
        <w:t vyd:_id="vyd:000000000001od" xml:space="preserve"> законодательного определения понятия охранной зоны газопровода</w:t>
      </w:r>
      <w:r>
        <w:rPr>
          <w:rFonts w:cs="Times New Roman"/>
          <w:sz w:val="28"/>
          <w:szCs w:val="28"/>
        </w:rPr>
        <w:t vyd:_id="vyd:000000000001oc" xml:space="preserve"> был разработан и принят Федеральный</w:t>
      </w:r>
      <w:r>
        <w:rPr>
          <w:rFonts w:cs="Times New Roman"/>
          <w:sz w:val="28"/>
          <w:bCs w:val="1"/>
          <w:szCs w:val="28"/>
        </w:rPr>
        <w:t vyd:_id="vyd:000000000001ob" xml:space="preserve"> закон от 03.08.2018 №342-ФЗ «О внесении изменений в Градостроительный кодекс Российской Федерации и отдельные законодательные акты Российской Федерации» (далее – Закон №342-ФЗ). Указанным Законом было установлено, что «охранная зона газопровода – зона с особыми условиями использования территории (далее – ЗОУИТ), которая устанавливается в порядке, определенном Правительством Российской Федерации, вдоль трассы газопроводов и вокруг других объектов данной системы газоснабжения в целях обеспечения нормальных условий эксплуатации таких объектов и исключения возможности их повреждения».</w:t>
      </w:r>
    </w:p>
    <w:p w14:paraId="47E9EBEC" w14:textId="77777777" w:rsidR="001C1C43" w:rsidRPr="00321B78" w:rsidRDefault="001C1C43" w:rsidP="001C1C43" vyd:_id="vyd:000000000001o4">
      <w:pPr>
        <w:spacing w:line="360" w:lineRule="auto"/>
        <w:ind w:firstLine="709"/>
        <w:rPr>
          <w:rFonts w:cs="Times New Roman"/>
          <w:sz w:val="28"/>
          <w:bCs w:val="1"/>
          <w:szCs w:val="28"/>
        </w:rPr>
      </w:pPr>
      <w:r>
        <w:rPr>
          <w:rFonts w:cs="Times New Roman"/>
          <w:sz w:val="28"/>
          <w:bCs w:val="1"/>
          <w:iCs w:val="1"/>
          <w:szCs w:val="28"/>
        </w:rPr>
        <w:t vyd:_id="vyd:000000000001o9" xml:space="preserve">В целом реализация </w:t>
      </w:r>
      <w:r>
        <w:rPr>
          <w:rFonts w:cs="Times New Roman"/>
          <w:sz w:val="28"/>
          <w:bCs w:val="1"/>
          <w:szCs w:val="28"/>
        </w:rPr>
        <w:t vyd:_id="vyd:000000000001o8">Закона №342-ФЗ</w:t>
      </w:r>
      <w:r>
        <w:rPr>
          <w:rFonts w:cs="Times New Roman"/>
          <w:sz w:val="28"/>
          <w:bCs w:val="1"/>
          <w:iCs w:val="1"/>
          <w:szCs w:val="28"/>
        </w:rPr>
        <w:t vyd:_id="vyd:000000000001o7" xml:space="preserve"> призвана восстановить социальную справедливость в отношении добросовестных приобретателей объектов недвижимого имущества, поскольку закрепляет механизмы для рационального решения проблем собственников уже существующих построек. Кроме того, положения Закона </w:t>
      </w:r>
      <w:r>
        <w:rPr>
          <w:rFonts w:cs="Times New Roman"/>
          <w:sz w:val="28"/>
          <w:bCs w:val="1"/>
          <w:szCs w:val="28"/>
        </w:rPr>
        <w:t vyd:_id="vyd:000000000001o6">№342-ФЗ</w:t>
      </w:r>
      <w:r>
        <w:rPr>
          <w:rFonts w:cs="Times New Roman"/>
          <w:sz w:val="28"/>
          <w:bCs w:val="1"/>
          <w:iCs w:val="1"/>
          <w:szCs w:val="28"/>
        </w:rPr>
        <w:t vyd:_id="vyd:000000000001o5" xml:space="preserve"> несут в себе превентивную функцию, связанную с недопущением выделения земельных участков гражданам в зонах минимальных расстояний до магистральных трубопроводов.</w:t>
      </w:r>
    </w:p>
    <w:p w14:paraId="740C95E5" w14:textId="77777777" w:rsidR="001C1C43" w:rsidRPr="00321B78" w:rsidRDefault="001C1C43" w:rsidP="001C1C43" vyd:_id="vyd:000000000001o2">
      <w:pPr>
        <w:spacing w:line="360" w:lineRule="auto"/>
        <w:ind w:firstLine="709"/>
        <w:rPr>
          <w:rFonts w:cs="Times New Roman"/>
          <w:sz w:val="28"/>
          <w:bCs w:val="1"/>
          <w:szCs w:val="28"/>
        </w:rPr>
      </w:pPr>
      <w:r>
        <w:rPr>
          <w:rFonts w:cs="Times New Roman"/>
          <w:sz w:val="28"/>
          <w:bCs w:val="1"/>
          <w:szCs w:val="28"/>
        </w:rPr>
        <w:t vyd:_id="vyd:000000000001o3">Однако до принятия Закона №342-ФЗ, проблема отсутствия необходимого законодательного регулирования привела к сносу жилых построек в результате исков нефтегазовых компаний к добросовестным приобретателям земельных участков в связи нахождением их земельных участков в недопустимых расстояниях от газопроводов.</w:t>
      </w:r>
    </w:p>
    <w:p w14:paraId="21DF783E" w14:textId="77777777" w:rsidR="001C1C43" w:rsidRPr="00321B78" w:rsidRDefault="001C1C43" w:rsidP="001C1C43" vyd:_id="vyd:000000000001o0">
      <w:pPr>
        <w:spacing w:line="360" w:lineRule="auto"/>
        <w:ind w:firstLine="709"/>
        <w:rPr>
          <w:rFonts w:cs="Times New Roman"/>
          <w:sz w:val="28"/>
          <w:bCs w:val="1"/>
          <w:szCs w:val="28"/>
        </w:rPr>
      </w:pPr>
      <w:r>
        <w:rPr>
          <w:rFonts w:cs="Times New Roman"/>
          <w:sz w:val="28"/>
          <w:bCs w:val="1"/>
          <w:szCs w:val="28"/>
        </w:rPr>
        <w:t vyd:_id="vyd:000000000001o1" xml:space="preserve">Так, в настоящее время на территории Российской Федерации количество строений, расположенных в охранных зонах нефте- и газопроводов по разным оценкам составляет около 1,5 миллиона единиц. Подавляющее большинство судебных решений по вопросу освобождения участков от расположенных на них строений было вынесено в пользу газовых и нефтяных компаний. Помимо этого, согласно решениям судов, ответчиков также обязывали сносить строения за счет собственных сил и средств, руководствуясь положениями статьи 32 Федерального закона от 31 марта 1999 года №69-ФЗ «О газоснабжении в Российской Федерации». География подобных дел обширна: Ставропольский край, Республика Башкортостан, Удмуртская Республика, Республика Коми, Республика Марий Эл, Республика Татарстан, Чувашская Республика, Вологодская, Псковская, Челябинская, Новгородская и Тверская области. </w:t>
      </w:r>
    </w:p>
    <w:p w14:paraId="1514945B" w14:textId="77777777" w:rsidR="001C1C43" w:rsidRPr="00321B78" w:rsidRDefault="001C1C43" w:rsidP="001C1C43" vyd:_id="vyd:000000000001nn">
      <w:pPr>
        <w:spacing w:line="360" w:lineRule="auto"/>
        <w:ind w:firstLine="709"/>
        <w:rPr>
          <w:rFonts w:cs="Times New Roman"/>
          <w:sz w:val="28"/>
          <w:szCs w:val="28"/>
        </w:rPr>
      </w:pPr>
      <w:r>
        <w:rPr>
          <w:rFonts w:cs="Times New Roman"/>
          <w:sz w:val="28"/>
          <w:bCs w:val="1"/>
          <w:szCs w:val="28"/>
        </w:rPr>
        <w:t vyd:_id="vyd:000000000001nz">Здесь необходимо отметить, что земельные участки нередко выделялись гражданам на законных основаниях</w:t>
      </w:r>
      <w:r>
        <w:rPr>
          <w:rFonts w:cs="Times New Roman"/>
          <w:sz w:val="28"/>
          <w:b w:val="1"/>
          <w:szCs w:val="28"/>
        </w:rPr>
        <w:t vyd:_id="vyd:000000000001ny" xml:space="preserve"> </w:t>
      </w:r>
      <w:r>
        <w:rPr>
          <w:rFonts w:cs="Times New Roman"/>
          <w:sz w:val="28"/>
          <w:bCs w:val="1"/>
          <w:szCs w:val="28"/>
        </w:rPr>
        <w:t vyd:_id="vyd:000000000001nx">вблизи инфраструктурных объектов</w:t>
      </w:r>
      <w:r>
        <w:rPr>
          <w:rFonts w:cs="Times New Roman"/>
          <w:sz w:val="28"/>
          <w:b w:val="1"/>
          <w:bCs w:val="1"/>
          <w:szCs w:val="28"/>
        </w:rPr>
        <w:t vyd:_id="vyd:000000000001nw" xml:space="preserve"> </w:t>
      </w:r>
      <w:r>
        <w:rPr>
          <w:rFonts w:cs="Times New Roman"/>
          <w:sz w:val="28"/>
          <w:bCs w:val="1"/>
          <w:szCs w:val="28"/>
        </w:rPr>
        <w:t vyd:_id="vyd:000000000001nv">для ведения</w:t>
      </w:r>
      <w:r>
        <w:rPr>
          <w:rFonts w:cs="Times New Roman"/>
          <w:sz w:val="28"/>
          <w:b w:val="1"/>
          <w:bCs w:val="1"/>
          <w:szCs w:val="28"/>
        </w:rPr>
        <w:t vyd:_id="vyd:000000000001nu" xml:space="preserve"> </w:t>
      </w:r>
      <w:r>
        <w:rPr>
          <w:rFonts w:cs="Times New Roman"/>
          <w:sz w:val="28"/>
          <w:bCs w:val="1"/>
          <w:szCs w:val="28"/>
        </w:rPr>
        <w:t vyd:_id="vyd:000000000001nt">дачного хозяйства, огородничества и садоводства.</w:t>
      </w:r>
      <w:r>
        <w:rPr>
          <w:rFonts w:cs="Times New Roman"/>
          <w:sz w:val="28"/>
          <w:szCs w:val="28"/>
        </w:rPr>
        <w:t vyd:_id="vyd:000000000001ns" xml:space="preserve"> </w:t>
      </w:r>
      <w:r>
        <w:rPr>
          <w:rFonts w:cs="Times New Roman"/>
          <w:sz w:val="28"/>
          <w:bCs w:val="1"/>
          <w:szCs w:val="28"/>
        </w:rPr>
        <w:t vyd:_id="vyd:000000000001nr">Со временем на этих участках стали возводиться</w:t>
      </w:r>
      <w:r>
        <w:rPr>
          <w:rFonts w:cs="Times New Roman"/>
          <w:sz w:val="28"/>
          <w:szCs w:val="28"/>
        </w:rPr>
        <w:t vyd:_id="vyd:000000000001nq" xml:space="preserve"> </w:t>
      </w:r>
      <w:r>
        <w:rPr>
          <w:rFonts w:cs="Times New Roman"/>
          <w:sz w:val="28"/>
          <w:bCs w:val="1"/>
          <w:szCs w:val="28"/>
        </w:rPr>
        <w:t vyd:_id="vyd:000000000001np">жилые дома и иные объекты капитального строительства (ОКС). Учитывая, что сведения о прохождении газопровода представляли собой проектную документацию, находящуюся в архивах местных администраций, сведения о таких объектах не были надлежащим образом нанесены на карты местности</w:t>
      </w:r>
      <w:r>
        <w:rPr>
          <w:rFonts w:cs="Times New Roman"/>
          <w:sz w:val="28"/>
          <w:szCs w:val="28"/>
        </w:rPr>
        <w:t vyd:_id="vyd:000000000001no" xml:space="preserve">. Таким образом, складывалась парадоксальная ситуация, когда земельный участок был выделен на основании решения органов местного самоуправления, но информация об ограничениях территории, на которой участок расположен, отсутствовала. Ввиду того, что газо- и нефтепроводы являются источниками повышенной опасности, нахождение строений вблизи таких объектов законодательно запрещено. На этом основании суды принимали решения в пользу инфраструктурных компаний, а, следовательно, граждане должны были сносить свое имущество. </w:t>
      </w:r>
    </w:p>
    <w:p w14:paraId="518C1284" w14:textId="77777777" w:rsidR="001C1C43" w:rsidRPr="00321B78" w:rsidRDefault="001C1C43" w:rsidP="001C1C43" vyd:_id="vyd:000000000001nl">
      <w:pPr>
        <w:spacing w:line="360" w:lineRule="auto"/>
        <w:ind w:firstLine="709"/>
        <w:rPr>
          <w:rFonts w:cs="Times New Roman"/>
          <w:sz w:val="28"/>
          <w:bCs w:val="1"/>
          <w:szCs w:val="28"/>
        </w:rPr>
      </w:pPr>
      <w:r>
        <w:rPr>
          <w:rFonts w:cs="Times New Roman"/>
          <w:sz w:val="28"/>
          <w:bCs w:val="1"/>
          <w:szCs w:val="28"/>
        </w:rPr>
        <w:t vyd:_id="vyd:000000000001nm" xml:space="preserve">При этом, в ходе рассмотрения споров судами зачастую не учитывались такие факторы, как принцип добросовестности приобретения земельного участка, наличие реальной возможности получить информацию о его нахождении вблизи зоны прохождения магистрального трубопровода, а также осведомленность органов государственной власти и органов местного самоуправления, о наличии трубопроводов вблизи передаваемых в частную собственность земельных участков. Таким образом, многочисленные судебные иски предъявлялись к законным владельцам земельных участков. </w:t>
      </w:r>
    </w:p>
    <w:p w14:paraId="05AF3948" w14:textId="77777777" w:rsidR="001C1C43" w:rsidRPr="00321B78" w:rsidRDefault="001C1C43" w:rsidP="001C1C43" vyd:_id="vyd:000000000001nj">
      <w:pPr>
        <w:spacing w:line="360" w:lineRule="auto"/>
        <w:ind w:firstLine="709"/>
        <w:rPr>
          <w:rFonts w:cs="Times New Roman"/>
          <w:sz w:val="28"/>
          <w:bCs w:val="1"/>
          <w:szCs w:val="28"/>
        </w:rPr>
      </w:pPr>
      <w:r>
        <w:rPr>
          <w:rFonts w:cs="Times New Roman"/>
          <w:sz w:val="28"/>
          <w:bCs w:val="1"/>
          <w:szCs w:val="28"/>
        </w:rPr>
        <w:t vyd:_id="vyd:000000000001nk">В настоящее время Законом № 342-ФЗ введена новая глава в Земельный кодекс Российской Федерации, о правовом регулировании зон с особыми условиями использования территорий (далее – ЗОУИТ). Закон №342-ФЗ также предусматривает единый правовой режим для таких зон, в частности закреплены цели установления таких зон, их исчерпывающий перечень, определены общий порядок изменения и прекращения существования.</w:t>
      </w:r>
    </w:p>
    <w:p w14:paraId="2E354524" w14:textId="77777777" w:rsidR="001C1C43" w:rsidRPr="00321B78" w:rsidRDefault="001C1C43" w:rsidP="001C1C43" vyd:_id="vyd:000000000001nh">
      <w:pPr>
        <w:spacing w:line="360" w:lineRule="auto"/>
        <w:ind w:firstLine="709"/>
        <w:rPr>
          <w:rFonts w:cs="Times New Roman"/>
          <w:sz w:val="28"/>
          <w:bCs w:val="1"/>
          <w:szCs w:val="28"/>
        </w:rPr>
      </w:pPr>
      <w:r>
        <w:rPr>
          <w:rFonts w:cs="Times New Roman"/>
          <w:sz w:val="28"/>
          <w:bCs w:val="1"/>
          <w:szCs w:val="28"/>
        </w:rPr>
        <w:t vyd:_id="vyd:000000000001ni" xml:space="preserve">Стоит отметить, что до принятия упомянутых выше поправок в законодательство, судебная практика все же иногда занимала сторону граждан. Так, согласно определению Судебной коллегии Верховного Суда Российской Федерации от 26.09.2017 по делу №9-КГ17-11, требование о возложении обязанности по сносу дома и хозяйственной постройки было отменено, дело было направлено на новое рассмотрение. </w:t>
      </w:r>
    </w:p>
    <w:p w14:paraId="4CAA4294" w14:textId="77777777" w:rsidR="001C1C43" w:rsidRPr="00321B78" w:rsidRDefault="001C1C43" w:rsidP="001C1C43" vyd:_id="vyd:000000000001nd">
      <w:pPr>
        <w:spacing w:line="360" w:lineRule="auto"/>
        <w:ind w:firstLine="709"/>
        <w:rPr>
          <w:rFonts w:cs="Times New Roman"/>
          <w:sz w:val="28"/>
          <w:bCs w:val="1"/>
          <w:szCs w:val="28"/>
        </w:rPr>
      </w:pPr>
      <w:r>
        <w:rPr>
          <w:rFonts w:cs="Times New Roman"/>
          <w:sz w:val="28"/>
          <w:bCs w:val="1"/>
          <w:szCs w:val="28"/>
        </w:rPr>
        <w:t vyd:_id="vyd:000000000001ng">В 2019 году Верховный Суд по аналогичному делу принял решение о возвращении дела в апелляционную инстанцию для тщательного рассмотрения с учетом выявленных процессуальных и правовых нарушений</w:t>
      </w:r>
      <w:r>
        <w:rPr>
          <w:rFonts w:cs="Times New Roman"/>
          <w:sz w:val="28"/>
          <w:vertAlign w:val="superscript"/>
          <w:bCs w:val="1"/>
          <w:szCs w:val="28"/>
        </w:rPr>
        <w:footnoteReference vyd:_id="vyd:000000000001nf" w:id="48"/>
      </w:r>
      <w:r>
        <w:rPr>
          <w:rFonts w:cs="Times New Roman"/>
          <w:sz w:val="28"/>
          <w:bCs w:val="1"/>
          <w:szCs w:val="28"/>
        </w:rPr>
        <w:t vyd:_id="vyd:000000000001ne">. Суды предыдущих инстанций не приняли во внимание обстоятельства того, что участок был выделен собственнику в 1973 году, дом был возведен в 1991 году, в то время как сведения о газопроводе были внесены в реестр опасных производственных объектов 21 ноября 2013 года.</w:t>
      </w:r>
    </w:p>
    <w:p w14:paraId="3AC91310" w14:textId="77777777" w:rsidR="001C1C43" w:rsidRPr="00321B78" w:rsidRDefault="001C1C43" w:rsidP="001C1C43" vyd:_id="vyd:000000000001n5">
      <w:pPr>
        <w:spacing w:line="360" w:lineRule="auto"/>
        <w:ind w:firstLine="709"/>
        <w:rPr>
          <w:rFonts w:cs="Times New Roman"/>
          <w:sz w:val="28"/>
          <w:bCs w:val="1"/>
          <w:szCs w:val="28"/>
        </w:rPr>
      </w:pPr>
      <w:r>
        <w:rPr>
          <w:rFonts w:cs="Times New Roman"/>
          <w:sz w:val="28"/>
          <w:bCs w:val="1"/>
          <w:szCs w:val="28"/>
        </w:rPr>
        <w:t vyd:_id="vyd:000000000001nc">Суд при рассмотрении указанного дела справедливо указал, что положения статьи 222 Гражданского кодекса Российской Федерации</w:t>
      </w:r>
      <w:r>
        <w:rPr>
          <w:rFonts w:cs="Times New Roman"/>
          <w:sz w:val="28"/>
          <w:vertAlign w:val="superscript"/>
          <w:bCs w:val="1"/>
          <w:szCs w:val="28"/>
        </w:rPr>
        <w:footnoteReference vyd:_id="vyd:000000000001nb" w:id="49"/>
      </w:r>
      <w:r>
        <w:rPr>
          <w:rFonts w:cs="Times New Roman"/>
          <w:sz w:val="28"/>
          <w:bCs w:val="1"/>
          <w:szCs w:val="28"/>
        </w:rPr>
        <w:t vyd:_id="vyd:000000000001na" xml:space="preserve"> и статьи 32 Федерального закона от 31.03.1999 №69-ФЗ «О газоснабжении в Российской Федерации»</w:t>
      </w:r>
      <w:r>
        <w:rPr>
          <w:rFonts w:cs="Times New Roman"/>
          <w:sz w:val="28"/>
          <w:vertAlign w:val="superscript"/>
          <w:bCs w:val="1"/>
          <w:szCs w:val="28"/>
        </w:rPr>
        <w:footnoteReference vyd:_id="vyd:000000000001n9" w:id="50"/>
      </w:r>
      <w:r>
        <w:rPr>
          <w:rFonts w:cs="Times New Roman"/>
          <w:sz w:val="28"/>
          <w:bCs w:val="1"/>
          <w:szCs w:val="28"/>
        </w:rPr>
        <w:t vyd:_id="vyd:000000000001n8" xml:space="preserve">, не действовали на момент возведения спорных строений в 1991 году. При этом названные правовые нормы </w:t>
      </w:r>
      <w:r>
        <w:rPr>
          <w:rFonts w:cs="Times New Roman"/>
          <w:sz w:val="28"/>
          <w:b w:val="1"/>
          <w:bCs w:val="1"/>
          <w:szCs w:val="28"/>
        </w:rPr>
        <w:t vyd:_id="vyd:000000000001n7">не содержат указаний на придание им обратной силы</w:t>
      </w:r>
      <w:r>
        <w:rPr>
          <w:rFonts w:cs="Times New Roman"/>
          <w:sz w:val="28"/>
          <w:bCs w:val="1"/>
          <w:szCs w:val="28"/>
        </w:rPr>
        <w:t vyd:_id="vyd:000000000001n6">.</w:t>
      </w:r>
    </w:p>
    <w:p w14:paraId="4EED2AD9" w14:textId="77777777" w:rsidR="001C1C43" w:rsidRPr="00321B78" w:rsidRDefault="001C1C43" w:rsidP="001C1C43" vyd:_id="vyd:000000000001n3">
      <w:pPr>
        <w:spacing w:line="360" w:lineRule="auto"/>
        <w:ind w:firstLine="709"/>
        <w:rPr>
          <w:rFonts w:cs="Times New Roman"/>
          <w:sz w:val="28"/>
          <w:bCs w:val="1"/>
          <w:szCs w:val="28"/>
        </w:rPr>
      </w:pPr>
      <w:r>
        <w:rPr>
          <w:rFonts w:cs="Times New Roman"/>
          <w:sz w:val="28"/>
          <w:bCs w:val="1"/>
          <w:szCs w:val="28"/>
        </w:rPr>
        <w:t vyd:_id="vyd:000000000001n4">Иного закона, предусматривающего возможность сноса принадлежащих гражданину на праве собственности строений, судами не указано, при том, что подзаконными нормативными актами такая мера ответственности установлена быть не может.</w:t>
      </w:r>
    </w:p>
    <w:p w14:paraId="7B919F18" w14:textId="77777777" w:rsidR="001C1C43" w:rsidRPr="00321B78" w:rsidRDefault="001C1C43" w:rsidP="001C1C43" vyd:_id="vyd:000000000001n1">
      <w:pPr>
        <w:spacing w:line="360" w:lineRule="auto"/>
        <w:ind w:firstLine="709"/>
        <w:rPr>
          <w:rFonts w:cs="Times New Roman"/>
          <w:sz w:val="28"/>
          <w:bCs w:val="1"/>
          <w:szCs w:val="28"/>
        </w:rPr>
      </w:pPr>
      <w:r>
        <w:rPr>
          <w:rFonts w:cs="Times New Roman"/>
          <w:sz w:val="28"/>
          <w:bCs w:val="1"/>
          <w:szCs w:val="28"/>
        </w:rPr>
        <w:t vyd:_id="vyd:000000000001n2">В данной связи необходимо упомянуть о шагах, предпринимаемых органами государственной власти для защиты прав граждан и юридических лиц. Так, в рамках исполнения поручения Правительства Российской Федерации от 08.10.2018 №ДК-П9-182пр, а также во исполнение положений статьи 61 Федерального закона от 13.07.2015 №218-ФЗ «О государственной регистрации недвижимости», статус «архивный» был присвоен сведениям свыше 2000 зон минимальных расстояний газопроводов на всей территории Российской Федерации.</w:t>
      </w:r>
    </w:p>
    <w:p w14:paraId="1C915AE0" w14:textId="77777777" w:rsidR="001C1C43" w:rsidRPr="00321B78" w:rsidRDefault="001C1C43" w:rsidP="001C1C43" vyd:_id="vyd:000000000001mz">
      <w:pPr>
        <w:spacing w:line="360" w:lineRule="auto"/>
        <w:ind w:firstLine="709"/>
        <w:rPr>
          <w:rFonts w:cs="Times New Roman"/>
          <w:sz w:val="28"/>
          <w:bCs w:val="1"/>
          <w:szCs w:val="28"/>
        </w:rPr>
      </w:pPr>
      <w:r>
        <w:rPr>
          <w:rFonts w:cs="Times New Roman"/>
          <w:sz w:val="28"/>
          <w:bCs w:val="1"/>
          <w:szCs w:val="28"/>
        </w:rPr>
        <w:t vyd:_id="vyd:000000000001n0">В настоящее время суды отменяют указанные решения на основании того, что действия регистрирующего органа фактически направлены на пересмотр принятых решений, не принимая во внимание, что на момент постановки на государственный кадастровый учет таких объектов отсутствовали необходимые документы.</w:t>
      </w:r>
    </w:p>
    <w:p w14:paraId="0F58004C" w14:textId="77777777" w:rsidR="001C1C43" w:rsidRPr="00321B78" w:rsidRDefault="001C1C43" w:rsidP="001C1C43" vyd:_id="vyd:000000000001mv">
      <w:pPr>
        <w:spacing w:line="360" w:lineRule="auto"/>
        <w:ind w:firstLine="709"/>
        <w:rPr>
          <w:rFonts w:cs="Times New Roman"/>
          <w:sz w:val="28"/>
          <w:bCs w:val="1"/>
          <w:szCs w:val="28"/>
        </w:rPr>
      </w:pPr>
      <w:r>
        <w:rPr>
          <w:rFonts w:cs="Times New Roman"/>
          <w:sz w:val="28"/>
          <w:bCs w:val="1"/>
          <w:szCs w:val="28"/>
        </w:rPr>
        <w:t vyd:_id="vyd:000000000001my">Следует отметить, что в связи с принятием Закона №342-ФЗ установлена обязанность органа регистрации прав уведомлять правообладателей земельных участков и объектов недвижимого имущества, расположенных в границах ЗОУИТ, о внесении сведений о ЗОУИТ в Единый государственный реестр недвижимости</w:t>
      </w:r>
      <w:r>
        <w:rPr>
          <w:rFonts w:cs="Times New Roman"/>
          <w:sz w:val="28"/>
          <w:vertAlign w:val="superscript"/>
          <w:bCs w:val="1"/>
          <w:szCs w:val="28"/>
        </w:rPr>
        <w:footnoteReference vyd:_id="vyd:000000000001mx" w:id="51"/>
      </w:r>
      <w:r>
        <w:rPr>
          <w:rFonts w:cs="Times New Roman"/>
          <w:sz w:val="28"/>
          <w:bCs w:val="1"/>
          <w:szCs w:val="28"/>
        </w:rPr>
        <w:t vyd:_id="vyd:000000000001mw">.</w:t>
      </w:r>
    </w:p>
    <w:p w14:paraId="3E100A93" w14:textId="77777777" w:rsidR="001C1C43" w:rsidRPr="00321B78" w:rsidRDefault="001C1C43" w:rsidP="001C1C43" vyd:_id="vyd:000000000001mt">
      <w:pPr>
        <w:spacing w:line="360" w:lineRule="auto"/>
        <w:ind w:firstLine="709"/>
        <w:rPr>
          <w:rFonts w:cs="Times New Roman"/>
          <w:sz w:val="28"/>
          <w:bCs w:val="1"/>
          <w:szCs w:val="28"/>
        </w:rPr>
      </w:pPr>
      <w:r>
        <w:rPr>
          <w:rFonts w:cs="Times New Roman"/>
          <w:sz w:val="28"/>
          <w:bCs w:val="1"/>
          <w:szCs w:val="28"/>
        </w:rPr>
        <w:t vyd:_id="vyd:000000000001mu">Законом также установлена возможность выкупа объекта недвижимости, если последний находится в ЗОУИТ, установленной до дня вступления в силу Закона №342-ФЗ, либо находится в границах минимальных расстояний до магистральных или промышленных трубопроводов.</w:t>
      </w:r>
    </w:p>
    <w:p w14:paraId="08726E44" w14:textId="77777777" w:rsidR="001C1C43" w:rsidRPr="00321B78" w:rsidRDefault="001C1C43" w:rsidP="001C1C43" vyd:_id="vyd:000000000001mp">
      <w:pPr>
        <w:spacing w:line="360" w:lineRule="auto"/>
        <w:ind w:firstLine="709"/>
        <w:rPr>
          <w:rFonts w:cs="Times New Roman"/>
          <w:sz w:val="28"/>
          <w:bCs w:val="1"/>
          <w:szCs w:val="28"/>
        </w:rPr>
      </w:pPr>
      <w:r>
        <w:rPr>
          <w:rFonts w:cs="Times New Roman"/>
          <w:sz w:val="28"/>
          <w:bCs w:val="1"/>
          <w:szCs w:val="28"/>
        </w:rPr>
        <w:t vyd:_id="vyd:000000000001ms">Если установление (изменение) ЗОУИТ привело к невозможности использования земельного участка или расположенного на нем объекта недвижимости в соответствии с их разрешенным использованием, то правообладатели зданий, сооружений, в связи с размещением которых принято решение об установлении или изменении ЗОУИТ, застройщики, органы государственной власти, органы местного самоуправления обязаны выкупить такие земельные и (или) расположенный на нем объект недвижимого имущества</w:t>
      </w:r>
      <w:r>
        <w:rPr>
          <w:rFonts w:cs="Times New Roman"/>
          <w:sz w:val="28"/>
          <w:vertAlign w:val="superscript"/>
          <w:bCs w:val="1"/>
          <w:szCs w:val="28"/>
        </w:rPr>
        <w:footnoteReference vyd:_id="vyd:000000000001mr" w:id="52"/>
      </w:r>
      <w:r>
        <w:rPr>
          <w:rFonts w:cs="Times New Roman"/>
          <w:sz w:val="28"/>
          <w:bCs w:val="1"/>
          <w:szCs w:val="28"/>
        </w:rPr>
        <w:t vyd:_id="vyd:000000000001mq" xml:space="preserve">. </w:t>
      </w:r>
    </w:p>
    <w:p w14:paraId="28FCD769" w14:textId="77777777" w:rsidR="001C1C43" w:rsidRPr="00321B78" w:rsidRDefault="001C1C43" w:rsidP="001C1C43" vyd:_id="vyd:000000000001mn">
      <w:pPr>
        <w:spacing w:line="360" w:lineRule="auto"/>
        <w:ind w:firstLine="709"/>
        <w:rPr>
          <w:rFonts w:cs="Times New Roman"/>
          <w:sz w:val="28"/>
          <w:bCs w:val="1"/>
          <w:szCs w:val="28"/>
        </w:rPr>
      </w:pPr>
      <w:r>
        <w:rPr>
          <w:rFonts w:cs="Times New Roman"/>
          <w:sz w:val="28"/>
          <w:bCs w:val="1"/>
          <w:szCs w:val="28"/>
        </w:rPr>
        <w:t vyd:_id="vyd:000000000001mo" xml:space="preserve">В случае если правообладателю земельного участка, утратившему возможность его использования в связи с установлением (изменением) ЗОУИТ, были возмещены убытки в связи с ограничением прав в связи с установлением/изменением ЗОУИТ, то выкуп земельного участка, либо выплата возмещения в связи с прекращением прав на него не осуществляется. </w:t>
      </w:r>
    </w:p>
    <w:p w14:paraId="06E08D2C" w14:textId="77777777" w:rsidR="001C1C43" w:rsidRPr="00321B78" w:rsidRDefault="001C1C43" w:rsidP="001C1C43" vyd:_id="vyd:000000000001mj">
      <w:pPr>
        <w:spacing w:line="360" w:lineRule="auto"/>
        <w:ind w:firstLine="709"/>
        <w:rPr>
          <w:rFonts w:cs="Times New Roman"/>
          <w:sz w:val="28"/>
          <w:bCs w:val="1"/>
          <w:szCs w:val="28"/>
        </w:rPr>
      </w:pPr>
      <w:r>
        <w:rPr>
          <w:rFonts w:cs="Times New Roman"/>
          <w:sz w:val="28"/>
          <w:bCs w:val="1"/>
          <w:szCs w:val="28"/>
        </w:rPr>
        <w:t vyd:_id="vyd:000000000001mm">Если объект недвижимости возведен в границах ЗОУИТ, установленной до дня официального опубликования Закона №342-ФЗ в целях: охраны жизни граждан; обеспечения безопасности полетов воздушных судов; обеспечения безопасной эксплуатации объектов капитального строительства, для охраны которого установлена такая зона, то такой объект недвижимости подлежит сносу либо приведению в соответствие с установленными требованиями в случае несоответствия ограничениям, действующим в такой ЗОУИТ при условии предварительного возмещения убытков правообладателям</w:t>
      </w:r>
      <w:r>
        <w:rPr>
          <w:rFonts w:cs="Times New Roman"/>
          <w:sz w:val="28"/>
          <w:vertAlign w:val="superscript"/>
          <w:bCs w:val="1"/>
          <w:szCs w:val="28"/>
        </w:rPr>
        <w:footnoteReference vyd:_id="vyd:000000000001ml" w:id="53"/>
      </w:r>
      <w:r>
        <w:rPr>
          <w:rFonts w:cs="Times New Roman"/>
          <w:sz w:val="28"/>
          <w:bCs w:val="1"/>
          <w:szCs w:val="28"/>
        </w:rPr>
        <w:t vyd:_id="vyd:000000000001mk">.</w:t>
      </w:r>
    </w:p>
    <w:p w14:paraId="6F948309" w14:textId="77777777" w:rsidR="001C1C43" w:rsidRPr="00321B78" w:rsidRDefault="001C1C43" w:rsidP="001C1C43" vyd:_id="vyd:000000000001mf">
      <w:pPr>
        <w:spacing w:line="360" w:lineRule="auto"/>
        <w:ind w:firstLine="709"/>
        <w:rPr>
          <w:rFonts w:cs="Times New Roman"/>
          <w:sz w:val="28"/>
          <w:bCs w:val="1"/>
          <w:szCs w:val="28"/>
        </w:rPr>
      </w:pPr>
      <w:r>
        <w:rPr>
          <w:rFonts w:cs="Times New Roman"/>
          <w:sz w:val="28"/>
          <w:bCs w:val="1"/>
          <w:szCs w:val="28"/>
        </w:rPr>
        <w:t vyd:_id="vyd:000000000001mi">При этом, если ЗОУИТ установлена до дня официального опубликования Закона №342-ФЗ (за исключением ЗОУИТ, установленных в целях охраны жизни граждан, обеспечения безопасности полетов воздушных судов или в целях обеспечения безопасной эксплуатации ОКС, для охраны которых установлена такая зона), независимо от установленных ограничений зоны допускается возможность его использования</w:t>
      </w:r>
      <w:r>
        <w:rPr>
          <w:rFonts w:cs="Times New Roman"/>
          <w:sz w:val="28"/>
          <w:vertAlign w:val="superscript"/>
          <w:bCs w:val="1"/>
          <w:szCs w:val="28"/>
        </w:rPr>
        <w:footnoteReference vyd:_id="vyd:000000000001mh" w:id="54"/>
      </w:r>
      <w:r>
        <w:rPr>
          <w:rFonts w:cs="Times New Roman"/>
          <w:sz w:val="28"/>
          <w:bCs w:val="1"/>
          <w:szCs w:val="28"/>
        </w:rPr>
        <w:t vyd:_id="vyd:000000000001mg">. Правообладателям указанных выше объектов недвижимости не возмещаются убытки в связи с установлением ЗОУИТ.</w:t>
      </w:r>
    </w:p>
    <w:p w14:paraId="2F73D6FF" w14:textId="273594E4" w:rsidR="001C1C43" w:rsidRPr="00D74378" w:rsidRDefault="001C1C43" w:rsidP="001C1C43" vyd:_id="vyd:000000000001mb">
      <w:pPr>
        <w:spacing w:line="360" w:lineRule="auto"/>
        <w:ind w:firstLine="709"/>
        <w:rPr>
          <w:rFonts w:cs="Times New Roman"/>
          <w:sz w:val="28"/>
          <w:bCs w:val="1"/>
          <w:szCs w:val="28"/>
        </w:rPr>
      </w:pPr>
      <w:r>
        <w:rPr>
          <w:rFonts w:cs="Times New Roman"/>
          <w:sz w:val="28"/>
          <w:bCs w:val="1"/>
          <w:szCs w:val="28"/>
        </w:rPr>
        <w:t vyd:_id="vyd:000000000001me" xml:space="preserve">Учитывая вышеизложенное, следует отметить необходимость соблюдения баланса частных и публичных интересов, путем обеспечения равных возможности сторонам для реализации своих законных прав. </w:t>
      </w:r>
      <w:r>
        <w:rPr>
          <w:rFonts w:cs="Times New Roman"/>
          <w:sz w:val="28"/>
          <w:bCs w:val="1"/>
          <w:szCs w:val="28"/>
        </w:rPr>
        <w:t vyd:_id="vyd:000000000001md">Представляется</w:t>
      </w:r>
      <w:r>
        <w:rPr>
          <w:rFonts w:cs="Times New Roman"/>
          <w:sz w:val="28"/>
          <w:bCs w:val="1"/>
          <w:szCs w:val="28"/>
        </w:rPr>
        <w:t vyd:_id="vyd:000000000001mc" xml:space="preserve"> необходимым разработать комплекс мероприятий, который будет направлен на реальную оценку существующей застройки и инфраструктуры. Под результатом следует понимать предложение разумной альтернативы сносу построек в качестве единственного способа обеспечения безопасности при эксплуатации объектов систем нефте-, газоснабжения. Так, в случае наличия большого количества объектов, расположенных в зоне газопроводов, целесообразнее осуществить перенос участков магистральных газопроводов за пределы минимально допустимых расстояний по отношению к зданиям и сооружениям, а не сами постройки. В частности, дело касается населенных пунктов или садоводческих некоммерческих товариществах (СНТ), которые существуют не одно десятилетие или были застроены раньше, чем был проведен газопровод. </w:t>
      </w:r>
    </w:p>
    <w:p w14:paraId="4DDCF172" w14:textId="77777777" w:rsidR="00D74378" w:rsidRPr="00D74378" w:rsidRDefault="00D74378" w:rsidP="00D74378" vyd:_id="vyd:000000000001m9">
      <w:pPr>
        <w:spacing w:line="360" w:lineRule="auto"/>
        <w:ind w:firstLine="709"/>
        <w:rPr>
          <w:rFonts w:cs="Times New Roman"/>
          <w:sz w:val="28"/>
          <w:bCs w:val="1"/>
          <w:szCs w:val="28"/>
        </w:rPr>
      </w:pPr>
      <w:r>
        <w:rPr>
          <w:rFonts w:cs="Times New Roman"/>
          <w:sz w:val="28"/>
          <w:bCs w:val="1"/>
          <w:szCs w:val="28"/>
        </w:rPr>
        <w:t vyd:_id="vyd:000000000001ma">Между тем, газо- и нефтепроводы являются источниками повышенной опасности, и нахождение в зонах минимальных расстояний зданий, строений и сооружений законодательно запрещено. В связи с этим, расположенные в указанных зонах объекты недвижимости, согласно решениям судов, подпадают под действие статьи 222 Гражданского кодекса Российской Федерации о самовольном строительстве и подлежат сносу. При этом в ходе рассмотрения споров судами зачастую не учитывались такие факторы, как принцип добросовестности приобретения земельного участка, наличие реальной возможности получить информацию о его нахождении вблизи зоны прохождения магистрального трубопровода, а также осведомленность органов публичной власти о наличии трубопроводов вблизи передаваемых в частную собственность земельных участков. Нередко причиной нарушений установленных в строительных нормах и правилах ограничений являлось отсутствие сведений о границах соответствующих зон отчуждений в Едином государственный реестр недвижимости (далее – ЕГРН), из-за чего собственники строений, а также уполномоченные на выдачу разрешительной документации на строительство органы публичной власти не имели необходимых сведений. Таким образом, многочисленные судебные иски предъявлялись к законным владельцам земельных участков. В результате на добросовестных лиц возлагались все риски, связанные с публичными ограничениями, что очевидно необоснованно смещало баланс интересов в пользу субъектов естественных монополий и органов, осуществляющих публичные функции.</w:t>
      </w:r>
    </w:p>
    <w:p w14:paraId="30277343" w14:textId="77777777" w:rsidR="00D74378" w:rsidRPr="00D74378" w:rsidRDefault="00D74378" w:rsidP="00D74378" vyd:_id="vyd:000000000001m7">
      <w:pPr>
        <w:spacing w:line="360" w:lineRule="auto"/>
        <w:ind w:firstLine="709"/>
        <w:rPr>
          <w:rFonts w:cs="Times New Roman"/>
          <w:sz w:val="28"/>
          <w:bCs w:val="1"/>
          <w:iCs w:val="1"/>
          <w:szCs w:val="28"/>
        </w:rPr>
      </w:pPr>
      <w:r>
        <w:rPr>
          <w:rFonts w:cs="Times New Roman"/>
          <w:sz w:val="28"/>
          <w:bCs w:val="1"/>
          <w:iCs w:val="1"/>
          <w:szCs w:val="28"/>
        </w:rPr>
        <w:t vyd:_id="vyd:000000000001m8" xml:space="preserve">Еще в 2017 году Президентом Российской Федерации В.В. Путиным были даны поручения Правительству России: </w:t>
      </w:r>
    </w:p>
    <w:p w14:paraId="747DAACD" w14:textId="77777777" w:rsidR="00D74378" w:rsidRPr="00D74378" w:rsidRDefault="00D74378" w:rsidP="00D74378" vyd:_id="vyd:000000000001m3">
      <w:pPr>
        <w:spacing w:line="360" w:lineRule="auto"/>
        <w:ind w:firstLine="709"/>
        <w:rPr>
          <w:rFonts w:cs="Times New Roman"/>
          <w:sz w:val="28"/>
          <w:bCs w:val="1"/>
          <w:iCs w:val="1"/>
          <w:szCs w:val="28"/>
        </w:rPr>
      </w:pPr>
      <w:r>
        <w:rPr>
          <w:rFonts w:cs="Times New Roman"/>
          <w:sz w:val="28"/>
          <w:bCs w:val="1"/>
          <w:iCs w:val="1"/>
          <w:szCs w:val="28"/>
        </w:rPr>
        <w:t vyd:_id="vyd:000000000001m6">– определить возможное количество граждан, жилых домов и иных объектов капитального строительства, которые полностью или частично расположены в зонах минимально допустимых расстояний от магистральных трубопроводов, и граждан, в отношении которых поданы исковые заявления о сносе указанных объектов или получены соответствующие судебные решения, в том числе исполненные</w:t>
      </w:r>
      <w:r>
        <w:rPr>
          <w:rFonts w:cs="Times New Roman"/>
          <w:sz w:val="28"/>
          <w:vertAlign w:val="superscript"/>
          <w:bCs w:val="1"/>
          <w:iCs w:val="1"/>
          <w:szCs w:val="28"/>
        </w:rPr>
        <w:footnoteReference vyd:_id="vyd:000000000001m5" w:id="55"/>
      </w:r>
      <w:r>
        <w:rPr>
          <w:rFonts w:cs="Times New Roman"/>
          <w:sz w:val="28"/>
          <w:bCs w:val="1"/>
          <w:iCs w:val="1"/>
          <w:szCs w:val="28"/>
        </w:rPr>
        <w:t vyd:_id="vyd:000000000001m4">;</w:t>
      </w:r>
    </w:p>
    <w:p w14:paraId="140E7608" w14:textId="77777777" w:rsidR="00D74378" w:rsidRPr="00D74378" w:rsidRDefault="00D74378" w:rsidP="00D74378" vyd:_id="vyd:000000000001lz">
      <w:pPr>
        <w:spacing w:line="360" w:lineRule="auto"/>
        <w:ind w:firstLine="709"/>
        <w:rPr>
          <w:rFonts w:cs="Times New Roman"/>
          <w:sz w:val="28"/>
          <w:bCs w:val="1"/>
          <w:iCs w:val="1"/>
          <w:szCs w:val="28"/>
        </w:rPr>
      </w:pPr>
      <w:r>
        <w:rPr>
          <w:rFonts w:cs="Times New Roman"/>
          <w:sz w:val="28"/>
          <w:bCs w:val="1"/>
          <w:iCs w:val="1"/>
          <w:szCs w:val="28"/>
        </w:rPr>
        <w:t vyd:_id="vyd:000000000001m2">– обеспечить внесение изменений в законодательство Российской Федерации в целях создания правовых механизмов для возможного использования гражданами зданий и сооружений, не относящихся к магистральным трубопроводам и расположенных в пределах минимальных расстояний от магистральных трубопроводов» до 31 декабря 2017 года</w:t>
      </w:r>
      <w:r>
        <w:rPr>
          <w:rFonts w:cs="Times New Roman"/>
          <w:sz w:val="28"/>
          <w:vertAlign w:val="superscript"/>
          <w:bCs w:val="1"/>
          <w:iCs w:val="1"/>
          <w:szCs w:val="28"/>
        </w:rPr>
        <w:footnoteReference vyd:_id="vyd:000000000001m1" w:id="56"/>
      </w:r>
      <w:r>
        <w:rPr>
          <w:rFonts w:cs="Times New Roman"/>
          <w:sz w:val="28"/>
          <w:bCs w:val="1"/>
          <w:iCs w:val="1"/>
          <w:szCs w:val="28"/>
        </w:rPr>
        <w:t vyd:_id="vyd:000000000001m0">.</w:t>
      </w:r>
    </w:p>
    <w:p w14:paraId="09D2D89E" w14:textId="77777777" w:rsidR="00D74378" w:rsidRPr="00D74378" w:rsidRDefault="00D74378" w:rsidP="00D74378" vyd:_id="vyd:000000000001lx">
      <w:pPr>
        <w:spacing w:line="360" w:lineRule="auto"/>
        <w:ind w:firstLine="709"/>
        <w:rPr>
          <w:rFonts w:cs="Times New Roman"/>
          <w:sz w:val="28"/>
          <w:bCs w:val="1"/>
          <w:szCs w:val="28"/>
        </w:rPr>
      </w:pPr>
      <w:r>
        <w:rPr>
          <w:rFonts w:cs="Times New Roman"/>
          <w:sz w:val="28"/>
          <w:bCs w:val="1"/>
          <w:szCs w:val="28"/>
        </w:rPr>
        <w:t vyd:_id="vyd:000000000001ly">Во исполнение поручений Президента России, а также ввиду отсутствия законодательного определения понятия охранной зоны газопровода был разработан и принят Федеральный закон от 3 августа 2018 года № 342-ФЗ «О внесении изменений в Градостроительный кодекс Российской Федерации и отдельные законодательные акты Российской Федерации» (далее – Закон № 342-ФЗ). Указанным Законом было установлено, что «охранная зона газопровода – это зона с особыми условиями использования территории (далее – ЗОУИТ), которая устанавливается в порядке, определенном Правительством Российской Федерации, вдоль трассы газопроводов и вокруг других объектов данной системы газоснабжения в целях обеспечения нормальных условий эксплуатации таких объектов и исключения возможности их повреждения».</w:t>
      </w:r>
    </w:p>
    <w:p w14:paraId="78CCD25A" w14:textId="77777777" w:rsidR="00D74378" w:rsidRPr="00D74378" w:rsidRDefault="00D74378" w:rsidP="00D74378" vyd:_id="vyd:000000000001lr">
      <w:pPr>
        <w:spacing w:line="360" w:lineRule="auto"/>
        <w:ind w:firstLine="709"/>
        <w:rPr>
          <w:rFonts w:cs="Times New Roman"/>
          <w:sz w:val="28"/>
          <w:bCs w:val="1"/>
          <w:szCs w:val="28"/>
        </w:rPr>
      </w:pPr>
      <w:r>
        <w:rPr>
          <w:rFonts w:cs="Times New Roman"/>
          <w:sz w:val="28"/>
          <w:bCs w:val="1"/>
          <w:iCs w:val="1"/>
          <w:szCs w:val="28"/>
        </w:rPr>
        <w:t vyd:_id="vyd:000000000001lw" xml:space="preserve">В целом </w:t>
      </w:r>
      <w:r>
        <w:rPr>
          <w:rFonts w:cs="Times New Roman"/>
          <w:sz w:val="28"/>
          <w:bCs w:val="1"/>
          <w:szCs w:val="28"/>
        </w:rPr>
        <w:t vyd:_id="vyd:000000000001lv">Закон № 342-ФЗ</w:t>
      </w:r>
      <w:r>
        <w:rPr>
          <w:rFonts w:cs="Times New Roman"/>
          <w:sz w:val="28"/>
          <w:bCs w:val="1"/>
          <w:iCs w:val="1"/>
          <w:szCs w:val="28"/>
        </w:rPr>
        <w:t vyd:_id="vyd:000000000001lu" xml:space="preserve"> направлен на защиту прав и интересов добросовестных приобретателей объектов недвижимого имущества. Кроме того, его положения несут в себе превентивную функцию, связанную с недопущением выделения земельных участков гражданам в зонах минимальных расстояний до магистральных трубопроводов</w:t>
      </w:r>
      <w:r>
        <w:rPr>
          <w:rFonts w:cs="Times New Roman"/>
          <w:sz w:val="28"/>
          <w:vertAlign w:val="superscript"/>
          <w:bCs w:val="1"/>
          <w:iCs w:val="1"/>
          <w:szCs w:val="28"/>
        </w:rPr>
        <w:footnoteReference vyd:_id="vyd:000000000001lt" w:id="57"/>
      </w:r>
      <w:r>
        <w:rPr>
          <w:rFonts w:cs="Times New Roman"/>
          <w:sz w:val="28"/>
          <w:bCs w:val="1"/>
          <w:iCs w:val="1"/>
          <w:szCs w:val="28"/>
        </w:rPr>
        <w:t vyd:_id="vyd:000000000001ls" xml:space="preserve">. </w:t>
      </w:r>
    </w:p>
    <w:p w14:paraId="64AEC64C" w14:textId="77777777" w:rsidR="00D74378" w:rsidRPr="00D74378" w:rsidRDefault="00D74378" w:rsidP="00D74378" vyd:_id="vyd:000000000001lk">
      <w:pPr>
        <w:spacing w:line="360" w:lineRule="auto"/>
        <w:ind w:firstLine="709"/>
        <w:rPr>
          <w:rFonts w:cs="Times New Roman"/>
          <w:sz w:val="28"/>
          <w:bCs w:val="1"/>
          <w:szCs w:val="28"/>
        </w:rPr>
      </w:pPr>
      <w:r>
        <w:rPr>
          <w:rFonts w:cs="Times New Roman"/>
          <w:sz w:val="28"/>
          <w:bCs w:val="1"/>
          <w:szCs w:val="28"/>
        </w:rPr>
        <w:t vyd:_id="vyd:000000000001lq" xml:space="preserve">Вместе с тем, правоприменительная практика введенных в 2018 году норм выявила ряд недостатков. Так, например, обязанность уполномоченных органов власти по направлению сведений об установлении ЗОУИТ и ее границах органу местного самоуправления и обязанность органа регистрации прав уведомить правообладателей земельных участков о внесении сведений о ЗОУИТ в ЕГРН установлены только лишь к зонам, которые будут созданы после вступления в силу соответствующих положений Земельного </w:t>
      </w:r>
      <w:r>
        <w:fldChar w:fldCharType="begin" vyd:_id="vyd:000000000001lo"/>
      </w:r>
      <w:r>
        <w:instrText>HYPERLINK "consultantplus://offline/ref=9AB9D0A6C62788D4E8746FD2BC7686F5475DD3D5BE8B2DE199C4969DDA7B563037D904E7786CC24C73C023B04Du8YFI"</w:instrText>
      </w:r>
      <w:r>
        <w:fldChar w:fldCharType="separate"/>
      </w:r>
      <w:r>
        <w:rPr>
          <w:rStyle w:val="ac"/>
          <w:rFonts w:cs="Times New Roman"/>
          <w:sz w:val="28"/>
          <w:color w:val="auto"/>
          <w:u w:val="none"/>
          <w:bCs w:val="1"/>
          <w:szCs w:val="28"/>
        </w:rPr>
        <w:t vyd:_id="vyd:000000000001lp">кодекса</w:t>
      </w:r>
      <w:r>
        <w:fldChar w:fldCharType="end" vyd:_id="vyd:000000000001lo-end"/>
      </w:r>
      <w:r>
        <w:rPr>
          <w:rFonts w:cs="Times New Roman"/>
          <w:sz w:val="28"/>
          <w:bCs w:val="1"/>
          <w:szCs w:val="28"/>
        </w:rPr>
        <w:t vyd:_id="vyd:000000000001ln" xml:space="preserve"> Российской Федерации. В отношении уже существующих ЗОУИТ, действующим законодательством не предусмотрены нормы, имеющие обратную силу</w:t>
      </w:r>
      <w:r>
        <w:rPr>
          <w:rFonts w:cs="Times New Roman"/>
          <w:sz w:val="28"/>
          <w:vertAlign w:val="superscript"/>
          <w:bCs w:val="1"/>
          <w:szCs w:val="28"/>
        </w:rPr>
        <w:footnoteReference vyd:_id="vyd:000000000001lm" w:id="58"/>
      </w:r>
      <w:r>
        <w:rPr>
          <w:rFonts w:cs="Times New Roman"/>
          <w:sz w:val="28"/>
          <w:bCs w:val="1"/>
          <w:szCs w:val="28"/>
        </w:rPr>
        <w:t vyd:_id="vyd:000000000001ll">.</w:t>
      </w:r>
    </w:p>
    <w:p w14:paraId="1FFA3857" w14:textId="77777777" w:rsidR="00D74378" w:rsidRPr="00D74378" w:rsidRDefault="00D74378" w:rsidP="00D74378" vyd:_id="vyd:000000000001li">
      <w:pPr>
        <w:spacing w:line="360" w:lineRule="auto"/>
        <w:ind w:firstLine="709"/>
        <w:rPr>
          <w:rFonts w:cs="Times New Roman"/>
          <w:sz w:val="28"/>
          <w:bCs w:val="1"/>
          <w:szCs w:val="28"/>
        </w:rPr>
      </w:pPr>
      <w:r>
        <w:rPr>
          <w:rFonts w:cs="Times New Roman"/>
          <w:sz w:val="28"/>
          <w:bCs w:val="1"/>
          <w:szCs w:val="28"/>
        </w:rPr>
        <w:t vyd:_id="vyd:000000000001lj">В отношении распределения издержек по сносу строений, расположенных в зоне минимальных расстояний до газопроводов, Конституционный Суд Российской Федерации выразил мнение в своем Постановлении от 3 июля 2019 года № 26-П. Так, вопрос о распределении между уровнями (органами) публичной власти обязанностей по возмещению гражданам – при условии должной добросовестности, разумности и осмотрительности с их стороны – ущерба в случае сноса построек, возведенных в нарушение установленных требований, на земельном участке, предоставленном местными органами государственной власти РСФСР для ведения садоводства и расположенном в охранной зоне опасного производственного объекта, надлежит урегулировать федеральному законодателю, с тем чтобы бремя такого возмещения не ложилось лишь на муниципальные образования, принимая во внимание правовые позиции, выраженные в Постановлении, на основе конституционных требований справедливости и пропорциональности.</w:t>
      </w:r>
    </w:p>
    <w:p w14:paraId="5D501634" w14:textId="77777777" w:rsidR="00D74378" w:rsidRPr="00D74378" w:rsidRDefault="00D74378" w:rsidP="00D74378" vyd:_id="vyd:000000000001lg">
      <w:pPr>
        <w:spacing w:line="360" w:lineRule="auto"/>
        <w:ind w:firstLine="709"/>
        <w:rPr>
          <w:rFonts w:cs="Times New Roman"/>
          <w:sz w:val="28"/>
          <w:bCs w:val="1"/>
          <w:szCs w:val="28"/>
        </w:rPr>
      </w:pPr>
      <w:r>
        <w:rPr>
          <w:rFonts w:cs="Times New Roman"/>
          <w:sz w:val="28"/>
          <w:bCs w:val="1"/>
          <w:szCs w:val="28"/>
        </w:rPr>
        <w:t vyd:_id="vyd:000000000001lh">Как отметил Конституционный Суд Российской Федерации, осуществляя такое регулирование, законодатель не лишен возможности установить в качестве общего правила конкретную пропорцию распределения возмещения соответствующего ущерба между публичными образованиями, относящимися к разным уровням публичной власти.</w:t>
      </w:r>
    </w:p>
    <w:p w14:paraId="6470B65C" w14:textId="77777777" w:rsidR="00D74378" w:rsidRPr="00D74378" w:rsidRDefault="00D74378" w:rsidP="00D74378" vyd:_id="vyd:000000000001l7">
      <w:pPr>
        <w:spacing w:line="360" w:lineRule="auto"/>
        <w:ind w:firstLine="709"/>
        <w:rPr>
          <w:rFonts w:cs="Times New Roman"/>
          <w:sz w:val="28"/>
          <w:bCs w:val="1"/>
          <w:szCs w:val="28"/>
        </w:rPr>
      </w:pPr>
      <w:r>
        <w:rPr>
          <w:rFonts w:cs="Times New Roman"/>
          <w:sz w:val="28"/>
          <w:bCs w:val="1"/>
          <w:szCs w:val="28"/>
        </w:rPr>
        <w:t vyd:_id="vyd:000000000001lf" xml:space="preserve">Вместе с тем судья Конституционного Суда Российской Федерации Г.А. Гаджиев в </w:t>
      </w:r>
      <w:r>
        <w:fldChar w:fldCharType="begin" vyd:_id="vyd:000000000001ld"/>
      </w:r>
      <w:r>
        <w:instrText>HYPERLINK "consultantplus://offline/ref=AD730AB56746B3570FE8D378E5E849FAAB4BCF940098CDCEE722ABD4EA098A49745E83B7B4E27BCE837DFE64D76A7764BAAE7FB2334D9767q6JAI"</w:instrText>
      </w:r>
      <w:r>
        <w:fldChar w:fldCharType="separate"/>
      </w:r>
      <w:r>
        <w:rPr>
          <w:rStyle w:val="ac"/>
          <w:rFonts w:cs="Times New Roman"/>
          <w:sz w:val="28"/>
          <w:color w:val="auto"/>
          <w:u w:val="none"/>
          <w:bCs w:val="1"/>
          <w:szCs w:val="28"/>
        </w:rPr>
        <w:t vyd:_id="vyd:000000000001le">Мнении</w:t>
      </w:r>
      <w:r>
        <w:fldChar w:fldCharType="end" vyd:_id="vyd:000000000001ld-end"/>
      </w:r>
      <w:r>
        <w:rPr>
          <w:rFonts w:cs="Times New Roman"/>
          <w:sz w:val="28"/>
          <w:bCs w:val="1"/>
          <w:szCs w:val="28"/>
        </w:rPr>
        <w:t vyd:_id="vyd:000000000001lc" xml:space="preserve"> к Постановлению от 3 июля 2019 года № 26-П выразил позицию о том, что с принятием </w:t>
      </w:r>
      <w:r>
        <w:fldChar w:fldCharType="begin" vyd:_id="vyd:000000000001la"/>
      </w:r>
      <w:r>
        <w:instrText>HYPERLINK "consultantplus://offline/ref=AD730AB56746B3570FE8D378E5E849FAAB4DCF97029FCDCEE722ABD4EA098A49745E83B7BCE27ECDD427EE609E3E7E7BBEB461B42D4Dq9J6I"</w:instrText>
      </w:r>
      <w:r>
        <w:fldChar w:fldCharType="separate"/>
      </w:r>
      <w:r>
        <w:rPr>
          <w:rStyle w:val="ac"/>
          <w:rFonts w:cs="Times New Roman"/>
          <w:sz w:val="28"/>
          <w:color w:val="auto"/>
          <w:u w:val="none"/>
          <w:bCs w:val="1"/>
          <w:szCs w:val="28"/>
        </w:rPr>
        <w:t vyd:_id="vyd:000000000001lb">статьи 57.1</w:t>
      </w:r>
      <w:r>
        <w:fldChar w:fldCharType="end" vyd:_id="vyd:000000000001la-end"/>
      </w:r>
      <w:r>
        <w:rPr>
          <w:rFonts w:cs="Times New Roman"/>
          <w:sz w:val="28"/>
          <w:bCs w:val="1"/>
          <w:szCs w:val="28"/>
        </w:rPr>
        <w:t vyd:_id="vyd:000000000001l9" xml:space="preserve"> Земельного Кодекса Российской Федерации «созданная законодателем система компенсации собственникам недвижимости приобрела черты, позволяющие предположить, что это новая система распределения ущерба, основанная на началах риска, а не на началах вины». Г.А. Гаджиев отметил необходимость применения новых правовых конструкций, предусматривающих справедливое распределение рисков собственников земельных участков и строений, находящихся в «старых» зонах с особыми условиями использования территорий, либо в придании уже имеющимся нормам земельного законодательства обратной силы, либо в создании сходных с ними правовых норм.</w:t>
      </w:r>
      <w:r>
        <w:rPr>
          <w:rFonts w:cs="Times New Roman"/>
          <w:sz w:val="28"/>
          <w:bCs w:val="1"/>
          <w:iCs w:val="1"/>
          <w:szCs w:val="28"/>
        </w:rPr>
        <w:t vyd:_id="vyd:000000000001l8" xml:space="preserve"> Таким образом, по мнению судьи Конституционного Суда Российской Федерации, ответственность за риски, которые связаны с длительной эксплуатацией трубопроводов и привели к создавшейся ситуации, должны также нести ПАО «Газпром» и другие естественные монополии по аналогии с правилами распределения рисков (между компаниями и органами публичной власти), внесенными в 2018 году в Земельный кодекс Российской Федерации.</w:t>
      </w:r>
    </w:p>
    <w:p w14:paraId="5310CFB9" w14:textId="77777777" w:rsidR="00D74378" w:rsidRPr="00D74378" w:rsidRDefault="00D74378" w:rsidP="00D74378" vyd:_id="vyd:000000000001ku">
      <w:pPr>
        <w:spacing w:line="360" w:lineRule="auto"/>
        <w:ind w:firstLine="709"/>
        <w:rPr>
          <w:rFonts w:cs="Times New Roman"/>
          <w:sz w:val="28"/>
          <w:bCs w:val="1"/>
          <w:szCs w:val="28"/>
        </w:rPr>
      </w:pPr>
      <w:r>
        <w:rPr>
          <w:rFonts w:cs="Times New Roman"/>
          <w:sz w:val="28"/>
          <w:bCs w:val="1"/>
          <w:szCs w:val="28"/>
        </w:rPr>
        <w:t vyd:_id="vyd:000000000001l6">Стоит отметить, что за последнее время судебная практика по сносу капитальных строений на участках, оказавшихся в охранной зоне, и компенсации их собственникам материального ущерба, существенно изменилась. Так, в 2019 году Верховный Суд Российской Федерации принял определение о возвращении дела в апелляционную инстанцию для тщательного рассмотрения с учетом выявленных процессуальных и правовых нарушений</w:t>
      </w:r>
      <w:r>
        <w:rPr>
          <w:rFonts w:cs="Times New Roman"/>
          <w:sz w:val="28"/>
          <w:vertAlign w:val="superscript"/>
          <w:bCs w:val="1"/>
          <w:szCs w:val="28"/>
        </w:rPr>
        <w:footnoteReference vyd:_id="vyd:000000000001l5" w:id="59"/>
      </w:r>
      <w:r>
        <w:rPr>
          <w:rFonts w:cs="Times New Roman"/>
          <w:sz w:val="28"/>
          <w:bCs w:val="1"/>
          <w:szCs w:val="28"/>
        </w:rPr>
        <w:t vyd:_id="vyd:000000000001l4" xml:space="preserve">. В акте Верховного Суда констатируется, что если судом установлено, что строения возведены ответчиком в пределах зоны минимально допустимых расстояний газопровода – отвода к газораспределительной станции до того, как вступили в силу положения </w:t>
      </w:r>
      <w:r>
        <w:fldChar w:fldCharType="begin" vyd:_id="vyd:000000000001l2"/>
      </w:r>
      <w:r>
        <w:instrText>HYPERLINK "consultantplus://offline/ref=8585C781BF4E7F902760B34F1EC31C5102C310AC8BED217E3839E5CABA46577CCD8FAB20B97257B4B242AA01A976DA2BFE98166E53E26DA0O3LEK"</w:instrText>
      </w:r>
      <w:r>
        <w:fldChar w:fldCharType="separate"/>
      </w:r>
      <w:r>
        <w:rPr>
          <w:rStyle w:val="ac"/>
          <w:rFonts w:cs="Times New Roman"/>
          <w:sz w:val="28"/>
          <w:color w:val="auto"/>
          <w:u w:val="none"/>
          <w:bCs w:val="1"/>
          <w:szCs w:val="28"/>
        </w:rPr>
        <w:t vyd:_id="vyd:000000000001l3">статьи 222</w:t>
      </w:r>
      <w:r>
        <w:fldChar w:fldCharType="end" vyd:_id="vyd:000000000001l2-end"/>
      </w:r>
      <w:r>
        <w:rPr>
          <w:rFonts w:cs="Times New Roman"/>
          <w:sz w:val="28"/>
          <w:bCs w:val="1"/>
          <w:szCs w:val="28"/>
        </w:rPr>
        <w:t vyd:_id="vyd:000000000001l1" xml:space="preserve"> Гражданского кодекса Российской Федерации и </w:t>
      </w:r>
      <w:r>
        <w:fldChar w:fldCharType="begin" vyd:_id="vyd:000000000001kz"/>
      </w:r>
      <w:r>
        <w:instrText>HYPERLINK "consultantplus://offline/ref=8585C781BF4E7F902760B34F1EC31C5102C312AD8FEC217E3839E5CABA46577CCD8FAB20B97357BAB642AA01A976DA2BFE98166E53E26DA0O3LEK"</w:instrText>
      </w:r>
      <w:r>
        <w:fldChar w:fldCharType="separate"/>
      </w:r>
      <w:r>
        <w:rPr>
          <w:rStyle w:val="ac"/>
          <w:rFonts w:cs="Times New Roman"/>
          <w:sz w:val="28"/>
          <w:color w:val="auto"/>
          <w:u w:val="none"/>
          <w:bCs w:val="1"/>
          <w:szCs w:val="28"/>
        </w:rPr>
        <w:t vyd:_id="vyd:000000000001l0">статьи 32</w:t>
      </w:r>
      <w:r>
        <w:fldChar w:fldCharType="end" vyd:_id="vyd:000000000001kz-end"/>
      </w:r>
      <w:r>
        <w:rPr>
          <w:rFonts w:cs="Times New Roman"/>
          <w:sz w:val="28"/>
          <w:bCs w:val="1"/>
          <w:szCs w:val="28"/>
        </w:rPr>
        <w:t vyd:_id="vyd:000000000001ky" xml:space="preserve"> Федерального закона от 31 марта 1999 года № 69-ФЗ «О газоснабжении в Российской Федерации», принудительный снос таких строений противоречит закону, так как данные нормы не действовали на момент возведения строения в 1991 году и не содержат указаний на придание им обратной силы, а иного закона, предусматривающего возможность сноса принадлежащих гражданину на праве собственности строений, не имеется. Нормы </w:t>
      </w:r>
      <w:r>
        <w:fldChar w:fldCharType="begin" vyd:_id="vyd:000000000001kw"/>
      </w:r>
      <w:r>
        <w:instrText>HYPERLINK "consultantplus://offline/ref=8585C781BF4E7F902760B34F1EC31C5102C310AC81EF217E3839E5CABA46577CDF8FF32CB87748BCB157FC50EFO2L2K"</w:instrText>
      </w:r>
      <w:r>
        <w:fldChar w:fldCharType="separate"/>
      </w:r>
      <w:r>
        <w:rPr>
          <w:rStyle w:val="ac"/>
          <w:rFonts w:cs="Times New Roman"/>
          <w:sz w:val="28"/>
          <w:color w:val="auto"/>
          <w:u w:val="none"/>
          <w:bCs w:val="1"/>
          <w:szCs w:val="28"/>
        </w:rPr>
        <w:t vyd:_id="vyd:000000000001kx">Земельного кодекса</w:t>
      </w:r>
      <w:r>
        <w:fldChar w:fldCharType="end" vyd:_id="vyd:000000000001kw-end"/>
      </w:r>
      <w:r>
        <w:rPr>
          <w:rFonts w:cs="Times New Roman"/>
          <w:sz w:val="28"/>
          <w:bCs w:val="1"/>
          <w:szCs w:val="28"/>
        </w:rPr>
        <w:t vyd:_id="vyd:000000000001kv" xml:space="preserve"> Российской Федерации возлагают на собственников земельных участков обязанность соблюдать градостроительные регламенты, строительные и иные правила, нормативы, однако последствий в виде сноса строений за их нарушение не устанавливают. Подзаконными же нормативными актами такая мера ответственности, как снос зданий и сооружений, установлена быть не может.</w:t>
      </w:r>
    </w:p>
    <w:p w14:paraId="46FDC00D" w14:textId="77777777" w:rsidR="00D74378" w:rsidRPr="00D74378" w:rsidRDefault="00D74378" w:rsidP="00D74378" vyd:_id="vyd:000000000001kq">
      <w:pPr>
        <w:spacing w:line="360" w:lineRule="auto"/>
        <w:ind w:firstLine="709"/>
        <w:rPr>
          <w:rFonts w:cs="Times New Roman"/>
          <w:sz w:val="28"/>
          <w:bCs w:val="1"/>
          <w:szCs w:val="28"/>
        </w:rPr>
      </w:pPr>
      <w:r>
        <w:rPr>
          <w:rFonts w:cs="Times New Roman"/>
          <w:sz w:val="28"/>
          <w:bCs w:val="1"/>
          <w:szCs w:val="28"/>
        </w:rPr>
        <w:t vyd:_id="vyd:000000000001kt">Верховный Суд Российской Федерации высказал позицию о том, что при рассмотрении иска о сносе здания, построенного в пределах границ охранной зоны газопровода, необходимо выяснить не только то, что здание построено после прокладки газопровода, но и то, соблюдены ли соответствующими эксплуатирующими организациями обязанности по установлению границ охранной зоны газопровода и по информированию заинтересованных лиц о месте расположения газопровода</w:t>
      </w:r>
      <w:r>
        <w:rPr>
          <w:rFonts w:cs="Times New Roman"/>
          <w:sz w:val="28"/>
          <w:vertAlign w:val="superscript"/>
          <w:bCs w:val="1"/>
          <w:szCs w:val="28"/>
        </w:rPr>
        <w:footnoteReference vyd:_id="vyd:000000000001ks" w:id="60"/>
      </w:r>
      <w:r>
        <w:rPr>
          <w:rFonts w:cs="Times New Roman"/>
          <w:sz w:val="28"/>
          <w:bCs w:val="1"/>
          <w:szCs w:val="28"/>
        </w:rPr>
        <w:t vyd:_id="vyd:000000000001kr">.</w:t>
      </w:r>
    </w:p>
    <w:p w14:paraId="0FBD9661" w14:textId="77777777" w:rsidR="00D74378" w:rsidRPr="00D74378" w:rsidRDefault="00D74378" w:rsidP="00D74378" vyd:_id="vyd:000000000001kl">
      <w:pPr>
        <w:spacing w:line="360" w:lineRule="auto"/>
        <w:ind w:firstLine="709"/>
        <w:rPr>
          <w:rFonts w:cs="Times New Roman"/>
          <w:sz w:val="28"/>
          <w:bCs w:val="1"/>
          <w:szCs w:val="28"/>
        </w:rPr>
      </w:pPr>
      <w:r>
        <w:rPr>
          <w:rFonts w:cs="Times New Roman"/>
          <w:sz w:val="28"/>
          <w:bCs w:val="1"/>
          <w:szCs w:val="28"/>
        </w:rPr>
        <w:t vyd:_id="vyd:000000000001kp" xml:space="preserve">Кроме того, </w:t>
      </w:r>
      <w:r>
        <w:fldChar w:fldCharType="begin" vyd:_id="vyd:000000000001kn"/>
      </w:r>
      <w:r>
        <w:instrText>HYPERLINK "consultantplus://offline/ref=319C6A339BBEDFF6E46644351CEC2E9A16DF217C8FBAA1BC644B1ECCB47F4EE34BA3A3ECDDBAD60652A6AD0F5DjDd3K"</w:instrText>
      </w:r>
      <w:r>
        <w:fldChar w:fldCharType="separate"/>
      </w:r>
      <w:r>
        <w:rPr>
          <w:rStyle w:val="ac"/>
          <w:rFonts w:cs="Times New Roman"/>
          <w:sz w:val="28"/>
          <w:color w:val="auto"/>
          <w:u w:val="none"/>
          <w:bCs w:val="1"/>
          <w:szCs w:val="28"/>
        </w:rPr>
        <w:t vyd:_id="vyd:000000000001ko">Определение</w:t>
      </w:r>
      <w:r>
        <w:fldChar w:fldCharType="end" vyd:_id="vyd:000000000001kn-end"/>
      </w:r>
      <w:r>
        <w:rPr>
          <w:rFonts w:cs="Times New Roman"/>
          <w:sz w:val="28"/>
          <w:bCs w:val="1"/>
          <w:szCs w:val="28"/>
        </w:rPr>
        <w:t vyd:_id="vyd:000000000001km" xml:space="preserve"> Верховного Суда Российской Федерации от 16 июня 2020 года № 4 КГ19-77 содержит положение о том, что при рассмотрении иска газоснабжающей организации к частному собственнику о сносе жилого дома, возведенного на участке с нарушением границ охранной зоны газопровода высокого давления, должен быть решен вопрос о наличии вины ответчика и его правопредшественника в несоблюдении минимально допустимых расстояний до газопровода.</w:t>
      </w:r>
    </w:p>
    <w:p w14:paraId="773ED10A" w14:textId="77777777" w:rsidR="00D74378" w:rsidRPr="00D74378" w:rsidRDefault="00D74378" w:rsidP="00D74378" vyd:_id="vyd:000000000001kb">
      <w:pPr>
        <w:spacing w:line="360" w:lineRule="auto"/>
        <w:ind w:firstLine="709"/>
        <w:rPr>
          <w:rFonts w:cs="Times New Roman"/>
          <w:sz w:val="28"/>
          <w:bCs w:val="1"/>
          <w:szCs w:val="28"/>
        </w:rPr>
      </w:pPr>
      <w:r>
        <w:rPr>
          <w:rFonts w:cs="Times New Roman"/>
          <w:sz w:val="28"/>
          <w:bCs w:val="1"/>
          <w:szCs w:val="28"/>
        </w:rPr>
        <w:t vyd:_id="vyd:000000000001kk" xml:space="preserve">В </w:t>
      </w:r>
      <w:r>
        <w:fldChar w:fldCharType="begin" vyd:_id="vyd:000000000001ki"/>
      </w:r>
      <w:r>
        <w:instrText>HYPERLINK "consultantplus://offline/ref=840E3C5B4AC2FDE047A48487208974EC28236CFBC6BE18429E0B80C59AED67DDB80FBF296AE20D147765518D8C39CA18868A80F8C29BF2FBQDZFK"</w:instrText>
      </w:r>
      <w:r>
        <w:fldChar w:fldCharType="separate"/>
      </w:r>
      <w:r>
        <w:rPr>
          <w:rStyle w:val="ac"/>
          <w:rFonts w:cs="Times New Roman"/>
          <w:sz w:val="28"/>
          <w:color w:val="auto"/>
          <w:u w:val="none"/>
          <w:bCs w:val="1"/>
          <w:szCs w:val="28"/>
        </w:rPr>
        <w:t vyd:_id="vyd:000000000001kj">Определении</w:t>
      </w:r>
      <w:r>
        <w:fldChar w:fldCharType="end" vyd:_id="vyd:000000000001ki-end"/>
      </w:r>
      <w:r>
        <w:rPr>
          <w:rFonts w:cs="Times New Roman"/>
          <w:sz w:val="28"/>
          <w:bCs w:val="1"/>
          <w:szCs w:val="28"/>
        </w:rPr>
        <w:t vyd:_id="vyd:000000000001kh" xml:space="preserve"> Верховного Суда Российской Федерации от 22 сентября 2020 года № 88-КГ20-5-К8 отмечается, что согласно </w:t>
      </w:r>
      <w:r>
        <w:fldChar w:fldCharType="begin" vyd:_id="vyd:000000000001kf"/>
      </w:r>
      <w:r>
        <w:instrText>HYPERLINK "consultantplus://offline/ref=840E3C5B4AC2FDE047A48994358974EC262E6CFBC6B4454896528CC79DE238CABF46B3286AE20F187D3A54989D61C61D9C9484E2DE99F0QFZ8K"</w:instrText>
      </w:r>
      <w:r>
        <w:fldChar w:fldCharType="separate"/>
      </w:r>
      <w:r>
        <w:rPr>
          <w:rStyle w:val="ac"/>
          <w:rFonts w:cs="Times New Roman"/>
          <w:sz w:val="28"/>
          <w:color w:val="auto"/>
          <w:u w:val="none"/>
          <w:bCs w:val="1"/>
          <w:szCs w:val="28"/>
        </w:rPr>
        <w:t vyd:_id="vyd:000000000001kg">пункту 8</w:t>
      </w:r>
      <w:r>
        <w:fldChar w:fldCharType="end" vyd:_id="vyd:000000000001kf-end"/>
      </w:r>
      <w:r>
        <w:rPr>
          <w:rFonts w:cs="Times New Roman"/>
          <w:sz w:val="28"/>
          <w:bCs w:val="1"/>
          <w:szCs w:val="28"/>
        </w:rPr>
        <w:t vyd:_id="vyd:000000000001ke" xml:space="preserve"> Постановления Пленума Верховного Суда Российской Федерации от 2 июля 2009 года № 14 при разрешении споров, связанных с защитой жилищных прав</w:t>
      </w:r>
      <w:r>
        <w:rPr>
          <w:rFonts w:cs="Times New Roman"/>
          <w:sz w:val="28"/>
          <w:vertAlign w:val="superscript"/>
          <w:bCs w:val="1"/>
          <w:szCs w:val="28"/>
        </w:rPr>
        <w:footnoteReference vyd:_id="vyd:000000000001kd" w:id="61"/>
      </w:r>
      <w:r>
        <w:rPr>
          <w:rFonts w:cs="Times New Roman"/>
          <w:sz w:val="28"/>
          <w:bCs w:val="1"/>
          <w:szCs w:val="28"/>
        </w:rPr>
        <w:t vyd:_id="vyd:000000000001kc">, судам необходимо иметь в виду, что принцип неприкосновенности жилища и недопустимости произвольного лишения жилища является одним из основных принципов не только конституционного, но и жилищного законодательства.</w:t>
      </w:r>
    </w:p>
    <w:p w14:paraId="5B6E3498" w14:textId="271EB9B0" w:rsidR="00AE60A5" w:rsidRDefault="00D978FF" w:rsidP="005E0115" vyd:_id="vyd:000000000001k3">
      <w:pPr>
        <w:spacing w:line="360" w:lineRule="auto"/>
        <w:ind w:firstLine="709"/>
        <w:rPr>
          <w:rFonts w:cs="Times New Roman"/>
          <w:sz w:val="28"/>
          <w:szCs w:val="28"/>
        </w:rPr>
      </w:pPr>
      <w:r>
        <w:rPr>
          <w:rFonts w:cs="Times New Roman"/>
          <w:sz w:val="28"/>
          <w:szCs w:val="28"/>
        </w:rPr>
        <w:t vyd:_id="vyd:000000000001ka" xml:space="preserve">В связи с этим, представляется целесообразным </w:t>
      </w:r>
      <w:r>
        <w:rPr>
          <w:rFonts w:cs="Times New Roman"/>
          <w:sz w:val="28"/>
          <w:szCs w:val="28"/>
        </w:rPr>
        <w:t vyd:_id="vyd:000000000001k9">при рассмотрении дел о наличии строений в зонах газо- и нефтепродуктопроводов</w:t>
      </w:r>
      <w:r>
        <w:rPr>
          <w:rFonts w:cs="Times New Roman"/>
          <w:sz w:val="28"/>
          <w:szCs w:val="28"/>
        </w:rPr>
        <w:t vyd:_id="vyd:000000000001k8" xml:space="preserve"> учитывать все обстоятельства, являющиеся существенными для рассмотрения данной категории споров, как то: наличие/отсутствие умысла на возведение строения в зоне газо</w:t>
      </w:r>
      <w:r>
        <w:rPr>
          <w:rFonts w:cs="Times New Roman"/>
          <w:sz w:val="28"/>
          <w:szCs w:val="28"/>
        </w:rPr>
        <w:t vyd:_id="vyd:000000000001k7">-</w:t>
      </w:r>
      <w:r>
        <w:rPr>
          <w:rFonts w:cs="Times New Roman"/>
          <w:sz w:val="28"/>
          <w:szCs w:val="28"/>
        </w:rPr>
        <w:t vyd:_id="vyd:000000000001k6" xml:space="preserve"> и нефтепродуктопровода; </w:t>
      </w:r>
      <w:r>
        <w:rPr>
          <w:rFonts w:cs="Times New Roman"/>
          <w:sz w:val="28"/>
          <w:szCs w:val="28"/>
        </w:rPr>
        <w:t vyd:_id="vyd:000000000001k5">осведомленность заинтересованных лиц в наличии соответствующих трубопроводов в зоне расположения объекта недвижимости; первичность постановки на государственный кадастровый учет или выделения земельного участка под строительство линейного или объекта недвижимого имущества; наличие разрешительной документации на строительство дома или иного строения, в том числе соответствие процедуры ввода в эксплуатацию</w:t>
      </w:r>
      <w:r>
        <w:rPr>
          <w:rFonts w:cs="Times New Roman"/>
          <w:sz w:val="28"/>
          <w:szCs w:val="28"/>
        </w:rPr>
        <w:t vyd:_id="vyd:000000000001k4" xml:space="preserve"> установленной редакции закона, действовавшей на тот момент; добросовестность действий сторон при получении земельных участков и возведении объектов недвижимости; </w:t>
      </w:r>
    </w:p>
    <w:p w14:paraId="60C668C8" w14:textId="2A29C390" w:rsidR="00A90FD2" w:rsidRDefault="00A90FD2" w:rsidP="005E0115" vyd:_id="vyd:000000000001jt">
      <w:pPr>
        <w:spacing w:line="360" w:lineRule="auto"/>
        <w:ind w:firstLine="709"/>
        <w:rPr>
          <w:rFonts w:cs="Times New Roman"/>
          <w:sz w:val="28"/>
          <w:szCs w:val="28"/>
        </w:rPr>
      </w:pPr>
      <w:r>
        <w:rPr>
          <w:rFonts w:cs="Times New Roman"/>
          <w:sz w:val="28"/>
          <w:szCs w:val="28"/>
        </w:rPr>
        <w:t vyd:_id="vyd:000000000001k2" xml:space="preserve">В случае, если условия расположения земельного участка и находящегося на нем здания/строения/сооружения соответствуют установленным требованиям, а также не противоречат толкованию норм, установленных практикой Верховного Суда Российской Федерации, такие строения подлежат </w:t>
      </w:r>
      <w:r>
        <w:rPr>
          <w:rFonts w:cs="Times New Roman"/>
          <w:sz w:val="28"/>
          <w:szCs w:val="28"/>
        </w:rPr>
        <w:t vyd:_id="vyd:000000000001k1">оставаться на своих местах без права изъятия таковых у законных правообладателей.</w:t>
      </w:r>
      <w:r>
        <w:rPr>
          <w:rFonts w:cs="Times New Roman"/>
          <w:sz w:val="28"/>
          <w:szCs w:val="28"/>
        </w:rPr>
        <w:t vyd:_id="vyd:000000000001k0" xml:space="preserve"> Право преимущественного выкупа указанных домов и земельных участков</w:t>
      </w:r>
      <w:r>
        <w:rPr>
          <w:rFonts w:cs="Times New Roman"/>
          <w:sz w:val="28"/>
          <w:szCs w:val="28"/>
        </w:rPr>
        <w:t vyd:_id="vyd:000000000001jz" xml:space="preserve"> при этом,</w:t>
      </w:r>
      <w:r>
        <w:rPr>
          <w:rFonts w:cs="Times New Roman"/>
          <w:sz w:val="28"/>
          <w:szCs w:val="28"/>
        </w:rPr>
        <w:t vyd:_id="vyd:000000000001jy" xml:space="preserve"> остают</w:t>
      </w:r>
      <w:r>
        <w:rPr>
          <w:rFonts w:cs="Times New Roman"/>
          <w:sz w:val="28"/>
          <w:szCs w:val="28"/>
        </w:rPr>
        <w:t vyd:_id="vyd:000000000001jx">ся за организацией-собственником трубопроводов.</w:t>
      </w:r>
      <w:r>
        <w:rPr>
          <w:rFonts w:cs="Times New Roman"/>
          <w:sz w:val="28"/>
          <w:szCs w:val="28"/>
        </w:rPr>
        <w:t vyd:_id="vyd:000000000001jw" xml:space="preserve"> Более того, газоснабжающая организация или иное лицо, ответственное за обеспечение эксплуатации такого объекта </w:t>
      </w:r>
      <w:r>
        <w:rPr>
          <w:rFonts w:cs="Times New Roman"/>
          <w:sz w:val="28"/>
          <w:szCs w:val="28"/>
        </w:rPr>
        <w:t vyd:_id="vyd:000000000001jv" xml:space="preserve">может быть принуждена судом к переносу такого газо- или нефтепродуктопровода в связи с нарушением зон минимальных расстояний при его прокладке, а также формальному соответствию </w:t>
      </w:r>
      <w:r>
        <w:rPr>
          <w:rFonts w:cs="Times New Roman"/>
          <w:sz w:val="28"/>
          <w:szCs w:val="28"/>
        </w:rPr>
        <w:t vyd:_id="vyd:000000000001ju">требованиям статьи 222 Гражданского кодекса Российской Федерации о самовольных строениях.</w:t>
      </w:r>
    </w:p>
    <w:p w14:paraId="1EC61691" w14:textId="5BB64946" w:rsidR="00D57AD9" w:rsidRPr="00D57AD9" w:rsidRDefault="00D57AD9" w:rsidP="005E0115" vyd:_id="vyd:000000000001jr">
      <w:pPr>
        <w:spacing w:line="360" w:lineRule="auto"/>
        <w:ind w:firstLine="709"/>
        <w:rPr>
          <w:rFonts w:cs="Times New Roman"/>
          <w:sz w:val="28"/>
          <w:szCs w:val="28"/>
        </w:rPr>
      </w:pPr>
      <w:r>
        <w:rPr>
          <w:rFonts w:cs="Times New Roman"/>
          <w:sz w:val="28"/>
          <w:szCs w:val="28"/>
        </w:rPr>
        <w:t vyd:_id="vyd:000000000001js">Учитывая вышеизложенное, следует отметить необходимость соблюдения баланса частных и публичных интересов путем обеспечения сторонам равных возможностей для реализации своих законных прав и интересов. Прежде всего, должны быть предложены разумные альтернативы сносу построек в качестве способа обеспечения безопасности при эксплуатации объектов систем нефте-, газоснабжения. Так, например, при наличии большого количества построек (населенных пунктов или садоводческих некоммерческих товариществах), расположенных вблизи объектов систем газоснабжения и объектов нефтегазового комплекса, можно было бы рассмотреть возможность их переноса на безопасное расстояние.</w:t>
      </w:r>
    </w:p>
    <w:p w14:paraId="274E0A7C" w14:textId="48BCF6E6" w:rsidR="002E347A" w:rsidRDefault="005C693B" w:rsidP="005E0115" vyd:_id="vyd:000000000001jk">
      <w:pPr>
        <w:spacing w:line="360" w:lineRule="auto"/>
        <w:ind w:firstLine="709"/>
        <w:rPr>
          <w:rFonts w:cs="Times New Roman"/>
          <w:sz w:val="28"/>
          <w:szCs w:val="28"/>
        </w:rPr>
      </w:pPr>
      <w:ins w:id="23" w:author="Галина Мисник" w:date="2021-05-12T18:08:00Z" vyd:_id="vyd:000000000001jo">
        <w:r vyd:_id="vyd:000000000001jp">
          <w:rPr>
            <w:rFonts w:cs="Times New Roman"/>
            <w:sz w:val="28"/>
            <w:szCs w:val="28"/>
          </w:rPr>
          <w:t vyd:_id="vyd:000000000001jq">Это технически возможно? Сейчас расширяется практика признания объектов аварийными с изъятием и компенсационными выплатами собственникам</w:t>
        </w:r>
      </w:ins>
      <w:ins w:id="24" w:author="Галина Мисник" w:date="2021-05-12T18:09:00Z" vyd:_id="vyd:000000000001jl">
        <w:r vyd:_id="vyd:000000000001jm">
          <w:rPr>
            <w:rFonts w:cs="Times New Roman"/>
            <w:sz w:val="28"/>
            <w:szCs w:val="28"/>
          </w:rPr>
          <w:t xml:space="preserve" vyd:_id="vyd:000000000001jn">. </w:t>
        </w:r>
      </w:ins>
    </w:p>
    <w:p w14:paraId="1458BAC9" w14:textId="01A3EA69" w:rsidR="005C693B" w:rsidRPr="00321B78" w:rsidRDefault="005C693B" w:rsidP="005E0115" vyd:_id="vyd:000000000001jg">
      <w:pPr>
        <w:spacing w:line="360" w:lineRule="auto"/>
        <w:ind w:firstLine="709"/>
        <w:rPr>
          <w:rFonts w:cs="Times New Roman"/>
          <w:sz w:val="28"/>
          <w:szCs w:val="28"/>
        </w:rPr>
      </w:pPr>
      <w:ins w:id="25" w:author="Галина Мисник" w:date="2021-05-12T18:09:00Z" vyd:_id="vyd:000000000001jh">
        <w:r vyd:_id="vyd:000000000001ji">
          <w:rPr>
            <w:rFonts w:cs="Times New Roman"/>
            <w:sz w:val="28"/>
            <w:szCs w:val="28"/>
          </w:rPr>
          <w:t vyd:_id="vyd:000000000001jj">Действия застройщиков следует считать добросовестными? Если да, при каких условиях?</w:t>
        </w:r>
      </w:ins>
    </w:p>
    <w:p w14:paraId="3405709B" w14:textId="67D4641B" w:rsidR="002E347A" w:rsidRPr="002E347A" w:rsidRDefault="00B82426" w:rsidP="00FF076F" vyd:_id="vyd:000000000001je">
      <w:pPr>
        <w:spacing w:line="360" w:lineRule="auto"/>
        <w:ind w:firstLine="709"/>
        <w:rPr>
          <w:rFonts w:cs="Times New Roman"/>
          <w:sz w:val="28"/>
          <w:b w:val="1"/>
          <w:bCs w:val="1"/>
          <w:szCs w:val="28"/>
        </w:rPr>
      </w:pPr>
      <w:r>
        <w:rPr>
          <w:rFonts w:cs="Times New Roman"/>
          <w:sz w:val="28"/>
          <w:b w:val="1"/>
          <w:bCs w:val="1"/>
          <w:szCs w:val="28"/>
        </w:rPr>
        <w:t vyd:_id="vyd:000000000001jf">Пределы добросовестности</w:t>
      </w:r>
    </w:p>
    <w:p w14:paraId="40436911" w14:textId="055443E8" w:rsidR="00FF076F" w:rsidRPr="00321B78" w:rsidRDefault="00FF076F" w:rsidP="00FF076F" vyd:_id="vyd:000000000001j6">
      <w:pPr>
        <w:spacing w:line="360" w:lineRule="auto"/>
        <w:ind w:firstLine="709"/>
        <w:rPr>
          <w:rFonts w:cs="Times New Roman"/>
          <w:sz w:val="28"/>
          <w:szCs w:val="28"/>
        </w:rPr>
      </w:pPr>
      <w:r>
        <w:rPr>
          <w:rFonts w:cs="Times New Roman"/>
          <w:sz w:val="28"/>
          <w:szCs w:val="28"/>
        </w:rPr>
        <w:t vyd:_id="vyd:000000000001jd" xml:space="preserve">В качестве примера можно рассмотреть судебную практику, </w:t>
      </w:r>
      <w:r>
        <w:rPr>
          <w:rFonts w:cs="Times New Roman"/>
          <w:sz w:val="28"/>
          <w:szCs w:val="28"/>
        </w:rPr>
        <w:t vyd:_id="vyd:000000000001jc">приведенную</w:t>
      </w:r>
      <w:r>
        <w:rPr>
          <w:rFonts w:cs="Times New Roman"/>
          <w:sz w:val="28"/>
          <w:szCs w:val="28"/>
        </w:rPr>
        <w:t vyd:_id="vyd:000000000001jb" xml:space="preserve"> О.Л. Вербиной</w:t>
      </w:r>
      <w:r>
        <w:rPr>
          <w:rFonts w:cs="Times New Roman"/>
          <w:sz w:val="28"/>
          <w:vertAlign w:val="superscript"/>
          <w:szCs w:val="28"/>
        </w:rPr>
        <w:footnoteReference vyd:_id="vyd:000000000001ja" w:id="62"/>
      </w:r>
      <w:r>
        <w:rPr>
          <w:rFonts w:cs="Times New Roman"/>
          <w:sz w:val="28"/>
          <w:szCs w:val="28"/>
        </w:rPr>
        <w:t vyd:_id="vyd:000000000001j9" xml:space="preserve">. В </w:t>
      </w:r>
      <w:r>
        <w:rPr>
          <w:rFonts w:cs="Times New Roman"/>
          <w:sz w:val="28"/>
          <w:szCs w:val="28"/>
        </w:rPr>
        <w:t vyd:_id="vyd:000000000001j8">указанном</w:t>
      </w:r>
      <w:r>
        <w:rPr>
          <w:rFonts w:cs="Times New Roman"/>
          <w:sz w:val="28"/>
          <w:szCs w:val="28"/>
        </w:rPr>
        <w:t vyd:_id="vyd:000000000001j7" xml:space="preserve"> деле суды несколько раз меняли точку зрения относительно предмета исковых требований, а именно восстановление вида разрешенного использования земель, которые были переданы лицу, а также возврату им исходной принадлежности к землям особо охраняемых территорий со всеми вытекающими для лица последствиями.</w:t>
      </w:r>
    </w:p>
    <w:p w14:paraId="7522798E" w14:textId="77777777" w:rsidR="00FF076F" w:rsidRPr="00321B78" w:rsidRDefault="00FF076F" w:rsidP="00FF076F" vyd:_id="vyd:000000000001j4">
      <w:pPr>
        <w:spacing w:line="360" w:lineRule="auto"/>
        <w:ind w:firstLine="709"/>
        <w:rPr>
          <w:rFonts w:cs="Times New Roman"/>
          <w:sz w:val="28"/>
          <w:szCs w:val="28"/>
        </w:rPr>
      </w:pPr>
      <w:r>
        <w:rPr>
          <w:rFonts w:cs="Times New Roman"/>
          <w:sz w:val="28"/>
          <w:szCs w:val="28"/>
        </w:rPr>
        <w:t vyd:_id="vyd:000000000001j5">Физическое лицо при этом, считалось добросовестным пользователем земель, которые он вывел из состава ООПТ, а также изменил вид их разрешенного использования на индивидуальную застройку.</w:t>
      </w:r>
    </w:p>
    <w:p w14:paraId="469E2842" w14:textId="77777777" w:rsidR="00FF076F" w:rsidRPr="00321B78" w:rsidRDefault="00FF076F" w:rsidP="00FF076F" vyd:_id="vyd:000000000001j2">
      <w:pPr>
        <w:spacing w:line="360" w:lineRule="auto"/>
        <w:ind w:firstLine="709"/>
        <w:rPr>
          <w:rFonts w:cs="Times New Roman"/>
          <w:sz w:val="28"/>
          <w:szCs w:val="28"/>
        </w:rPr>
      </w:pPr>
      <w:r>
        <w:rPr>
          <w:rFonts w:cs="Times New Roman"/>
          <w:sz w:val="28"/>
          <w:szCs w:val="28"/>
        </w:rPr>
        <w:t vyd:_id="vyd:000000000001j3">Только Верховный Суд РФ через годы судебных тяжб смог признать коттеджную застройку незаконной. Виной всему стал ненадлежащий способ защиты прав ООПТ: постановление, которым земли передавались лицу, не было признано недействительным. При этом его действие пересекалось со вступившим ранее постановлением, относящим спорные земельные участки к ООПТ.</w:t>
      </w:r>
    </w:p>
    <w:p w14:paraId="3C7B4691" w14:textId="77777777" w:rsidR="00FF076F" w:rsidRPr="00321B78" w:rsidRDefault="00FF076F" w:rsidP="00FF076F" vyd:_id="vyd:000000000001j0">
      <w:pPr>
        <w:spacing w:line="360" w:lineRule="auto"/>
        <w:ind w:firstLine="709"/>
        <w:rPr>
          <w:rFonts w:cs="Times New Roman"/>
          <w:sz w:val="28"/>
          <w:szCs w:val="28"/>
        </w:rPr>
      </w:pPr>
      <w:r>
        <w:rPr>
          <w:rFonts w:cs="Times New Roman"/>
          <w:sz w:val="28"/>
          <w:szCs w:val="28"/>
        </w:rPr>
        <w:t vyd:_id="vyd:000000000001j1">Однако это дело является значимым не в связи с коллизией актов органов местного самоуправления. Физическое лицо вследствие отмены постановления и признания застройки незаконной обратилось в суд за возмещением причиненного ему органами власти ущерба и потребовало справедливой компенсации.</w:t>
      </w:r>
    </w:p>
    <w:p w14:paraId="604EF34D" w14:textId="77777777" w:rsidR="00FF076F" w:rsidRPr="00321B78" w:rsidRDefault="00FF076F" w:rsidP="00FF076F" vyd:_id="vyd:000000000001iw">
      <w:pPr>
        <w:spacing w:line="360" w:lineRule="auto"/>
        <w:ind w:firstLine="709"/>
        <w:rPr>
          <w:rFonts w:cs="Times New Roman"/>
          <w:sz w:val="28"/>
          <w:szCs w:val="28"/>
        </w:rPr>
      </w:pPr>
      <w:r>
        <w:rPr>
          <w:rFonts w:cs="Times New Roman"/>
          <w:sz w:val="28"/>
          <w:szCs w:val="28"/>
        </w:rPr>
        <w:t vyd:_id="vyd:000000000001iz">Истец обосновывал свои требования в соответствии со статьей 16 ГК РФ, статье 57 ЗК РФ, а также Правилами возмещения убытков, причиненных временным занятием земельных участков и ограничением прав на землю, которые утверждены Постановлением Правительства РФ от 7 мая 2003 года №262 «Об утверждении Правил возмещения собственникам земельных участков, землепользователям, землевладельцам и арендаторам земельных участков убытков, причиненных временным занятием земельных участков, ограничением прав собственников земельных участков, землепользователей, землевладельцев и арендаторов земельных участков либо ухудшением качества земель в результате деятельности других лиц»</w:t>
      </w:r>
      <w:r>
        <w:rPr>
          <w:rFonts w:cs="Times New Roman"/>
          <w:sz w:val="28"/>
          <w:vertAlign w:val="superscript"/>
          <w:szCs w:val="28"/>
        </w:rPr>
        <w:footnoteReference vyd:_id="vyd:000000000001iy" w:id="63"/>
      </w:r>
      <w:r>
        <w:rPr>
          <w:rFonts w:cs="Times New Roman"/>
          <w:sz w:val="28"/>
          <w:szCs w:val="28"/>
        </w:rPr>
        <w:t vyd:_id="vyd:000000000001ix">.</w:t>
      </w:r>
    </w:p>
    <w:p w14:paraId="4FD8CDE1" w14:textId="77777777" w:rsidR="00FF076F" w:rsidRPr="00321B78" w:rsidRDefault="00FF076F" w:rsidP="00FF076F" vyd:_id="vyd:000000000001is">
      <w:pPr>
        <w:spacing w:line="360" w:lineRule="auto"/>
        <w:ind w:firstLine="709"/>
        <w:rPr>
          <w:rFonts w:cs="Times New Roman"/>
          <w:sz w:val="28"/>
          <w:szCs w:val="28"/>
        </w:rPr>
      </w:pPr>
      <w:r>
        <w:rPr>
          <w:rFonts w:cs="Times New Roman"/>
          <w:sz w:val="28"/>
          <w:szCs w:val="28"/>
        </w:rPr>
        <w:t vyd:_id="vyd:000000000001iv">Несмотря на доводы и наличие нарушенных прав, а также понесенных убытков, Верховный Суд РФ отказал истцу ввиду неосмотрительности его действий</w:t>
      </w:r>
      <w:r>
        <w:rPr>
          <w:rFonts w:cs="Times New Roman"/>
          <w:sz w:val="28"/>
          <w:vertAlign w:val="superscript"/>
          <w:szCs w:val="28"/>
        </w:rPr>
        <w:footnoteReference vyd:_id="vyd:000000000001iu" w:id="64"/>
      </w:r>
      <w:r>
        <w:rPr>
          <w:rFonts w:cs="Times New Roman"/>
          <w:sz w:val="28"/>
          <w:szCs w:val="28"/>
        </w:rPr>
        <w:t vyd:_id="vyd:000000000001it">!</w:t>
      </w:r>
    </w:p>
    <w:p w14:paraId="4B5F02B6" w14:textId="77777777" w:rsidR="00FF076F" w:rsidRPr="00321B78" w:rsidRDefault="00FF076F" w:rsidP="00FF076F" vyd:_id="vyd:000000000001iq">
      <w:pPr>
        <w:spacing w:line="360" w:lineRule="auto"/>
        <w:ind w:firstLine="709"/>
        <w:rPr>
          <w:rFonts w:cs="Times New Roman"/>
          <w:sz w:val="28"/>
          <w:szCs w:val="28"/>
        </w:rPr>
      </w:pPr>
      <w:r>
        <w:rPr>
          <w:rFonts w:cs="Times New Roman"/>
          <w:sz w:val="28"/>
          <w:szCs w:val="28"/>
        </w:rPr>
        <w:t vyd:_id="vyd:000000000001ir">Так, ВС РФ мотивировал свое решение тем, что гражданин должен был проявить, согласно статье 10 ГК РФ, требуемую от него осмотрительность. Истец же проигнорировал бессрочный характер особого режима заповедника, установленный еще первым постановлением. То есть ответственность за свои действия ВС РФ возложил на самого гражданина, который, как видится, должен был предвидеть негативные последствия для себя в связи с незаконным предоставлением ему участка.</w:t>
      </w:r>
    </w:p>
    <w:p w14:paraId="16F7CF05" w14:textId="77777777" w:rsidR="00FF076F" w:rsidRPr="00321B78" w:rsidRDefault="00FF076F" w:rsidP="00FF076F" vyd:_id="vyd:000000000001io">
      <w:pPr>
        <w:spacing w:line="360" w:lineRule="auto"/>
        <w:ind w:firstLine="709"/>
        <w:rPr>
          <w:rFonts w:cs="Times New Roman"/>
          <w:sz w:val="28"/>
          <w:szCs w:val="28"/>
        </w:rPr>
      </w:pPr>
      <w:r>
        <w:rPr>
          <w:rFonts w:cs="Times New Roman"/>
          <w:sz w:val="28"/>
          <w:szCs w:val="28"/>
        </w:rPr>
        <w:t vyd:_id="vyd:000000000001ip">Этим решением фактически устанавливается завышенный уровень предусмотрительности и добросовестности в своих действиях любого приобретателя прав на землю.</w:t>
      </w:r>
    </w:p>
    <w:p w14:paraId="3BCDB08F" w14:textId="77777777" w:rsidR="00FF076F" w:rsidRPr="00321B78" w:rsidRDefault="00FF076F" w:rsidP="00FF076F" vyd:_id="vyd:000000000001ij">
      <w:pPr>
        <w:spacing w:line="360" w:lineRule="auto"/>
        <w:ind w:firstLine="709"/>
        <w:rPr>
          <w:rFonts w:cs="Times New Roman"/>
          <w:sz w:val="28"/>
          <w:szCs w:val="28"/>
        </w:rPr>
      </w:pPr>
      <w:r>
        <w:rPr>
          <w:rFonts w:cs="Times New Roman"/>
          <w:sz w:val="28"/>
          <w:szCs w:val="28"/>
        </w:rPr>
        <w:t vyd:_id="vyd:000000000001in" xml:space="preserve">В то же время, Конституционный суд Российской Федерации говорит об обратном. В своем постановлении КС РФ указывает, что по смыслу статьи 35 (часть 2) Конституции Российской Федерации во взаимосвязи с ее статьями 8, 34, 45, 46 и 55 (часть 1), права владения, пользования и распоряжения имуществом </w:t>
      </w:r>
      <w:r>
        <w:rPr>
          <w:rFonts w:cs="Times New Roman"/>
          <w:sz w:val="28"/>
          <w:b w:val="1"/>
          <w:bCs w:val="1"/>
          <w:szCs w:val="28"/>
        </w:rPr>
        <w:t vyd:_id="vyd:000000000001im">обеспечиваются не только собственникам, но и иным участникам гражданского оборота</w:t>
      </w:r>
      <w:r>
        <w:rPr>
          <w:rFonts w:cs="Times New Roman"/>
          <w:sz w:val="28"/>
          <w:szCs w:val="28"/>
        </w:rPr>
        <w:t vyd:_id="vyd:000000000001il" xml:space="preserve">. В тех случаях, когда имущественные права на спорную вещь, возникшие на предусмотренных законом основаниях, имеют другие, помимо собственника, лица - владельцы и пользователи вещи, этим лицам также должна быть гарантирована государственная защита их прав. </w:t>
      </w:r>
      <w:r>
        <w:rPr>
          <w:rFonts w:cs="Times New Roman"/>
          <w:sz w:val="28"/>
          <w:b w:val="1"/>
          <w:bCs w:val="1"/>
          <w:szCs w:val="28"/>
        </w:rPr>
        <w:t vyd:_id="vyd:000000000001ik">К числу таких имущественных прав относятся и права добросовестных приобретателей.</w:t>
      </w:r>
    </w:p>
    <w:p w14:paraId="5CFB2B33" w14:textId="77777777" w:rsidR="00FF076F" w:rsidRPr="00321B78" w:rsidRDefault="00FF076F" w:rsidP="00FF076F" vyd:_id="vyd:000000000001if">
      <w:pPr>
        <w:spacing w:line="360" w:lineRule="auto"/>
        <w:ind w:firstLine="709"/>
        <w:rPr>
          <w:rFonts w:cs="Times New Roman"/>
          <w:sz w:val="28"/>
          <w:szCs w:val="28"/>
        </w:rPr>
      </w:pPr>
      <w:r>
        <w:rPr>
          <w:rFonts w:cs="Times New Roman"/>
          <w:sz w:val="28"/>
          <w:szCs w:val="28"/>
        </w:rPr>
        <w:t vyd:_id="vyd:000000000001ii">В противном случае для широкого круга добросовестных приобретателей, проявляющих при заключении сделки добрую волю, разумную осмотрительность и осторожность, будет существовать риск неправомерной утраты имущества, которое может быть истребовано у них в порядке реституции. Подобная незащищенность вступает в противоречие с конституционными принципами свободы экономической деятельности и свободы договоров, дестабилизирует гражданский оборот, подрывает доверие его участников друг к другу, что несовместимо с основами конституционного строя Российской Федерации как правового государства, в котором человек, его права и свободы являются высшей ценностью, а их признание, соблюдение и защита - обязанность государства</w:t>
      </w:r>
      <w:r>
        <w:rPr>
          <w:rFonts w:cs="Times New Roman"/>
          <w:sz w:val="28"/>
          <w:vertAlign w:val="superscript"/>
          <w:szCs w:val="28"/>
        </w:rPr>
        <w:footnoteReference vyd:_id="vyd:000000000001ih" w:id="65"/>
      </w:r>
      <w:r>
        <w:rPr>
          <w:rFonts w:cs="Times New Roman"/>
          <w:sz w:val="28"/>
          <w:szCs w:val="28"/>
        </w:rPr>
        <w:t vyd:_id="vyd:000000000001ig">.</w:t>
      </w:r>
    </w:p>
    <w:p w14:paraId="2AB527C8" w14:textId="272C39DB" w:rsidR="00FF076F" w:rsidRPr="00321B78" w:rsidRDefault="00FF076F" w:rsidP="00FF076F" vyd:_id="vyd:000000000001ib">
      <w:pPr>
        <w:spacing w:line="360" w:lineRule="auto"/>
        <w:ind w:firstLine="709"/>
        <w:rPr>
          <w:rFonts w:cs="Times New Roman"/>
          <w:sz w:val="28"/>
          <w:szCs w:val="28"/>
        </w:rPr>
      </w:pPr>
      <w:r>
        <w:rPr>
          <w:rFonts w:cs="Times New Roman"/>
          <w:sz w:val="28"/>
          <w:szCs w:val="28"/>
        </w:rPr>
        <w:t vyd:_id="vyd:000000000001ie" xml:space="preserve">Таким образом, КС РФ резюмирует, что любое лицо, участвующее </w:t>
      </w:r>
      <w:r>
        <w:rPr>
          <w:rFonts w:cs="Times New Roman"/>
          <w:sz w:val="28"/>
          <w:szCs w:val="28"/>
        </w:rPr>
        <w:t vyd:_id="vyd:000000000001id">в сделке,</w:t>
      </w:r>
      <w:r>
        <w:rPr>
          <w:rFonts w:cs="Times New Roman"/>
          <w:sz w:val="28"/>
          <w:szCs w:val="28"/>
        </w:rPr>
        <w:t vyd:_id="vyd:000000000001ic" xml:space="preserve"> должно проявлять только ту предусмотрительность и добросовестность, которая требуется законом. В данном случае, сверхнормативные требования Верховного Суда РФ о том, что гражданин должен был проявить какую-либо дополнительную осмотрительность, приводят к коллизии волеизъявлений высших судебных инстанций и в итоге нарушают права самого гражданина. </w:t>
      </w:r>
    </w:p>
    <w:p w14:paraId="6D21ABC9" w14:textId="77777777" w:rsidR="00F47074" w:rsidRPr="00321B78" w:rsidRDefault="00F47074" w:rsidP="008F33DC" vyd:_id="vyd:000000000001ia">
      <w:pPr>
        <w:spacing w:line="360" w:lineRule="auto"/>
        <w:rPr>
          <w:rFonts w:cs="Times New Roman"/>
          <w:sz w:val="28"/>
          <w:szCs w:val="28"/>
        </w:rPr>
      </w:pPr>
    </w:p>
    <w:p w14:paraId="0F645292" w14:textId="2D1A9FBA" w:rsidR="008F33DC" w:rsidRPr="00321B78" w:rsidRDefault="00C26E9F" w:rsidP="008F33DC" vyd:_id="vyd:000000000001i8">
      <w:pPr>
        <w:spacing w:line="360" w:lineRule="auto"/>
        <w:rPr>
          <w:rFonts w:cs="Times New Roman"/>
          <w:sz w:val="28"/>
          <w:b w:val="1"/>
          <w:bCs w:val="1"/>
          <w:szCs w:val="28"/>
        </w:rPr>
      </w:pPr>
      <w:r>
        <w:rPr>
          <w:rFonts w:cs="Times New Roman"/>
          <w:sz w:val="28"/>
          <w:b w:val="1"/>
          <w:bCs w:val="1"/>
          <w:szCs w:val="28"/>
        </w:rPr>
        <w:t vyd:_id="vyd:000000000001i9">Глава 2</w:t>
      </w:r>
    </w:p>
    <w:p w14:paraId="6A75D399" w14:textId="5D5706A7" w:rsidR="00C42266" w:rsidRPr="00321B78" w:rsidRDefault="00C42266" w:rsidP="00C42266" vyd:_id="vyd:000000000001i3">
      <w:pPr>
        <w:spacing w:line="360" w:lineRule="auto"/>
        <w:rPr>
          <w:rFonts w:cs="Times New Roman"/>
          <w:sz w:val="28"/>
          <w:b w:val="1"/>
          <w:bCs w:val="1"/>
          <w:szCs w:val="28"/>
        </w:rPr>
      </w:pPr>
      <w:r>
        <w:rPr>
          <w:rFonts w:cs="Times New Roman"/>
          <w:sz w:val="28"/>
          <w:b w:val="1"/>
          <w:bCs w:val="1"/>
          <w:szCs w:val="28"/>
        </w:rPr>
        <w:t vyd:_id="vyd:000000000001i7">§</w:t>
      </w:r>
      <w:r>
        <w:rPr>
          <w:rFonts w:cs="Times New Roman"/>
          <w:sz w:val="28"/>
          <w:b w:val="1"/>
          <w:bCs w:val="1"/>
          <w:szCs w:val="28"/>
        </w:rPr>
        <w:t vyd:_id="vyd:000000000001i6">1</w:t>
      </w:r>
      <w:r>
        <w:rPr>
          <w:rFonts w:cs="Times New Roman"/>
          <w:sz w:val="28"/>
          <w:b w:val="1"/>
          <w:bCs w:val="1"/>
          <w:szCs w:val="28"/>
        </w:rPr>
        <w:t vyd:_id="vyd:000000000001i5" xml:space="preserve">. </w:t>
      </w:r>
      <w:r>
        <w:rPr>
          <w:rFonts w:cs="Times New Roman"/>
          <w:sz w:val="28"/>
          <w:b w:val="1"/>
          <w:bCs w:val="1"/>
          <w:szCs w:val="28"/>
        </w:rPr>
        <w:t vyd:_id="vyd:000000000001i4">Добросовестность как принцип российского земельного права: формы реализации принципа в сфере использования и охраны земель</w:t>
      </w:r>
    </w:p>
    <w:p w14:paraId="45438041" w14:textId="77777777" w:rsidR="00C42266" w:rsidRPr="00321B78" w:rsidRDefault="00C42266" w:rsidP="00C42266" vyd:_id="vyd:000000000001i1">
      <w:pPr>
        <w:spacing w:line="360" w:lineRule="auto"/>
        <w:ind w:firstLine="709"/>
        <w:rPr>
          <w:rFonts w:cs="Times New Roman"/>
          <w:sz w:val="28"/>
          <w:szCs w:val="28"/>
        </w:rPr>
      </w:pPr>
      <w:r>
        <w:rPr>
          <w:rFonts w:cs="Times New Roman"/>
          <w:sz w:val="28"/>
          <w:szCs w:val="28"/>
        </w:rPr>
        <w:t vyd:_id="vyd:000000000001i2" xml:space="preserve">Земля представляет собой важную часть экономики страны. Она обладает огромным числом свойств: это объект прав, производственный ресурс, а также основа для жизнедеятельности. Основой же для рационального использования земельных ресурсов является грамотное построение государственной политики. </w:t>
      </w:r>
    </w:p>
    <w:p w14:paraId="499C1820" w14:textId="77777777" w:rsidR="00C42266" w:rsidRPr="00321B78" w:rsidRDefault="00C42266" w:rsidP="00C42266" vyd:_id="vyd:000000000001hz">
      <w:pPr>
        <w:spacing w:line="360" w:lineRule="auto"/>
        <w:ind w:firstLine="709"/>
        <w:rPr>
          <w:rFonts w:cs="Times New Roman"/>
          <w:sz w:val="28"/>
          <w:szCs w:val="28"/>
        </w:rPr>
      </w:pPr>
      <w:r>
        <w:rPr>
          <w:rFonts w:cs="Times New Roman"/>
          <w:sz w:val="28"/>
          <w:szCs w:val="28"/>
        </w:rPr>
        <w:t vyd:_id="vyd:000000000001i0">В целом, государственная политика направлена на создание и совершенствование правовых, экономических, социальных и организационных условий для развития земельных отношений.</w:t>
      </w:r>
    </w:p>
    <w:p w14:paraId="04566DA7" w14:textId="77777777" w:rsidR="00C42266" w:rsidRPr="00321B78" w:rsidRDefault="00C42266" w:rsidP="00C42266" vyd:_id="vyd:000000000001hv">
      <w:pPr>
        <w:spacing w:line="360" w:lineRule="auto"/>
        <w:ind w:firstLine="709"/>
        <w:rPr>
          <w:rFonts w:cs="Times New Roman"/>
          <w:sz w:val="28"/>
          <w:szCs w:val="28"/>
        </w:rPr>
      </w:pPr>
      <w:r>
        <w:rPr>
          <w:rFonts w:cs="Times New Roman"/>
          <w:sz w:val="28"/>
          <w:szCs w:val="28"/>
        </w:rPr>
        <w:t vyd:_id="vyd:000000000001hy">В связи с тем, что земельные отношения являются публичными, в них в обязательном порядке принимают участи органы власти. Согласно статье</w:t>
      </w:r>
      <w:r>
        <w:rPr>
          <w:rFonts w:cs="Times New Roman"/>
          <w:sz w:val="28"/>
          <w:lang w:val="en-US"/>
          <w:szCs w:val="28"/>
        </w:rPr>
        <w:t vyd:_id="vyd:000000000001hx" xml:space="preserve"> </w:t>
      </w:r>
      <w:r>
        <w:rPr>
          <w:rFonts w:cs="Times New Roman"/>
          <w:sz w:val="28"/>
          <w:szCs w:val="28"/>
        </w:rPr>
        <w:t vyd:_id="vyd:000000000001hw">72 Конституции к совместному ведению Российской Федерации и субъектов Российской Федерации относятся, в том числе вопросы владения, пользования и распоряжения землей, а также земельное законодательство.</w:t>
      </w:r>
    </w:p>
    <w:p w14:paraId="02B953F9" w14:textId="77777777" w:rsidR="00C42266" w:rsidRPr="00321B78" w:rsidRDefault="00C42266" w:rsidP="00C42266" vyd:_id="vyd:000000000001hr">
      <w:pPr>
        <w:spacing w:line="360" w:lineRule="auto"/>
        <w:ind w:firstLine="709"/>
        <w:rPr>
          <w:rFonts w:cs="Times New Roman"/>
          <w:sz w:val="28"/>
          <w:szCs w:val="28"/>
        </w:rPr>
      </w:pPr>
      <w:r>
        <w:rPr>
          <w:rFonts w:cs="Times New Roman"/>
          <w:sz w:val="28"/>
          <w:szCs w:val="28"/>
        </w:rPr>
        <w:t vyd:_id="vyd:000000000001hu">Согласно статье 11 Земельного кодекса Российской Федерации к полномочиям органов местного самоуправления в области земельных отношений относятся резервирование земель, изъятие земельных участков для муниципальных нужд, установление с учетом требований законодательства Российской Федерации правил землепользования и застройки территорий городских и сельских поселений, территорий других муниципальных образований, разработка и реализация местных программ использования и охраны земель, а также иные полномочия на решение вопросов местного значения в области использования и охраны земель.</w:t>
      </w:r>
      <w:r>
        <w:t vyd:_id="vyd:000000000001ht" xml:space="preserve"> </w:t>
      </w:r>
      <w:r>
        <w:rPr>
          <w:rFonts w:cs="Times New Roman"/>
          <w:sz w:val="28"/>
          <w:szCs w:val="28"/>
        </w:rPr>
        <w:t vyd:_id="vyd:000000000001hs">Органами местного самоуправления осуществляются управление и распоряжение земельными участками, находящимися в муниципальной собственности.</w:t>
      </w:r>
    </w:p>
    <w:p w14:paraId="1AD722B1" w14:textId="77777777" w:rsidR="00C42266" w:rsidRPr="00321B78" w:rsidRDefault="00C42266" w:rsidP="00C42266" vyd:_id="vyd:000000000001hp">
      <w:pPr>
        <w:spacing w:line="360" w:lineRule="auto"/>
        <w:ind w:firstLine="709"/>
        <w:rPr>
          <w:rFonts w:cs="Times New Roman"/>
          <w:sz w:val="28"/>
          <w:szCs w:val="28"/>
        </w:rPr>
      </w:pPr>
      <w:r>
        <w:rPr>
          <w:rFonts w:cs="Times New Roman"/>
          <w:sz w:val="28"/>
          <w:szCs w:val="28"/>
        </w:rPr>
        <w:t vyd:_id="vyd:000000000001hq">В соответствии с пунктом 2 статьи 16 Земельного кодекса Российской Федерации разграничение государственной собственности на землю осуществляется на собственность Российской Федерации (федеральную собственность), собственность субъектов РФ и собственность муниципальных образований (муниципальную собственность).</w:t>
      </w:r>
    </w:p>
    <w:p w14:paraId="4A5AB2B9" w14:textId="77777777" w:rsidR="00C42266" w:rsidRPr="00321B78" w:rsidRDefault="00C42266" w:rsidP="00C42266" vyd:_id="vyd:000000000001hn">
      <w:pPr>
        <w:spacing w:line="360" w:lineRule="auto"/>
        <w:ind w:firstLine="709"/>
        <w:rPr>
          <w:rFonts w:cs="Times New Roman"/>
          <w:sz w:val="28"/>
          <w:szCs w:val="28"/>
        </w:rPr>
      </w:pPr>
      <w:r>
        <w:rPr>
          <w:rFonts w:cs="Times New Roman"/>
          <w:sz w:val="28"/>
          <w:szCs w:val="28"/>
        </w:rPr>
        <w:t vyd:_id="vyd:000000000001ho">Аналогичная ситуация обстоит и с лесными участками. Так, согласно статье 8 Лесного кодекса Российской Федерации лесные участки в составе земель лесного фонда находятся в федеральной собственности. При этом закрепление возможности существования муниципальной собственности на лесные участки прямо в Лесном кодексе не прописано. По упоминаниям об этом виде прав в других статьях делается вывод о его существовании: например, в статье 9 Лесного кодекса Российской Федерации упоминается, что «постоянное (бессрочное) пользование лесным участком, находящимся в государственной или муниципальной собственности возникает и прекращается….». Также, согласно статье 72 Лесного кодекса Российской Федерации говорится о возможности заключения договора аренды земельного участка, находящегося в государственной или муниципальной собственности.</w:t>
      </w:r>
    </w:p>
    <w:p w14:paraId="14874C8F" w14:textId="77777777" w:rsidR="00C42266" w:rsidRPr="00321B78" w:rsidRDefault="00C42266" w:rsidP="00C42266" vyd:_id="vyd:000000000001hl">
      <w:pPr>
        <w:spacing w:line="360" w:lineRule="auto"/>
        <w:ind w:firstLine="709"/>
        <w:rPr>
          <w:rFonts w:cs="Times New Roman"/>
          <w:sz w:val="28"/>
          <w:szCs w:val="28"/>
        </w:rPr>
      </w:pPr>
      <w:r>
        <w:rPr>
          <w:rFonts w:cs="Times New Roman"/>
          <w:sz w:val="28"/>
          <w:szCs w:val="28"/>
        </w:rPr>
        <w:t vyd:_id="vyd:000000000001hm" xml:space="preserve">Добросовестное управление земельными и лесными ресурсами является неотъемлемой основой для их рационального использования. Главой 9 Лесного кодекса Российской Федерации установлен открытый перечень полномочий как органов государственной власти Российской Федерации, органов государственной власти субъектов Российской Федерации, так и органов местного самоуправления в области лесных отношений. </w:t>
      </w:r>
    </w:p>
    <w:p w14:paraId="2590CC43" w14:textId="77777777" w:rsidR="00C42266" w:rsidRPr="00321B78" w:rsidRDefault="00C42266" w:rsidP="00C42266" vyd:_id="vyd:000000000001hj">
      <w:pPr>
        <w:spacing w:line="360" w:lineRule="auto"/>
        <w:ind w:firstLine="709"/>
        <w:rPr>
          <w:rFonts w:cs="Times New Roman"/>
          <w:sz w:val="28"/>
          <w:szCs w:val="28"/>
        </w:rPr>
      </w:pPr>
      <w:r>
        <w:rPr>
          <w:rFonts w:cs="Times New Roman"/>
          <w:sz w:val="28"/>
          <w:szCs w:val="28"/>
        </w:rPr>
        <w:t vyd:_id="vyd:000000000001hk">В том числе, предусмотренные статьей 60.12 Лесного кодекса мероприятия по охране лесов от загрязнения и иного негативного воздействия, которые осуществляются физическими и юридическими лицами, органами государственной власти, органами местного самоуправления в пределах их полномочий, определенных в соответствии с Лесным кодексом и Федеральным законом от 10 января 2002 №7-ФЗ «Об охране окружающей среды». В статье 83 Лесного кодекса Российской Федерации определены полномочия Российской Федерации в области лесных отношений, переданных органам государственной власти субъектов Российской Федерации.</w:t>
      </w:r>
    </w:p>
    <w:p w14:paraId="3EF8F6AA" w14:textId="77777777" w:rsidR="00C42266" w:rsidRPr="00321B78" w:rsidRDefault="00C42266" w:rsidP="00C42266" vyd:_id="vyd:000000000001hf">
      <w:pPr>
        <w:spacing w:line="360" w:lineRule="auto"/>
        <w:ind w:firstLine="709"/>
        <w:rPr>
          <w:rFonts w:cs="Times New Roman"/>
          <w:sz w:val="28"/>
          <w:szCs w:val="28"/>
        </w:rPr>
      </w:pPr>
      <w:r>
        <w:rPr>
          <w:rFonts w:cs="Times New Roman"/>
          <w:sz w:val="28"/>
          <w:szCs w:val="28"/>
        </w:rPr>
        <w:t vyd:_id="vyd:000000000001hi">Вместе с тем,</w:t>
      </w:r>
      <w:r>
        <w:t vyd:_id="vyd:000000000001hh" xml:space="preserve"> </w:t>
      </w:r>
      <w:r>
        <w:rPr>
          <w:rFonts w:cs="Times New Roman"/>
          <w:sz w:val="28"/>
          <w:szCs w:val="28"/>
        </w:rPr>
        <w:t vyd:_id="vyd:000000000001hg">ликвидация несанкционированных свалок, твердых коммунальных отходов на землях лесного фонда не является переданным полномочием Российской Федерации в области лесных отношений, т.к. не относится к охране, защите и воспроизводству лесов финансирование данных мероприятий не может осуществляться за счет средств субвенций из федерального бюджета в силу установленных бюджетным законодательством запретов.</w:t>
      </w:r>
    </w:p>
    <w:p w14:paraId="701BA6CE" w14:textId="77777777" w:rsidR="00C42266" w:rsidRPr="00321B78" w:rsidRDefault="00C42266" w:rsidP="00C42266" vyd:_id="vyd:000000000001hb">
      <w:pPr>
        <w:spacing w:line="360" w:lineRule="auto"/>
        <w:ind w:firstLine="709"/>
        <w:rPr>
          <w:rFonts w:cs="Times New Roman"/>
          <w:sz w:val="28"/>
          <w:bCs w:val="1"/>
          <w:szCs w:val="28"/>
        </w:rPr>
      </w:pPr>
      <w:r>
        <w:rPr>
          <w:rFonts w:cs="Times New Roman"/>
          <w:sz w:val="28"/>
          <w:bCs w:val="1"/>
          <w:szCs w:val="28"/>
        </w:rPr>
        <w:t vyd:_id="vyd:000000000001he">Ситуация в сфере переработки отходов производства и потребления остается неблагополучной. Этому способствуют стихийные свалки, высокая криминогенность данного бизнеса, а также нехватка современной инфраструктуры переработки отходов и дефицит финансирования в регионах. Так, по данным Счетной палаты Российской Федерации необходимый объем финансирования для создания инфраструктуры обращения с отходами составляет 428 млрд рублей, при этом существуют большие риски недофинансирования отрасли</w:t>
      </w:r>
      <w:r>
        <w:rPr>
          <w:rFonts w:cs="Times New Roman"/>
          <w:sz w:val="28"/>
          <w:vertAlign w:val="superscript"/>
          <w:bCs w:val="1"/>
          <w:szCs w:val="28"/>
        </w:rPr>
        <w:footnoteReference vyd:_id="vyd:000000000001hd" w:id="66"/>
      </w:r>
      <w:r>
        <w:rPr>
          <w:rFonts w:cs="Times New Roman"/>
          <w:sz w:val="28"/>
          <w:bCs w:val="1"/>
          <w:szCs w:val="28"/>
        </w:rPr>
        <w:t vyd:_id="vyd:000000000001hc" xml:space="preserve">. </w:t>
      </w:r>
    </w:p>
    <w:p w14:paraId="6FDB1EE0" w14:textId="77777777" w:rsidR="00C42266" w:rsidRPr="00321B78" w:rsidRDefault="00C42266" w:rsidP="00C42266" vyd:_id="vyd:000000000001h9">
      <w:pPr>
        <w:spacing w:line="360" w:lineRule="auto"/>
        <w:ind w:firstLine="709"/>
        <w:rPr>
          <w:rFonts w:cs="Times New Roman"/>
          <w:sz w:val="28"/>
          <w:szCs w:val="28"/>
        </w:rPr>
      </w:pPr>
      <w:r>
        <w:rPr>
          <w:rFonts w:cs="Times New Roman"/>
          <w:sz w:val="28"/>
          <w:szCs w:val="28"/>
        </w:rPr>
        <w:t vyd:_id="vyd:000000000001ha" xml:space="preserve">Необходимо отметить, что механизм организации мероприятий по уборке свалок отходов производства и потребления предусмотрен законодательством. </w:t>
      </w:r>
    </w:p>
    <w:p w14:paraId="443C62E6" w14:textId="77777777" w:rsidR="00C42266" w:rsidRPr="00321B78" w:rsidRDefault="00C42266" w:rsidP="00C42266" vyd:_id="vyd:000000000001gz">
      <w:pPr>
        <w:spacing w:line="360" w:lineRule="auto"/>
        <w:ind w:firstLine="709"/>
        <w:rPr>
          <w:rFonts w:cs="Times New Roman"/>
          <w:sz w:val="28"/>
          <w:bCs w:val="1"/>
          <w:szCs w:val="28"/>
        </w:rPr>
      </w:pPr>
      <w:r>
        <w:rPr>
          <w:rFonts w:cs="Times New Roman"/>
          <w:sz w:val="28"/>
          <w:bCs w:val="1"/>
          <w:szCs w:val="28"/>
        </w:rPr>
        <w:t vyd:_id="vyd:000000000001h8">Так, организацию работ по ликвидации накопленного вреда окружающей среде вправе осуществлять органы государственной власти субъектов Российской Федерации и органы местного самоуправления</w:t>
      </w:r>
      <w:r>
        <w:rPr>
          <w:rFonts w:cs="Times New Roman"/>
          <w:sz w:val="28"/>
          <w:vertAlign w:val="superscript"/>
          <w:bCs w:val="1"/>
          <w:szCs w:val="28"/>
        </w:rPr>
        <w:footnoteReference vyd:_id="vyd:000000000001h7" w:id="67"/>
      </w:r>
      <w:r>
        <w:rPr>
          <w:rFonts w:cs="Times New Roman"/>
          <w:sz w:val="28"/>
          <w:bCs w:val="1"/>
          <w:szCs w:val="28"/>
        </w:rPr>
        <w:t vyd:_id="vyd:000000000001h6">, в соответствии с порядком, установленным Правительством Российской Федерации</w:t>
      </w:r>
      <w:r>
        <w:rPr>
          <w:rFonts w:cs="Times New Roman"/>
          <w:sz w:val="28"/>
          <w:vertAlign w:val="superscript"/>
          <w:bCs w:val="1"/>
          <w:szCs w:val="28"/>
        </w:rPr>
        <w:footnoteReference vyd:_id="vyd:000000000001h5" w:id="68"/>
      </w:r>
      <w:r>
        <w:rPr>
          <w:rFonts w:cs="Times New Roman"/>
          <w:sz w:val="28"/>
          <w:bCs w:val="1"/>
          <w:szCs w:val="28"/>
        </w:rPr>
        <w:t vyd:_id="vyd:000000000001h4">. К полномочиям органов государственной власти субъекта Российской Федерации по предметам совместного ведения, осуществляемым данными органами самостоятельно за счет средств бюджета субъекта Российской Федерации (за исключением субвенций из федерального бюджета), относится, в том числе, решение вопросов организации и осуществления региональных и межмуниципальных программ и проектов в области охраны окружающей среды и экологической безопасности, обращения с твердыми коммунальными отходами</w:t>
      </w:r>
      <w:r>
        <w:rPr>
          <w:rFonts w:cs="Times New Roman"/>
          <w:sz w:val="28"/>
          <w:vertAlign w:val="superscript"/>
          <w:bCs w:val="1"/>
          <w:szCs w:val="28"/>
        </w:rPr>
        <w:footnoteReference vyd:_id="vyd:000000000001h3" w:id="69"/>
      </w:r>
      <w:r>
        <w:rPr>
          <w:rFonts w:cs="Times New Roman"/>
          <w:sz w:val="28"/>
          <w:bCs w:val="1"/>
          <w:szCs w:val="28"/>
        </w:rPr>
        <w:t vyd:_id="vyd:000000000001h2">. Указанные региональные программы в области обращения с отходами должны содержать перечень мероприятий, направленных на предупреждение причинения вреда окружающей среде при размещении бесхозяйных отходов, выявление случаев причинения такого вреда и ликвидации его последствий</w:t>
      </w:r>
      <w:r>
        <w:rPr>
          <w:rFonts w:cs="Times New Roman"/>
          <w:sz w:val="28"/>
          <w:vertAlign w:val="superscript"/>
          <w:bCs w:val="1"/>
          <w:szCs w:val="28"/>
        </w:rPr>
        <w:footnoteReference vyd:_id="vyd:000000000001h1" w:id="70"/>
      </w:r>
      <w:r>
        <w:rPr>
          <w:rFonts w:cs="Times New Roman"/>
          <w:sz w:val="28"/>
          <w:bCs w:val="1"/>
          <w:szCs w:val="28"/>
        </w:rPr>
        <w:t vyd:_id="vyd:000000000001h0">.</w:t>
      </w:r>
    </w:p>
    <w:p w14:paraId="5BAADE34" w14:textId="77777777" w:rsidR="00C42266" w:rsidRPr="00321B78" w:rsidRDefault="00C42266" w:rsidP="00C42266" vyd:_id="vyd:000000000001gx">
      <w:pPr>
        <w:spacing w:line="360" w:lineRule="auto"/>
        <w:ind w:firstLine="709"/>
        <w:rPr>
          <w:rFonts w:cs="Times New Roman"/>
          <w:sz w:val="28"/>
          <w:bCs w:val="1"/>
          <w:szCs w:val="28"/>
        </w:rPr>
      </w:pPr>
      <w:r>
        <w:rPr>
          <w:rFonts w:cs="Times New Roman"/>
          <w:sz w:val="28"/>
          <w:bCs w:val="1"/>
          <w:szCs w:val="28"/>
        </w:rPr>
        <w:t vyd:_id="vyd:000000000001gy" xml:space="preserve">Однако средства субвенций федерального бюджета на реализацию переданных полномочий в области лесных отношений предоставляются бюджетам субъектов Российской Федерации только на осуществление полномочий, установленных частью 1 статьи 83 Лесного кодекса Российской Федерации. </w:t>
      </w:r>
    </w:p>
    <w:p w14:paraId="451B6A20" w14:textId="77777777" w:rsidR="00C42266" w:rsidRPr="00321B78" w:rsidRDefault="00C42266" w:rsidP="00C42266" vyd:_id="vyd:000000000001gv">
      <w:pPr>
        <w:spacing w:line="360" w:lineRule="auto"/>
        <w:ind w:firstLine="709"/>
        <w:rPr>
          <w:rFonts w:cs="Times New Roman"/>
          <w:sz w:val="28"/>
          <w:szCs w:val="28"/>
        </w:rPr>
      </w:pPr>
      <w:r>
        <w:rPr>
          <w:rFonts w:cs="Times New Roman"/>
          <w:sz w:val="28"/>
          <w:szCs w:val="28"/>
        </w:rPr>
        <w:t vyd:_id="vyd:000000000001gw">Федеральное агентство лесного хозяйства Российской Федерации в своих разъяснениях отмечает, что несанкционированное размещение в лесах отходов производства и потребления необходимо устранять в рамках мероприятий по федеральному государственному лесному надзору (лесной охране) путем выявления, пресечения и понуждения к восстановлению нарушенного состояния окружающей среды лиц, виновных в несанкционированном размещении отходов производства и потребления в лесах.</w:t>
      </w:r>
    </w:p>
    <w:p w14:paraId="47C3236B" w14:textId="77777777" w:rsidR="00C42266" w:rsidRPr="00321B78" w:rsidRDefault="00C42266" w:rsidP="00C42266" vyd:_id="vyd:000000000001gr">
      <w:pPr>
        <w:spacing w:line="360" w:lineRule="auto"/>
        <w:ind w:firstLine="709"/>
        <w:rPr>
          <w:rFonts w:cs="Times New Roman"/>
          <w:sz w:val="28"/>
          <w:szCs w:val="28"/>
        </w:rPr>
      </w:pPr>
      <w:r>
        <w:rPr>
          <w:rFonts w:cs="Times New Roman"/>
          <w:sz w:val="28"/>
          <w:szCs w:val="28"/>
        </w:rPr>
        <w:t vyd:_id="vyd:000000000001gu" xml:space="preserve">Случаи, когда лица, виновные в несанкционированном размещении отходов производства и потребления в лесах не выявлены, надлежит рассматривать </w:t>
      </w:r>
      <w:r>
        <w:rPr>
          <w:rFonts w:cs="Times New Roman"/>
          <w:sz w:val="28"/>
          <w:b w:val="1"/>
          <w:bCs w:val="1"/>
          <w:szCs w:val="28"/>
        </w:rPr>
        <w:t vyd:_id="vyd:000000000001gt">как факты неэффективного осуществления федерального государственного лесного надзора (лесной охраны)</w:t>
      </w:r>
      <w:r>
        <w:rPr>
          <w:rFonts w:cs="Times New Roman"/>
          <w:sz w:val="28"/>
          <w:szCs w:val="28"/>
        </w:rPr>
        <w:t vyd:_id="vyd:000000000001gs">.</w:t>
      </w:r>
    </w:p>
    <w:p w14:paraId="243298E3" w14:textId="77777777" w:rsidR="00C42266" w:rsidRPr="00321B78" w:rsidRDefault="00C42266" w:rsidP="00C42266" vyd:_id="vyd:000000000001gn">
      <w:pPr>
        <w:spacing w:line="360" w:lineRule="auto"/>
        <w:ind w:firstLine="709"/>
        <w:rPr>
          <w:rFonts w:cs="Times New Roman"/>
          <w:sz w:val="28"/>
          <w:szCs w:val="28"/>
        </w:rPr>
      </w:pPr>
      <w:r>
        <w:rPr>
          <w:rFonts w:cs="Times New Roman"/>
          <w:sz w:val="28"/>
          <w:szCs w:val="28"/>
        </w:rPr>
        <w:t vyd:_id="vyd:000000000001gq">Также указывается, что органы государственной власти субъектов Российской Федерации наделены всеми необходимыми полномочиями для осуществления деятельности по ликвидации несанкционированных мест размещения отходов и утилизации отходов, в том числе твердых коммунальных отходов</w:t>
      </w:r>
      <w:r>
        <w:rPr>
          <w:rFonts w:cs="Times New Roman"/>
          <w:sz w:val="28"/>
          <w:vertAlign w:val="superscript"/>
          <w:szCs w:val="28"/>
        </w:rPr>
        <w:footnoteReference vyd:_id="vyd:000000000001gp" w:id="71"/>
      </w:r>
      <w:r>
        <w:rPr>
          <w:rFonts w:cs="Times New Roman"/>
          <w:sz w:val="28"/>
          <w:szCs w:val="28"/>
        </w:rPr>
        <w:t vyd:_id="vyd:000000000001go">.</w:t>
      </w:r>
    </w:p>
    <w:p w14:paraId="44200E36" w14:textId="77777777" w:rsidR="00C42266" w:rsidRPr="00321B78" w:rsidRDefault="00C42266" w:rsidP="00C42266" vyd:_id="vyd:000000000001gl">
      <w:pPr>
        <w:spacing w:line="360" w:lineRule="auto"/>
        <w:ind w:firstLine="709"/>
        <w:rPr>
          <w:rFonts w:cs="Times New Roman"/>
          <w:sz w:val="28"/>
          <w:szCs w:val="28"/>
        </w:rPr>
      </w:pPr>
      <w:r>
        <w:rPr>
          <w:rFonts w:cs="Times New Roman"/>
          <w:sz w:val="28"/>
          <w:szCs w:val="28"/>
        </w:rPr>
        <w:t vyd:_id="vyd:000000000001gm" xml:space="preserve">Представляется, что данное утверждение требует уточнения. Так, свалки отходов производства и потребления в лесах являются стихийным явлением и выявлять их удается не всегда оперативно. В связи с этим, включение расходов на ликвидацию всех свалок отходов производства и потребления в лесах в региональное бюджетное планирование практически не представляется возможным, т.к. утилизация указанных свалок является весьма трудо- и ресурсозатратным мероприятием. Учитывая, что не все свалки расположены на краю лесов, требуется произвести обследование территории, ее подготовку для проезда специальной техники, обеспечить погрузку, транспортировку и утилизацию отходов. </w:t>
      </w:r>
    </w:p>
    <w:p w14:paraId="1CCE0DFA" w14:textId="77777777" w:rsidR="00C42266" w:rsidRPr="00321B78" w:rsidRDefault="00C42266" w:rsidP="00C42266" vyd:_id="vyd:000000000001gj">
      <w:pPr>
        <w:spacing w:line="360" w:lineRule="auto"/>
        <w:ind w:firstLine="709"/>
        <w:rPr>
          <w:rFonts w:cs="Times New Roman"/>
          <w:sz w:val="28"/>
          <w:szCs w:val="28"/>
        </w:rPr>
      </w:pPr>
      <w:r>
        <w:rPr>
          <w:rFonts w:cs="Times New Roman"/>
          <w:sz w:val="28"/>
          <w:szCs w:val="28"/>
        </w:rPr>
        <w:t vyd:_id="vyd:000000000001gk">Согласно данным, приведенным в финансово-экономическом обосновании проекта законодательной инициативы №7-1439, подготовленного Законодательным собранием Калужской области, сообщается, что ежегодно в лесах только одной Калужской области выявляются строительные, бытовые отходы, а также отходы смешанного типа, ориентировочно, объемом в 450 куб.м.</w:t>
      </w:r>
    </w:p>
    <w:p w14:paraId="27FAF9ED" w14:textId="77777777" w:rsidR="00C42266" w:rsidRPr="00321B78" w:rsidRDefault="00C42266" w:rsidP="00C42266" vyd:_id="vyd:000000000001gh">
      <w:pPr>
        <w:spacing w:line="360" w:lineRule="auto"/>
        <w:ind w:firstLine="709"/>
        <w:rPr>
          <w:rFonts w:cs="Times New Roman"/>
          <w:sz w:val="28"/>
          <w:szCs w:val="28"/>
        </w:rPr>
      </w:pPr>
      <w:r>
        <w:rPr>
          <w:rFonts w:cs="Times New Roman"/>
          <w:sz w:val="28"/>
          <w:szCs w:val="28"/>
        </w:rPr>
        <w:t vyd:_id="vyd:000000000001gi">Исходя из среднего значения выявляемого объема несанкционированного размещения отходов производства и потребления на землях лесного фонда, с учетом предельных единых тарифов на услугу регионального оператора по обращению с твердыми коммунальными отходами для государственного предприятия Калужской области «Калужский региональный экологический оператор», на мероприятие по ликвидации несанкционированных отходов потребуется в размере 810 тыс. рублей.</w:t>
      </w:r>
    </w:p>
    <w:p w14:paraId="6252C539" w14:textId="77777777" w:rsidR="00C42266" w:rsidRPr="00321B78" w:rsidRDefault="00C42266" w:rsidP="00C42266" vyd:_id="vyd:000000000001gf">
      <w:pPr>
        <w:spacing w:line="360" w:lineRule="auto"/>
        <w:ind w:firstLine="709"/>
        <w:rPr>
          <w:rFonts w:cs="Times New Roman"/>
          <w:sz w:val="28"/>
          <w:szCs w:val="28"/>
        </w:rPr>
      </w:pPr>
      <w:r>
        <w:rPr>
          <w:rFonts w:cs="Times New Roman"/>
          <w:sz w:val="28"/>
          <w:szCs w:val="28"/>
        </w:rPr>
        <w:t vyd:_id="vyd:000000000001gg">Учитывая ограниченность ресурсов муниципальных органов власти, на территории которых также могут быть обнаружены стихийные свалки отходов производства и потребления, а также сложность выделения средств на данные мероприятия, указанной законодательной инициативой предлагается передать полномочия органам государственной власти субъектов Российской Федерации по осуществлению мероприятий по ликвидации несанкционированного размещения отходов производства и потребления на землях лесного фонда. Это позволит органам власти субъектов Российской Федерации обеспечить получение субвенций из федерального бюджета на указанные цели.</w:t>
      </w:r>
    </w:p>
    <w:p w14:paraId="1C650A87" w14:textId="77777777" w:rsidR="00C42266" w:rsidRPr="00321B78" w:rsidRDefault="00C42266" w:rsidP="00C42266" vyd:_id="vyd:000000000001gd">
      <w:pPr>
        <w:spacing w:line="360" w:lineRule="auto"/>
        <w:ind w:firstLine="709"/>
        <w:rPr>
          <w:rFonts w:cs="Times New Roman"/>
          <w:sz w:val="28"/>
          <w:szCs w:val="28"/>
        </w:rPr>
      </w:pPr>
      <w:r>
        <w:rPr>
          <w:rFonts w:cs="Times New Roman"/>
          <w:sz w:val="28"/>
          <w:szCs w:val="28"/>
        </w:rPr>
        <w:t vyd:_id="vyd:000000000001ge">Вместе с тем, изменение федерального законодательства – процесс всегда долгий и сложный. Частичное решение данной проблемы может быть найдено гораздо раньше. Так, в частности, неспроста в начале статьи упоминалось о рациональном использовании земельных и лесных участков органами местного самоуправления.</w:t>
      </w:r>
    </w:p>
    <w:p w14:paraId="6B51A951" w14:textId="77777777" w:rsidR="00C42266" w:rsidRPr="00321B78" w:rsidRDefault="00C42266" w:rsidP="00C42266" vyd:_id="vyd:000000000001gb">
      <w:pPr>
        <w:spacing w:line="360" w:lineRule="auto"/>
        <w:ind w:firstLine="709"/>
        <w:rPr>
          <w:rFonts w:cs="Times New Roman"/>
          <w:sz w:val="28"/>
          <w:szCs w:val="28"/>
        </w:rPr>
      </w:pPr>
      <w:r>
        <w:rPr>
          <w:rFonts w:cs="Times New Roman"/>
          <w:sz w:val="28"/>
          <w:szCs w:val="28"/>
        </w:rPr>
        <w:t vyd:_id="vyd:000000000001gc">В данной связи необходимо учесть низкий уровень вовлеченности лесных участков в гражданский оборот. Во многих субъектах Российской Федерации получить в аренду лесной участок для нужд, не связанных со строительством объектов – крайне непростая задача. Предлагается собрать ворох документации, и далеко не всегда удается получить желаемый результат. Вместе с тем, аренда лесного участка возлагает на арендатора большую ответственность по уходу за арендованной территорией и обеспечением ее безопасности.</w:t>
      </w:r>
    </w:p>
    <w:p w14:paraId="36D9852F" w14:textId="77777777" w:rsidR="00C42266" w:rsidRPr="00321B78" w:rsidRDefault="00C42266" w:rsidP="00C42266" vyd:_id="vyd:000000000001g9">
      <w:pPr>
        <w:spacing w:line="360" w:lineRule="auto"/>
        <w:ind w:firstLine="709"/>
        <w:rPr>
          <w:rFonts w:cs="Times New Roman"/>
          <w:sz w:val="28"/>
          <w:szCs w:val="28"/>
        </w:rPr>
      </w:pPr>
      <w:r>
        <w:rPr>
          <w:rFonts w:cs="Times New Roman"/>
          <w:sz w:val="28"/>
          <w:szCs w:val="28"/>
        </w:rPr>
        <w:t vyd:_id="vyd:000000000001ga">Согласно статье 72 Лесного кодекса Российской Федерации объектом аренды может быть лесной участок, находящийся в государственной или муниципальной собственности и прошедший кадастровый учет.</w:t>
      </w:r>
    </w:p>
    <w:p w14:paraId="51D7202F" w14:textId="77777777" w:rsidR="00C42266" w:rsidRPr="00321B78" w:rsidRDefault="00C42266" w:rsidP="00C42266" vyd:_id="vyd:000000000001g5">
      <w:pPr>
        <w:spacing w:line="360" w:lineRule="auto"/>
        <w:ind w:firstLine="709"/>
        <w:rPr>
          <w:rFonts w:cs="Times New Roman"/>
          <w:sz w:val="28"/>
          <w:szCs w:val="28"/>
        </w:rPr>
      </w:pPr>
      <w:r>
        <w:rPr>
          <w:rFonts w:cs="Times New Roman"/>
          <w:sz w:val="28"/>
          <w:szCs w:val="28"/>
        </w:rPr>
        <w:t vyd:_id="vyd:000000000001g8">В соответствии с данными федеральной статистической отчетности площадь земель лесного фонда на 1 января 2020 года составила 1,13 млрд га, из которых 952 млн га в собственности Российской Федерации, 341,8 тыс. га в собственности субъектов Российской Федерации, а также 0,5 тыс. га в муниципальной собственности</w:t>
      </w:r>
      <w:r>
        <w:rPr>
          <w:rFonts w:cs="Times New Roman"/>
          <w:sz w:val="28"/>
          <w:vertAlign w:val="superscript"/>
          <w:szCs w:val="28"/>
        </w:rPr>
        <w:footnoteReference vyd:_id="vyd:000000000001g7" w:id="72"/>
      </w:r>
      <w:r>
        <w:rPr>
          <w:rFonts w:cs="Times New Roman"/>
          <w:sz w:val="28"/>
          <w:szCs w:val="28"/>
        </w:rPr>
        <w:t vyd:_id="vyd:000000000001g6">. Стоит отметить, что в официальные статистические данные по разграничению земель сведения о регистрации права собственности на участки лесного фонда (леса) не вошли, так как в указанном случае земельные участки в установленном порядке не сформированы и поставлены на кадастровый учет.</w:t>
      </w:r>
    </w:p>
    <w:p w14:paraId="44FA892F" w14:textId="77777777" w:rsidR="00C42266" w:rsidRPr="00321B78" w:rsidRDefault="00C42266" w:rsidP="00C42266" vyd:_id="vyd:000000000001g3">
      <w:pPr>
        <w:spacing w:line="360" w:lineRule="auto"/>
        <w:ind w:firstLine="709"/>
        <w:rPr>
          <w:rFonts w:cs="Times New Roman"/>
          <w:sz w:val="28"/>
          <w:szCs w:val="28"/>
        </w:rPr>
      </w:pPr>
      <w:r>
        <w:rPr>
          <w:rFonts w:cs="Times New Roman"/>
          <w:sz w:val="28"/>
          <w:szCs w:val="28"/>
        </w:rPr>
        <w:t vyd:_id="vyd:000000000001g4">Лесные площади и земли под лесными насаждениями занимали в 2019 году 897 млн. га, из них лесные площади составили 870 млн га.</w:t>
      </w:r>
    </w:p>
    <w:p w14:paraId="5A6DAF4F" w14:textId="4D33D5AA" w:rsidR="00C42266" w:rsidRPr="00321B78" w:rsidRDefault="00C42266" w:rsidP="00C42266" vyd:_id="vyd:000000000001fz">
      <w:pPr>
        <w:spacing w:line="360" w:lineRule="auto"/>
        <w:ind w:firstLine="709"/>
        <w:rPr>
          <w:rFonts w:cs="Times New Roman"/>
          <w:sz w:val="28"/>
          <w:szCs w:val="28"/>
        </w:rPr>
      </w:pPr>
      <w:r>
        <w:rPr>
          <w:rFonts w:cs="Times New Roman"/>
          <w:sz w:val="28"/>
          <w:szCs w:val="28"/>
        </w:rPr>
        <w:t vyd:_id="vyd:000000000001g2">Согласно данным Ассоциации индустриальных парков России, в настоящее время общая площадь арендованных лесных участков составляет 236,3 млн га, из которых порядка 170 млн га арендовано под заготовку лесоматериалов, около 47 млн га предоставлены под охотничьи угод</w:t>
      </w:r>
      <w:r>
        <w:rPr>
          <w:rFonts w:cs="Times New Roman"/>
          <w:sz w:val="28"/>
          <w:szCs w:val="28"/>
        </w:rPr>
        <w:t vyd:_id="vyd:000000000001g1">ь</w:t>
      </w:r>
      <w:r>
        <w:rPr>
          <w:rFonts w:cs="Times New Roman"/>
          <w:sz w:val="28"/>
          <w:szCs w:val="28"/>
        </w:rPr>
        <w:t vyd:_id="vyd:000000000001g0">я, 17 млн га – отведено под сельское хозяйство (в том числе, переданные малым народам), 3,5 млн га – для сбора пищевых и лекарственных растений, 1 млн га – под геологоразведку.</w:t>
      </w:r>
    </w:p>
    <w:p w14:paraId="3CEB3E5E" w14:textId="77777777" w:rsidR="00C42266" w:rsidRPr="00321B78" w:rsidRDefault="00C42266" w:rsidP="00C42266" vyd:_id="vyd:000000000001fx">
      <w:pPr>
        <w:spacing w:line="360" w:lineRule="auto"/>
        <w:ind w:firstLine="709"/>
        <w:rPr>
          <w:rFonts w:cs="Times New Roman"/>
          <w:sz w:val="28"/>
          <w:szCs w:val="28"/>
        </w:rPr>
      </w:pPr>
      <w:r>
        <w:rPr>
          <w:rFonts w:cs="Times New Roman"/>
          <w:sz w:val="28"/>
          <w:szCs w:val="28"/>
        </w:rPr>
        <w:t vyd:_id="vyd:000000000001fy">Вместе с тем, необходимо отметить, что несмотря на то, что лесные участки распространены по территории страны неравномерно, процент их учета остается во многих регионах одинаково низким. Из-за того, что участок не сформирован, у региона отсутствуют достоверные сведения о лесных ресурсах, которые расположены на данной территории. Отсюда следует, что эффективное управление таким массивом будет также неэффективно.</w:t>
      </w:r>
    </w:p>
    <w:p w14:paraId="27C47FBB" w14:textId="77777777" w:rsidR="00C42266" w:rsidRPr="00321B78" w:rsidRDefault="00C42266" w:rsidP="00C42266" vyd:_id="vyd:000000000001fv">
      <w:pPr>
        <w:spacing w:line="360" w:lineRule="auto"/>
        <w:ind w:firstLine="709"/>
        <w:rPr>
          <w:rFonts w:cs="Times New Roman"/>
          <w:sz w:val="28"/>
          <w:szCs w:val="28"/>
        </w:rPr>
      </w:pPr>
      <w:r>
        <w:rPr>
          <w:rFonts w:cs="Times New Roman"/>
          <w:sz w:val="28"/>
          <w:szCs w:val="28"/>
        </w:rPr>
        <w:t vyd:_id="vyd:000000000001fw" xml:space="preserve">Для эффективного распределения лесных участков по арендаторам, требуется не только постепенно производить кадастровый учет лесных участков, но и провести комплексное освоение лесов, учитывая при этом не только площадь, но и качественный состав исследуемого надела. </w:t>
      </w:r>
    </w:p>
    <w:p w14:paraId="3864EBC5" w14:textId="77777777" w:rsidR="00C42266" w:rsidRPr="00321B78" w:rsidRDefault="00C42266" w:rsidP="00C42266" vyd:_id="vyd:000000000001ft">
      <w:pPr>
        <w:spacing w:line="360" w:lineRule="auto"/>
        <w:ind w:firstLine="709"/>
        <w:rPr>
          <w:rFonts w:cs="Times New Roman"/>
          <w:sz w:val="28"/>
          <w:szCs w:val="28"/>
        </w:rPr>
      </w:pPr>
      <w:r>
        <w:rPr>
          <w:rFonts w:cs="Times New Roman"/>
          <w:sz w:val="28"/>
          <w:szCs w:val="28"/>
        </w:rPr>
        <w:t vyd:_id="vyd:000000000001fu" xml:space="preserve">В результате указанных действий, федеральные, региональные и муниципальные власти смогли бы значительно повысить «КПД» лесных ресурсов. После освоения и систематизации лесных ресурсов требуется определить порядок их использования. При наличии всей вышеуказанной информации, сведения об объектах, могут быть размещены на соответствующих официальных Интернет-ресурсах, что позволит заинтересованным лицам адресно обратиться в тот или иной орган для получения права аренды на определенный лесной участок. Такое построение системы государственных систем позволит увеличить процесс интеграции общества в контроль за использованием лесных ресурсов, обеспечит защиту наиболее уязвимым уникальным экосистемам и повысит открытость сведений об окружающей среде. </w:t>
      </w:r>
    </w:p>
    <w:p w14:paraId="12B5BF4F" w14:textId="77777777" w:rsidR="00C42266" w:rsidRPr="00321B78" w:rsidRDefault="00C42266" w:rsidP="00C42266" vyd:_id="vyd:000000000001fr">
      <w:pPr>
        <w:spacing w:line="360" w:lineRule="auto"/>
        <w:ind w:firstLine="709"/>
        <w:rPr>
          <w:rFonts w:cs="Times New Roman"/>
          <w:sz w:val="28"/>
          <w:szCs w:val="28"/>
        </w:rPr>
      </w:pPr>
      <w:r>
        <w:rPr>
          <w:rFonts w:cs="Times New Roman"/>
          <w:sz w:val="28"/>
          <w:szCs w:val="28"/>
        </w:rPr>
        <w:t vyd:_id="vyd:000000000001fs" xml:space="preserve">Открытость официальных данных позволит также интегрировать современные технологические решения об отслеживаемости лесных ресурсов (в частности, ЛесЕГАИС), обеспечит прозрачность торгов на заключение договоров аренды, и позволит частично решить вопросы как об обеспечении пожарной безопасности в лесах, так и об устранении свалок отходов производства и потребления в лесах за счет возложения данной обязанности на арендаторов лесных участков. </w:t>
      </w:r>
    </w:p>
    <w:p w14:paraId="6178EBE6" w14:textId="77777777" w:rsidR="00C42266" w:rsidRPr="00321B78" w:rsidRDefault="00C42266" w:rsidP="00C42266" vyd:_id="vyd:000000000001fp">
      <w:pPr>
        <w:spacing w:line="360" w:lineRule="auto"/>
        <w:ind w:firstLine="709"/>
        <w:rPr>
          <w:rFonts w:cs="Times New Roman"/>
          <w:sz w:val="28"/>
          <w:szCs w:val="28"/>
        </w:rPr>
      </w:pPr>
      <w:r>
        <w:rPr>
          <w:rFonts w:cs="Times New Roman"/>
          <w:sz w:val="28"/>
          <w:szCs w:val="28"/>
        </w:rPr>
        <w:t vyd:_id="vyd:000000000001fq">Согласно Приказу Министерства природных ресурсов и экологии Российской Федерации от 20 декабря 2017 №693 утверждены типовые формы договоров аренды лесных участков, закрепляющие обязательства сторон, а также ответственность за нарушения при использовании лесов.</w:t>
      </w:r>
    </w:p>
    <w:p w14:paraId="76FECB37" w14:textId="77777777" w:rsidR="00C42266" w:rsidRPr="00321B78" w:rsidRDefault="00C42266" w:rsidP="00C42266" vyd:_id="vyd:000000000001fn">
      <w:pPr>
        <w:spacing w:line="360" w:lineRule="auto"/>
        <w:ind w:firstLine="709"/>
        <w:rPr>
          <w:rFonts w:cs="Times New Roman"/>
          <w:sz w:val="28"/>
          <w:szCs w:val="28"/>
        </w:rPr>
      </w:pPr>
      <w:r>
        <w:rPr>
          <w:rFonts w:cs="Times New Roman"/>
          <w:sz w:val="28"/>
          <w:szCs w:val="28"/>
        </w:rPr>
        <w:t vyd:_id="vyd:000000000001fo">Так, в соответствии с разделом III типового договора аренды лесного участка для заготовки древесины арендатор обязан:</w:t>
      </w:r>
    </w:p>
    <w:p w14:paraId="27C6F611" w14:textId="77777777" w:rsidR="00C42266" w:rsidRPr="00321B78" w:rsidRDefault="00C42266" w:rsidP="00C42266" vyd:_id="vyd:000000000001fl">
      <w:pPr>
        <w:spacing w:line="360" w:lineRule="auto"/>
        <w:ind w:firstLine="709"/>
        <w:rPr>
          <w:rFonts w:cs="Times New Roman"/>
          <w:sz w:val="28"/>
          <w:szCs w:val="28"/>
        </w:rPr>
      </w:pPr>
      <w:r>
        <w:rPr>
          <w:rFonts w:cs="Times New Roman"/>
          <w:sz w:val="28"/>
          <w:szCs w:val="28"/>
        </w:rPr>
        <w:t vyd:_id="vyd:000000000001fm">- принять лесной участок от арендодателя по акту приема-передачи лесного участка;</w:t>
      </w:r>
    </w:p>
    <w:p w14:paraId="16DAB209" w14:textId="77777777" w:rsidR="00C42266" w:rsidRPr="00321B78" w:rsidRDefault="00C42266" w:rsidP="00C42266" vyd:_id="vyd:000000000001fj">
      <w:pPr>
        <w:spacing w:line="360" w:lineRule="auto"/>
        <w:ind w:firstLine="709"/>
        <w:rPr>
          <w:rFonts w:cs="Times New Roman"/>
          <w:sz w:val="28"/>
          <w:szCs w:val="28"/>
        </w:rPr>
      </w:pPr>
      <w:r>
        <w:rPr>
          <w:rFonts w:cs="Times New Roman"/>
          <w:sz w:val="28"/>
          <w:szCs w:val="28"/>
        </w:rPr>
        <w:t vyd:_id="vyd:000000000001fk">- использовать лесной участок по назначению;</w:t>
      </w:r>
    </w:p>
    <w:p w14:paraId="5EECBE29" w14:textId="77777777" w:rsidR="00C42266" w:rsidRPr="00321B78" w:rsidRDefault="00C42266" w:rsidP="00C42266" vyd:_id="vyd:000000000001fh">
      <w:pPr>
        <w:spacing w:line="360" w:lineRule="auto"/>
        <w:ind w:firstLine="709"/>
        <w:rPr>
          <w:rFonts w:cs="Times New Roman"/>
          <w:sz w:val="28"/>
          <w:szCs w:val="28"/>
        </w:rPr>
      </w:pPr>
      <w:r>
        <w:rPr>
          <w:rFonts w:cs="Times New Roman"/>
          <w:sz w:val="28"/>
          <w:szCs w:val="28"/>
        </w:rPr>
        <w:t vyd:_id="vyd:000000000001fi">- вносить арендную плату;</w:t>
      </w:r>
    </w:p>
    <w:p w14:paraId="3B482242" w14:textId="77777777" w:rsidR="00C42266" w:rsidRPr="00321B78" w:rsidRDefault="00C42266" w:rsidP="00C42266" vyd:_id="vyd:000000000001ff">
      <w:pPr>
        <w:spacing w:line="360" w:lineRule="auto"/>
        <w:ind w:firstLine="709"/>
        <w:rPr>
          <w:rFonts w:cs="Times New Roman"/>
          <w:sz w:val="28"/>
          <w:szCs w:val="28"/>
        </w:rPr>
      </w:pPr>
      <w:r>
        <w:rPr>
          <w:rFonts w:cs="Times New Roman"/>
          <w:sz w:val="28"/>
          <w:szCs w:val="28"/>
        </w:rPr>
        <w:t vyd:_id="vyd:000000000001fg">- подавать лесную декларацию;</w:t>
      </w:r>
    </w:p>
    <w:p w14:paraId="5956FF03" w14:textId="77777777" w:rsidR="00C42266" w:rsidRPr="00321B78" w:rsidRDefault="00C42266" w:rsidP="00C42266" vyd:_id="vyd:000000000001fd">
      <w:pPr>
        <w:spacing w:line="360" w:lineRule="auto"/>
        <w:ind w:firstLine="709"/>
        <w:rPr>
          <w:rFonts w:cs="Times New Roman"/>
          <w:sz w:val="28"/>
          <w:szCs w:val="28"/>
        </w:rPr>
      </w:pPr>
      <w:r>
        <w:rPr>
          <w:rFonts w:cs="Times New Roman"/>
          <w:sz w:val="28"/>
          <w:szCs w:val="28"/>
        </w:rPr>
        <w:t vyd:_id="vyd:000000000001fe">- представлять арендодателю материалы по отводу и таксации лесосек, технологические карты лесосечных работ;</w:t>
      </w:r>
    </w:p>
    <w:p w14:paraId="79820967" w14:textId="77777777" w:rsidR="00C42266" w:rsidRPr="00321B78" w:rsidRDefault="00C42266" w:rsidP="00C42266" vyd:_id="vyd:000000000001fb">
      <w:pPr>
        <w:spacing w:line="360" w:lineRule="auto"/>
        <w:ind w:firstLine="709"/>
        <w:rPr>
          <w:rFonts w:cs="Times New Roman"/>
          <w:sz w:val="28"/>
          <w:szCs w:val="28"/>
        </w:rPr>
      </w:pPr>
      <w:r>
        <w:rPr>
          <w:rFonts w:cs="Times New Roman"/>
          <w:sz w:val="28"/>
          <w:szCs w:val="28"/>
        </w:rPr>
        <w:t vyd:_id="vyd:000000000001fc">- осуществлять установленный настоящим договором вид использования лесов в соответствии с законодательством Российской Федерации, проектом освоения лесов и лесной декларацией;</w:t>
      </w:r>
    </w:p>
    <w:p w14:paraId="0CAFA32A" w14:textId="77777777" w:rsidR="00C42266" w:rsidRPr="00321B78" w:rsidRDefault="00C42266" w:rsidP="00C42266" vyd:_id="vyd:000000000001f9">
      <w:pPr>
        <w:spacing w:line="360" w:lineRule="auto"/>
        <w:ind w:firstLine="709"/>
        <w:rPr>
          <w:rFonts w:cs="Times New Roman"/>
          <w:sz w:val="28"/>
          <w:szCs w:val="28"/>
        </w:rPr>
      </w:pPr>
      <w:r>
        <w:rPr>
          <w:rFonts w:cs="Times New Roman"/>
          <w:sz w:val="28"/>
          <w:szCs w:val="28"/>
        </w:rPr>
        <w:t vyd:_id="vyd:000000000001fa">- реализовывать меры по предупреждению лесных пожаров, проведению воспроизводства лесов, санитарно-оздоровительных мероприятий, по расчистке квартальных просек и замене квартальных столбов, сохранению объектов лесного семеноводства;</w:t>
      </w:r>
    </w:p>
    <w:p w14:paraId="491347B7" w14:textId="77777777" w:rsidR="00C42266" w:rsidRPr="00321B78" w:rsidRDefault="00C42266" w:rsidP="00C42266" vyd:_id="vyd:000000000001f7">
      <w:pPr>
        <w:spacing w:line="360" w:lineRule="auto"/>
        <w:ind w:firstLine="709"/>
        <w:rPr>
          <w:rFonts w:cs="Times New Roman"/>
          <w:sz w:val="28"/>
          <w:szCs w:val="28"/>
        </w:rPr>
      </w:pPr>
      <w:r>
        <w:rPr>
          <w:rFonts w:cs="Times New Roman"/>
          <w:sz w:val="28"/>
          <w:szCs w:val="28"/>
        </w:rPr>
        <w:t vyd:_id="vyd:000000000001f8">- иные, предусмотренные лесным законодательством Российской Федерации и договором аренды.</w:t>
      </w:r>
    </w:p>
    <w:p w14:paraId="03B31FEF" w14:textId="77777777" w:rsidR="00C42266" w:rsidRPr="00321B78" w:rsidRDefault="00C42266" w:rsidP="00C42266" vyd:_id="vyd:000000000001f5">
      <w:pPr>
        <w:spacing w:line="360" w:lineRule="auto"/>
        <w:ind w:firstLine="709"/>
        <w:rPr>
          <w:rFonts w:cs="Times New Roman"/>
          <w:sz w:val="28"/>
          <w:szCs w:val="28"/>
        </w:rPr>
      </w:pPr>
      <w:r>
        <w:rPr>
          <w:rFonts w:cs="Times New Roman"/>
          <w:sz w:val="28"/>
          <w:szCs w:val="28"/>
        </w:rPr>
        <w:t vyd:_id="vyd:000000000001f6">Очевидно, что на арендаторов также ложится и обязанность содержания арендованной территории в соответствии с целями ее назначения.</w:t>
      </w:r>
    </w:p>
    <w:p w14:paraId="09DCCF3F" w14:textId="08646530" w:rsidR="00C42266" w:rsidRDefault="00C42266" w:rsidP="00C42266" vyd:_id="vyd:000000000001f3">
      <w:pPr>
        <w:spacing w:line="360" w:lineRule="auto"/>
        <w:ind w:firstLine="709"/>
        <w:rPr>
          <w:rFonts w:cs="Times New Roman"/>
          <w:sz w:val="28"/>
          <w:szCs w:val="28"/>
        </w:rPr>
      </w:pPr>
      <w:r>
        <w:rPr>
          <w:rFonts w:cs="Times New Roman"/>
          <w:sz w:val="28"/>
          <w:szCs w:val="28"/>
        </w:rPr>
        <w:t vyd:_id="vyd:000000000001f4">Таким образом, разделяя и делегируя полномочия между государством и арендаторами возможно обеспечение компромисса как в части вовлечения лесных участков в оборот, так и частичного устранения свалок отходов в лесах хотя бы до тех пор, пока не будут приняты соответствующие изменения в действующее законодательство.</w:t>
      </w:r>
    </w:p>
    <w:p w14:paraId="0E8A87E8" w14:textId="0121CD44" w:rsidR="005C693B" w:rsidRPr="00321B78" w:rsidRDefault="005C693B" w:rsidP="00C42266" vyd:_id="vyd:000000000001eq">
      <w:pPr>
        <w:spacing w:line="360" w:lineRule="auto"/>
        <w:ind w:firstLine="709"/>
        <w:rPr>
          <w:rFonts w:cs="Times New Roman"/>
          <w:sz w:val="28"/>
          <w:szCs w:val="28"/>
        </w:rPr>
      </w:pPr>
      <w:ins w:id="29" w:author="Галина Мисник" w:date="2021-05-12T18:11:00Z" vyd:_id="vyd:000000000001f0">
        <w:r vyd:_id="vyd:000000000001f1">
          <w:rPr>
            <w:rFonts w:cs="Times New Roman"/>
            <w:sz w:val="28"/>
            <w:szCs w:val="28"/>
          </w:rPr>
          <w:t xml:space="preserve" vyd:_id="vyd:000000000001f2">Действия </w:t>
        </w:r>
      </w:ins>
      <w:ins w:id="30" w:author="Галина Мисник" w:date="2021-05-12T18:12:00Z" vyd:_id="vyd:000000000001ex">
        <w:r vyd:_id="vyd:000000000001ey">
          <w:rPr>
            <w:rFonts w:cs="Times New Roman"/>
            <w:sz w:val="28"/>
            <w:szCs w:val="28"/>
          </w:rPr>
          <w:t vyd:_id="vyd:000000000001ez">должностных лиц государственных и муниципальных органов при предоставлении в аренду земельного участка, на котором находится свалка (накопленный вред), если отсутствует услови</w:t>
        </w:r>
      </w:ins>
      <w:ins w:id="31" w:author="Галина Мисник" w:date="2021-05-12T18:13:00Z" vyd:_id="vyd:000000000001eu">
        <w:r vyd:_id="vyd:000000000001ev">
          <w:rPr>
            <w:rFonts w:cs="Times New Roman"/>
            <w:sz w:val="28"/>
            <w:szCs w:val="28"/>
          </w:rPr>
          <w:t vyd:_id="vyd:000000000001ew">е договора о разграничении обязанностей арендодателя и арендатора по ликвидации свалки, можно считать добросовестными. Если нет, каковы правовые последствия – признание сделки недействительной</w:t>
        </w:r>
      </w:ins>
      <w:ins w:id="32" w:author="Галина Мисник" w:date="2021-05-12T18:14:00Z" vyd:_id="vyd:000000000001er">
        <w:r vyd:_id="vyd:000000000001es">
          <w:rPr>
            <w:rFonts w:cs="Times New Roman"/>
            <w:sz w:val="28"/>
            <w:szCs w:val="28"/>
          </w:rPr>
          <w:t vyd:_id="vyd:000000000001et">?</w:t>
        </w:r>
      </w:ins>
    </w:p>
    <w:p w14:paraId="45436DE3" w14:textId="77777777" w:rsidR="00C42266" w:rsidRDefault="00C42266" w:rsidP="008F33DC" vyd:_id="vyd:000000000001ep">
      <w:pPr>
        <w:spacing w:line="360" w:lineRule="auto"/>
        <w:rPr>
          <w:rFonts w:cs="Times New Roman"/>
          <w:sz w:val="28"/>
          <w:b w:val="1"/>
          <w:bCs w:val="1"/>
          <w:szCs w:val="28"/>
        </w:rPr>
      </w:pPr>
    </w:p>
    <w:p w14:paraId="716E5DD6" w14:textId="773987BA" w:rsidR="00A97B06" w:rsidRPr="00321B78" w:rsidRDefault="00A97B06" w:rsidP="008F33DC" vyd:_id="vyd:000000000001em">
      <w:pPr>
        <w:spacing w:line="360" w:lineRule="auto"/>
        <w:rPr>
          <w:rFonts w:cs="Times New Roman"/>
          <w:sz w:val="28"/>
          <w:b w:val="1"/>
          <w:bCs w:val="1"/>
          <w:szCs w:val="28"/>
        </w:rPr>
      </w:pPr>
      <w:r>
        <w:rPr>
          <w:rFonts w:cs="Times New Roman"/>
          <w:sz w:val="28"/>
          <w:b w:val="1"/>
          <w:bCs w:val="1"/>
          <w:szCs w:val="28"/>
        </w:rPr>
        <w:t vyd:_id="vyd:000000000001eo" xml:space="preserve">§2. </w:t>
      </w:r>
      <w:r>
        <w:rPr>
          <w:rFonts w:cs="Times New Roman"/>
          <w:sz w:val="28"/>
          <w:b w:val="1"/>
          <w:bCs w:val="1"/>
          <w:szCs w:val="28"/>
        </w:rPr>
        <w:t vyd:_id="vyd:000000000001en">Формы реализации принципа добросовестности в сфере правотворчества</w:t>
      </w:r>
    </w:p>
    <w:p w14:paraId="122805AE" w14:textId="77777777" w:rsidR="004317A2" w:rsidRPr="00321B78" w:rsidRDefault="009E7DD1" w:rsidP="009E7DD1" vyd:_id="vyd:000000000001ek">
      <w:pPr>
        <w:spacing w:line="360" w:lineRule="auto"/>
        <w:ind w:firstLine="709"/>
        <w:rPr>
          <w:rFonts w:eastAsia="Calibri" w:cs="Times New Roman"/>
          <w:sz w:val="28"/>
          <w:szCs w:val="28"/>
        </w:rPr>
      </w:pPr>
      <w:r>
        <w:rPr>
          <w:rFonts w:eastAsia="Calibri" w:cs="Times New Roman"/>
          <w:sz w:val="28"/>
          <w:szCs w:val="28"/>
        </w:rPr>
        <w:t vyd:_id="vyd:000000000001el" xml:space="preserve">В последнее время часто поднимается вопрос добросовестного отношения органов государственной власти Российской Федерации к принимаемым ими решениям и подходу к законотворческой деятельности. Это обусловлено отсутствием надлежащего регулирования законотворческой и исполнительной деятельности органов государственной власти. </w:t>
      </w:r>
    </w:p>
    <w:p w14:paraId="12BFB5C1" w14:textId="5809FC7C" w:rsidR="009E7DD1" w:rsidRPr="00321B78" w:rsidRDefault="009E7DD1" w:rsidP="009E7DD1" vyd:_id="vyd:000000000001ei">
      <w:pPr>
        <w:spacing w:line="360" w:lineRule="auto"/>
        <w:ind w:firstLine="709"/>
        <w:rPr>
          <w:rFonts w:eastAsia="Calibri" w:cs="Times New Roman"/>
          <w:sz w:val="28"/>
          <w:szCs w:val="28"/>
        </w:rPr>
      </w:pPr>
      <w:r>
        <w:rPr>
          <w:rFonts w:eastAsia="Calibri" w:cs="Times New Roman"/>
          <w:sz w:val="28"/>
          <w:szCs w:val="28"/>
        </w:rPr>
        <w:t vyd:_id="vyd:000000000001ej" xml:space="preserve">Зачастую, принимаемые законы обеспечивают лишь фрагментарное регулирование, а также из-за недостаточной проработанности постоянно требуют актуализации и дополнений. Вместе с тем, действующее законодательство, за редким исключением, не содержит положений, предусматривающих персонифицированную ответственность. В основном ответственность должностных лиц предусматривается лишь за те действия, которые повлекли прямой материальный ущерб лицам или природным объектам. При этом, косвенный ущерб в виде длящихся годами судебных разбирательств, или создание правовой неопределенности не учитывается. </w:t>
      </w:r>
    </w:p>
    <w:p w14:paraId="5FAC78F0" w14:textId="77777777" w:rsidR="009E7DD1" w:rsidRPr="00321B78" w:rsidRDefault="009E7DD1" w:rsidP="009E7DD1" vyd:_id="vyd:000000000001eg">
      <w:pPr>
        <w:spacing w:line="360" w:lineRule="auto"/>
        <w:ind w:firstLine="709"/>
        <w:rPr>
          <w:rFonts w:eastAsia="Calibri" w:cs="Times New Roman"/>
          <w:sz w:val="28"/>
          <w:szCs w:val="28"/>
        </w:rPr>
      </w:pPr>
      <w:r>
        <w:rPr>
          <w:rFonts w:eastAsia="Calibri" w:cs="Times New Roman"/>
          <w:sz w:val="28"/>
          <w:szCs w:val="28"/>
        </w:rPr>
        <w:t vyd:_id="vyd:000000000001eh">В связи с этим необходимо определить границы и критерии добросовестности при осуществлении полномочий органами государственной власти и государственными служащими, в частности.</w:t>
      </w:r>
    </w:p>
    <w:p w14:paraId="76A8887E" w14:textId="0C5E5C83" w:rsidR="009E7DD1" w:rsidRPr="00321B78" w:rsidRDefault="009E7DD1" w:rsidP="009E7DD1" vyd:_id="vyd:000000000001ec">
      <w:pPr>
        <w:spacing w:line="360" w:lineRule="auto"/>
        <w:ind w:firstLine="709"/>
        <w:rPr>
          <w:rFonts w:eastAsia="Calibri" w:cs="Times New Roman"/>
          <w:sz w:val="28"/>
          <w:szCs w:val="28"/>
        </w:rPr>
      </w:pPr>
      <w:r>
        <w:rPr>
          <w:rFonts w:eastAsia="Calibri" w:cs="Times New Roman"/>
          <w:sz w:val="28"/>
          <w:szCs w:val="28"/>
        </w:rPr>
        <w:t vyd:_id="vyd:000000000001ef">Из-за особой правовой природ</w:t>
      </w:r>
      <w:r>
        <w:rPr>
          <w:rFonts w:eastAsia="Calibri" w:cs="Times New Roman"/>
          <w:sz w:val="28"/>
          <w:szCs w:val="28"/>
        </w:rPr>
        <w:t vyd:_id="vyd:000000000001ee">ы</w:t>
      </w:r>
      <w:r>
        <w:rPr>
          <w:rFonts w:eastAsia="Calibri" w:cs="Times New Roman"/>
          <w:sz w:val="28"/>
          <w:szCs w:val="28"/>
        </w:rPr>
        <w:t vyd:_id="vyd:000000000001ed" xml:space="preserve"> принципов права, добросовестность раскрывается в законодательстве через ограничения и запреты, позволяющие установить ненадлежащее поведение. Так, согласно статье 6 Федерального закона от 21.07.2014 №212-ФЗ «Об основах общественного контроля в Российской Федерации» установлена презумпция добросовестности деятельности органов государственной власти, органов местного самоуправления, государственных и муниципальных организаций, иных органов и организаций, осуществляющих в соответствии с федеральными законами отдельные публичные полномочия, за деятельностью которых осуществляется общественный контроль. Таким образом, все действия государственного органа априори считаются соответствующими закону. Вместе с тем, в подобных правовых актах редко встречается, что именно понимается под «добросовестной деятельностью» органа государственной власти, какие именно последствия могут считаться недобросовестным поведением, а также не указано, должно ли лицо, допустившее наступление этих последствий, нести персональную ответственность.</w:t>
      </w:r>
    </w:p>
    <w:p w14:paraId="3A894CE6" w14:textId="77777777" w:rsidR="009E7DD1" w:rsidRPr="00321B78" w:rsidRDefault="009E7DD1" w:rsidP="009E7DD1" vyd:_id="vyd:000000000001ea">
      <w:pPr>
        <w:spacing w:line="360" w:lineRule="auto"/>
        <w:ind w:firstLine="709"/>
        <w:rPr>
          <w:rFonts w:eastAsia="Calibri" w:cs="Times New Roman"/>
          <w:sz w:val="28"/>
          <w:szCs w:val="28"/>
        </w:rPr>
      </w:pPr>
      <w:r>
        <w:rPr>
          <w:rFonts w:eastAsia="Calibri" w:cs="Times New Roman"/>
          <w:sz w:val="28"/>
          <w:szCs w:val="28"/>
        </w:rPr>
        <w:t vyd:_id="vyd:000000000001eb">Так, например, согласно статье 67 Федерального закона от 13.07.2015 №218-ФЗ «О государственной регистрации недвижимости» государственный регистратор прав в соответствии с законодательством Российской Федерации несет ответственность за несоответствие сведений, внесенных им в Единый государственный реестр недвижимости, представленным на государственный кадастровый учет и (или) государственную регистрацию прав документам и сведениям. Государственный регистратор прав обязан возместить убытки, причиненные органу регистрации прав своими незаконными действиями (бездействием). В случае умышленного причинения вреда убытки возмещаются в полном объеме.</w:t>
      </w:r>
    </w:p>
    <w:p w14:paraId="4057E899" w14:textId="77777777" w:rsidR="009E7DD1" w:rsidRPr="00321B78" w:rsidRDefault="009E7DD1" w:rsidP="009E7DD1" vyd:_id="vyd:000000000001e8">
      <w:pPr>
        <w:spacing w:line="360" w:lineRule="auto"/>
        <w:ind w:firstLine="709"/>
        <w:rPr>
          <w:rFonts w:eastAsia="Calibri" w:cs="Times New Roman"/>
          <w:sz w:val="28"/>
          <w:szCs w:val="28"/>
        </w:rPr>
      </w:pPr>
      <w:r>
        <w:rPr>
          <w:rFonts w:eastAsia="Calibri" w:cs="Times New Roman"/>
          <w:sz w:val="28"/>
          <w:szCs w:val="28"/>
        </w:rPr>
        <w:t vyd:_id="vyd:000000000001e9" xml:space="preserve">В указанном случае законодатель определил и меру добросовестности (соответствие сведений в документах), и те последствия (незаконные действия), за которые лицо будет нести ответственность. Вместе с тем, подобное регулирование скорее исключение, чем норма. Неразрешенным на практике остается вопрос привлечения к ответственности лиц, уполномоченных распоряжаться земельными участками, находящимися в муниципальной собственности. Так, в случае передачи прав собственнику земельного участка через десятилетия добросовестного владения может выясниться, что участок расположен на территории зоны с особыми условиями использования территории (ЗОУИТ) или особо охраняемой природной территории (ООПТ). </w:t>
      </w:r>
    </w:p>
    <w:p w14:paraId="7B886F4A" w14:textId="77777777" w:rsidR="009E7DD1" w:rsidRPr="00321B78" w:rsidRDefault="009E7DD1" w:rsidP="009E7DD1" vyd:_id="vyd:000000000001e6">
      <w:pPr>
        <w:spacing w:line="360" w:lineRule="auto"/>
        <w:ind w:firstLine="709"/>
        <w:rPr>
          <w:rFonts w:eastAsia="Calibri" w:cs="Times New Roman"/>
          <w:sz w:val="28"/>
          <w:szCs w:val="28"/>
        </w:rPr>
      </w:pPr>
      <w:r>
        <w:rPr>
          <w:rFonts w:eastAsia="Calibri" w:cs="Times New Roman"/>
          <w:sz w:val="28"/>
          <w:szCs w:val="28"/>
        </w:rPr>
        <w:t vyd:_id="vyd:000000000001e7">Также вышеизложенное актуально и для положений, регулирующих пребывание граждан в лесах и ООПТ. Это касается как проживания на определенной территории коренных народов, так и деятельности физических и юридических лиц на данных территориях.</w:t>
      </w:r>
    </w:p>
    <w:p w14:paraId="3C226DAF" w14:textId="77777777" w:rsidR="009E7DD1" w:rsidRPr="00321B78" w:rsidRDefault="009E7DD1" w:rsidP="009E7DD1" vyd:_id="vyd:000000000001e4">
      <w:pPr>
        <w:spacing w:line="360" w:lineRule="auto"/>
        <w:ind w:firstLine="709"/>
        <w:rPr>
          <w:rFonts w:eastAsia="Calibri" w:cs="Times New Roman"/>
          <w:sz w:val="28"/>
          <w:szCs w:val="28"/>
        </w:rPr>
      </w:pPr>
      <w:r>
        <w:rPr>
          <w:rFonts w:eastAsia="Calibri" w:cs="Times New Roman"/>
          <w:sz w:val="28"/>
          <w:szCs w:val="28"/>
        </w:rPr>
        <w:t vyd:_id="vyd:000000000001e5">Согласно преамбуле Федерального закона «Об особо охраняемых природных территориях» (далее – Закон об ООПТ) особо охраняемые природные территории –это участки земли, водной поверхности и воздушного пространства над ними, где располагаются природные комплексы и объекты, которые имеют особое природоохранное, научное, культурное, эстетическое, рекреационное и оздоровительное значение, которые изъяты решениями органов государственной власти полностью или частично из хозяйственного использования и для которых установлен режим особой охраны.</w:t>
      </w:r>
    </w:p>
    <w:p w14:paraId="0FD69989" w14:textId="77777777" w:rsidR="009E7DD1" w:rsidRPr="00321B78" w:rsidRDefault="009E7DD1" w:rsidP="009E7DD1" vyd:_id="vyd:000000000001dz">
      <w:pPr>
        <w:spacing w:line="360" w:lineRule="auto"/>
        <w:ind w:firstLine="709"/>
        <w:rPr>
          <w:rFonts w:eastAsia="Calibri" w:cs="Times New Roman"/>
          <w:sz w:val="28"/>
          <w:szCs w:val="28"/>
        </w:rPr>
      </w:pPr>
      <w:r>
        <w:rPr>
          <w:rFonts w:eastAsia="Calibri" w:cs="Times New Roman"/>
          <w:sz w:val="28"/>
          <w:szCs w:val="28"/>
        </w:rPr>
        <w:t vyd:_id="vyd:000000000001e3" xml:space="preserve">Земли ООПТ относятся к объектам общенационального достояния и могут находиться в федеральной собственности, собственности субъектов Российской Федерации и в муниципальной собственности. В случаях, предусмотренных федеральными законами, </w:t>
      </w:r>
      <w:r>
        <w:rPr>
          <w:rFonts w:eastAsia="Calibri" w:cs="Times New Roman"/>
          <w:sz w:val="28"/>
          <w:b w:val="1"/>
          <w:bCs w:val="1"/>
          <w:szCs w:val="28"/>
        </w:rPr>
        <w:t vyd:_id="vyd:000000000001e2">допускается включение в земли ООПТ земельных участков, принадлежащих гражданам и юридическим лицам на праве собственности</w:t>
      </w:r>
      <w:r>
        <w:rPr>
          <w:rFonts w:eastAsia="Calibri" w:cs="Times New Roman"/>
          <w:sz w:val="28"/>
          <w:vertAlign w:val="superscript"/>
          <w:szCs w:val="28"/>
        </w:rPr>
        <w:footnoteReference vyd:_id="vyd:000000000001e1" w:id="73"/>
      </w:r>
      <w:r>
        <w:rPr>
          <w:rFonts w:eastAsia="Calibri" w:cs="Times New Roman"/>
          <w:sz w:val="28"/>
          <w:szCs w:val="28"/>
        </w:rPr>
        <w:t vyd:_id="vyd:000000000001e0">.</w:t>
      </w:r>
    </w:p>
    <w:p w14:paraId="36CCD0C5" w14:textId="77777777" w:rsidR="009E7DD1" w:rsidRPr="00321B78" w:rsidRDefault="009E7DD1" w:rsidP="009E7DD1" vyd:_id="vyd:000000000001dx">
      <w:pPr>
        <w:spacing w:line="360" w:lineRule="auto"/>
        <w:ind w:firstLine="709"/>
        <w:rPr>
          <w:rFonts w:eastAsia="Calibri" w:cs="Times New Roman"/>
          <w:sz w:val="28"/>
          <w:szCs w:val="28"/>
        </w:rPr>
      </w:pPr>
      <w:r>
        <w:rPr>
          <w:rFonts w:eastAsia="Calibri" w:cs="Times New Roman"/>
          <w:sz w:val="28"/>
          <w:szCs w:val="28"/>
        </w:rPr>
        <w:t vyd:_id="vyd:000000000001dy">Гражданское законодательство предусматривает, что собственник вправе по своему усмотрению совершать в отношении принадлежащего ему имущества любые действия, не противоречащие закону и иным правовым актам и не нарушающие права и охраняемые законом интересы других лиц. Так, собственник вправе отчуждать свое имущество в собственность другим лицам, передавать им, оставаясь собственником, права владения, пользования и распоряжения имуществом, отдавать имущество в залог и обременять его другими способами, распоряжаться им иным образом.</w:t>
      </w:r>
    </w:p>
    <w:p w14:paraId="6A71F1A7" w14:textId="77777777" w:rsidR="009E7DD1" w:rsidRPr="00321B78" w:rsidRDefault="009E7DD1" w:rsidP="009E7DD1" vyd:_id="vyd:000000000001dt">
      <w:pPr>
        <w:spacing w:line="360" w:lineRule="auto"/>
        <w:ind w:firstLine="709"/>
        <w:rPr>
          <w:rFonts w:eastAsia="Calibri" w:cs="Times New Roman"/>
          <w:sz w:val="28"/>
          <w:szCs w:val="28"/>
        </w:rPr>
      </w:pPr>
      <w:r>
        <w:rPr>
          <w:rFonts w:eastAsia="Calibri" w:cs="Times New Roman"/>
          <w:sz w:val="28"/>
          <w:szCs w:val="28"/>
        </w:rPr>
        <w:t vyd:_id="vyd:000000000001dw">Владение, пользование и распоряжение землей и другими природными ресурсами в той мере, в какой их оборот допускается законом</w:t>
      </w:r>
      <w:r>
        <w:rPr>
          <w:rFonts w:eastAsia="Calibri" w:cs="Times New Roman"/>
          <w:sz w:val="28"/>
          <w:vertAlign w:val="superscript"/>
          <w:szCs w:val="28"/>
        </w:rPr>
        <w:footnoteReference vyd:_id="vyd:000000000001dv" w:id="74"/>
      </w:r>
      <w:r>
        <w:rPr>
          <w:rFonts w:eastAsia="Calibri" w:cs="Times New Roman"/>
          <w:sz w:val="28"/>
          <w:szCs w:val="28"/>
        </w:rPr>
        <w:t vyd:_id="vyd:000000000001du">, осуществляются их собственником свободно, если это не наносит ущерба окружающей среде и не нарушает прав и законных интересов других лиц.</w:t>
      </w:r>
    </w:p>
    <w:p w14:paraId="30507693" w14:textId="77777777" w:rsidR="009E7DD1" w:rsidRPr="00321B78" w:rsidRDefault="009E7DD1" w:rsidP="009E7DD1" vyd:_id="vyd:000000000001dr">
      <w:pPr>
        <w:spacing w:line="360" w:lineRule="auto"/>
        <w:ind w:firstLine="709"/>
        <w:rPr>
          <w:rFonts w:eastAsia="Calibri" w:cs="Times New Roman"/>
          <w:sz w:val="28"/>
          <w:szCs w:val="28"/>
        </w:rPr>
      </w:pPr>
      <w:r>
        <w:rPr>
          <w:rFonts w:eastAsia="Calibri" w:cs="Times New Roman"/>
          <w:sz w:val="28"/>
          <w:szCs w:val="28"/>
        </w:rPr>
        <w:t vyd:_id="vyd:000000000001ds" xml:space="preserve">Разумное сочетание публичных и частных интересов в законодательстве о земельных участках в ООПТ обязывает государство обеспечить как необходимые гарантии реализации и защиты права человека на благоприятную окружающую среду, так и соблюдение прав собственности. </w:t>
      </w:r>
    </w:p>
    <w:p w14:paraId="19E1B641" w14:textId="77777777" w:rsidR="009E7DD1" w:rsidRPr="00321B78" w:rsidRDefault="009E7DD1" w:rsidP="009E7DD1" vyd:_id="vyd:000000000001dp">
      <w:pPr>
        <w:spacing w:line="360" w:lineRule="auto"/>
        <w:ind w:firstLine="709"/>
        <w:rPr>
          <w:rFonts w:eastAsia="Calibri" w:cs="Times New Roman"/>
          <w:sz w:val="28"/>
          <w:b w:val="1"/>
          <w:bCs w:val="1"/>
          <w:szCs w:val="28"/>
        </w:rPr>
      </w:pPr>
      <w:r>
        <w:rPr>
          <w:rFonts w:eastAsia="Calibri" w:cs="Times New Roman"/>
          <w:sz w:val="28"/>
          <w:b w:val="1"/>
          <w:bCs w:val="1"/>
          <w:szCs w:val="28"/>
        </w:rPr>
        <w:t vyd:_id="vyd:000000000001dq">В реальности же баланс интересов становится практически недостижим из-за многочисленных коллизий, пробелов, неоднозначности толкования правовых норм, что негативно сказывается на правах и интересах физических лиц.</w:t>
      </w:r>
    </w:p>
    <w:p w14:paraId="03198EB8" w14:textId="77777777" w:rsidR="009E7DD1" w:rsidRPr="00321B78" w:rsidRDefault="009E7DD1" w:rsidP="009E7DD1" vyd:_id="vyd:000000000001dl">
      <w:pPr>
        <w:spacing w:line="360" w:lineRule="auto"/>
        <w:ind w:firstLine="709"/>
        <w:rPr>
          <w:rFonts w:eastAsia="Calibri" w:cs="Times New Roman"/>
          <w:sz w:val="28"/>
          <w:szCs w:val="28"/>
        </w:rPr>
      </w:pPr>
      <w:r>
        <w:rPr>
          <w:rFonts w:eastAsia="Calibri" w:cs="Times New Roman"/>
          <w:sz w:val="28"/>
          <w:szCs w:val="28"/>
        </w:rPr>
        <w:t vyd:_id="vyd:000000000001do">Стоит отметить, что на ООПТ зачастую разработаны и утверждены индивидуальные положения, регулирующие деятельность на такой территории</w:t>
      </w:r>
      <w:r>
        <w:rPr>
          <w:rFonts w:eastAsia="Calibri" w:cs="Times New Roman"/>
          <w:sz w:val="28"/>
          <w:vertAlign w:val="superscript"/>
          <w:szCs w:val="28"/>
        </w:rPr>
        <w:footnoteReference vyd:_id="vyd:000000000001dn" w:id="75"/>
      </w:r>
      <w:r>
        <w:rPr>
          <w:rFonts w:eastAsia="Calibri" w:cs="Times New Roman"/>
          <w:sz w:val="28"/>
          <w:szCs w:val="28"/>
        </w:rPr>
        <w:t vyd:_id="vyd:000000000001dm" xml:space="preserve">. </w:t>
      </w:r>
    </w:p>
    <w:p w14:paraId="0684D7AE" w14:textId="77777777" w:rsidR="009E7DD1" w:rsidRPr="00321B78" w:rsidRDefault="009E7DD1" w:rsidP="009E7DD1" vyd:_id="vyd:000000000001di">
      <w:pPr>
        <w:spacing w:line="360" w:lineRule="auto"/>
        <w:ind w:firstLine="709"/>
        <w:rPr>
          <w:rFonts w:eastAsia="Calibri" w:cs="Times New Roman"/>
          <w:sz w:val="28"/>
          <w:szCs w:val="28"/>
        </w:rPr>
      </w:pPr>
      <w:r>
        <w:rPr>
          <w:rFonts w:eastAsia="Calibri" w:cs="Times New Roman"/>
          <w:sz w:val="28"/>
          <w:szCs w:val="28"/>
        </w:rPr>
        <w:t vyd:_id="vyd:000000000001dk" xml:space="preserve">Однако из-за </w:t>
      </w:r>
      <w:r>
        <w:rPr>
          <w:rFonts w:eastAsia="Calibri" w:cs="Times New Roman"/>
          <w:sz w:val="28"/>
          <w:bCs w:val="1"/>
          <w:szCs w:val="28"/>
        </w:rPr>
        <w:t vyd:_id="vyd:000000000001dj">сложных механизмов получения соответствующих разрешений на осуществление указанной деятельности, несогласованности органов исполнительной власти в части разграничения полномочий по управлению соответствующими территориями нарушаются права граждан.</w:t>
      </w:r>
    </w:p>
    <w:p w14:paraId="3152CF7C" w14:textId="77777777" w:rsidR="009E7DD1" w:rsidRPr="00321B78" w:rsidRDefault="009E7DD1" w:rsidP="009E7DD1" vyd:_id="vyd:000000000001dg">
      <w:pPr>
        <w:spacing w:line="360" w:lineRule="auto"/>
        <w:ind w:firstLine="709"/>
        <w:rPr>
          <w:rFonts w:eastAsia="Calibri" w:cs="Times New Roman"/>
          <w:sz w:val="28"/>
          <w:szCs w:val="28"/>
        </w:rPr>
      </w:pPr>
      <w:r>
        <w:rPr>
          <w:rFonts w:eastAsia="Calibri" w:cs="Times New Roman"/>
          <w:sz w:val="28"/>
          <w:szCs w:val="28"/>
        </w:rPr>
        <w:t vyd:_id="vyd:000000000001dh" xml:space="preserve">С другой стороны, баланс государственных и частных интересов должен подразумевать и защиту окружающей среды от негативного воздействия человека на уникальную территорию. </w:t>
      </w:r>
    </w:p>
    <w:p w14:paraId="50EE8507" w14:textId="77777777" w:rsidR="009E7DD1" w:rsidRPr="00321B78" w:rsidRDefault="009E7DD1" w:rsidP="009E7DD1" vyd:_id="vyd:000000000001de">
      <w:pPr>
        <w:spacing w:line="360" w:lineRule="auto"/>
        <w:ind w:firstLine="709"/>
        <w:rPr>
          <w:rFonts w:eastAsia="Calibri" w:cs="Times New Roman"/>
          <w:sz w:val="28"/>
          <w:szCs w:val="28"/>
        </w:rPr>
      </w:pPr>
      <w:r>
        <w:rPr>
          <w:rFonts w:eastAsia="Calibri" w:cs="Times New Roman"/>
          <w:sz w:val="28"/>
          <w:szCs w:val="28"/>
        </w:rPr>
        <w:t vyd:_id="vyd:000000000001df">В ряде случаев государственные и муниципальные органы власти, соблюдая интересы физического лица, претендующего на получение земель, расположенных в границах особо охраняемых природных территорий, наносят непоправимый вред окружающей среде.</w:t>
      </w:r>
    </w:p>
    <w:p w14:paraId="697248F3" w14:textId="77777777" w:rsidR="009E7DD1" w:rsidRPr="00321B78" w:rsidRDefault="009E7DD1" w:rsidP="009E7DD1" vyd:_id="vyd:000000000001dc">
      <w:pPr>
        <w:spacing w:line="360" w:lineRule="auto"/>
        <w:ind w:firstLine="709"/>
        <w:rPr>
          <w:rFonts w:eastAsia="Calibri" w:cs="Times New Roman"/>
          <w:sz w:val="28"/>
          <w:szCs w:val="28"/>
        </w:rPr>
      </w:pPr>
      <w:r>
        <w:rPr>
          <w:rFonts w:eastAsia="Calibri" w:cs="Times New Roman"/>
          <w:sz w:val="28"/>
          <w:szCs w:val="28"/>
        </w:rPr>
        <w:t vyd:_id="vyd:000000000001dd" xml:space="preserve">Тема добросовестности участников оборота земель находится в постоянном фокусе общественных деятелей и организаций. Обеспечивается постоянный контроль выпускаемых законопроектов и законодательных инициатив. </w:t>
      </w:r>
    </w:p>
    <w:p w14:paraId="60658DE8" w14:textId="77777777" w:rsidR="009E7DD1" w:rsidRPr="00321B78" w:rsidRDefault="009E7DD1" w:rsidP="009E7DD1" vyd:_id="vyd:000000000001da">
      <w:pPr>
        <w:spacing w:line="360" w:lineRule="auto"/>
        <w:ind w:firstLine="709"/>
        <w:rPr>
          <w:rFonts w:eastAsia="Calibri" w:cs="Times New Roman"/>
          <w:sz w:val="28"/>
          <w:szCs w:val="28"/>
        </w:rPr>
      </w:pPr>
      <w:r>
        <w:rPr>
          <w:rFonts w:eastAsia="Calibri" w:cs="Times New Roman"/>
          <w:sz w:val="28"/>
          <w:szCs w:val="28"/>
        </w:rPr>
        <w:t vyd:_id="vyd:000000000001db" xml:space="preserve">Одним из наиболее обсуждаемых стал законопроект №793310-7 «О внесении изменений в отдельные законодательные акты Российской Федерации в части совершенствования правового регулирования использования лесов при строительстве, реконструкции, капитальном ремонте и эксплуатации объектов капитального строительства, не связанных с созданием лесной инфраструктуры, а также при возведении и эксплуатации некапитальных строений, сооружений, не связанных с созданием лесной инфраструктуры». </w:t>
      </w:r>
    </w:p>
    <w:p w14:paraId="3301F23F" w14:textId="77777777" w:rsidR="009E7DD1" w:rsidRPr="00321B78" w:rsidRDefault="009E7DD1" w:rsidP="009E7DD1" vyd:_id="vyd:000000000001d8">
      <w:pPr>
        <w:spacing w:line="360" w:lineRule="auto"/>
        <w:ind w:firstLine="709"/>
        <w:rPr>
          <w:rFonts w:eastAsia="Calibri" w:cs="Times New Roman"/>
          <w:sz w:val="28"/>
          <w:szCs w:val="28"/>
        </w:rPr>
      </w:pPr>
      <w:r>
        <w:rPr>
          <w:rFonts w:eastAsia="Calibri" w:cs="Times New Roman"/>
          <w:sz w:val="28"/>
          <w:szCs w:val="28"/>
        </w:rPr>
        <w:t vyd:_id="vyd:000000000001d9">Основной идеей данного законопроекта стало обеспечение возможности размещения рекреационных и иных объектов на территории лесов. При этом предусматривается, что рекреационные объекты не могут занимать площадь, превышающую 20% от общей площади предоставленного лесного участка, а площадь выделяемого земельного участка не должна превышать 3% площади соответствующего лесничества.</w:t>
      </w:r>
    </w:p>
    <w:p w14:paraId="6CB7231D" w14:textId="77777777" w:rsidR="009E7DD1" w:rsidRPr="00321B78" w:rsidRDefault="009E7DD1" w:rsidP="009E7DD1" vyd:_id="vyd:000000000001d6">
      <w:pPr>
        <w:spacing w:line="360" w:lineRule="auto"/>
        <w:ind w:firstLine="709"/>
        <w:rPr>
          <w:rFonts w:eastAsia="Calibri" w:cs="Times New Roman"/>
          <w:sz w:val="28"/>
          <w:szCs w:val="28"/>
        </w:rPr>
      </w:pPr>
      <w:r>
        <w:rPr>
          <w:rFonts w:eastAsia="Calibri" w:cs="Times New Roman"/>
          <w:sz w:val="28"/>
          <w:szCs w:val="28"/>
        </w:rPr>
        <w:t vyd:_id="vyd:000000000001d7">Данные положения вызвали активные дискуссии, как в научном сообществе, так и в рядах правозащитников. Эта ситуация заставила многих усомниться в добросовестности принимаемых решений субъектами, обладающими законодательной инициативой. В настоящее время принятие данных изменений приостановлено ввиду неблагоприятной эпидемиологической обстановки и изменения курса внутренней и внешней политики государства, однако стоит рассмотреть этот законопроект более детально.</w:t>
      </w:r>
    </w:p>
    <w:p w14:paraId="48CB13A2" w14:textId="77777777" w:rsidR="009E7DD1" w:rsidRPr="00321B78" w:rsidRDefault="009E7DD1" w:rsidP="009E7DD1" vyd:_id="vyd:000000000001d4">
      <w:pPr>
        <w:spacing w:line="360" w:lineRule="auto"/>
        <w:ind w:firstLine="709"/>
        <w:rPr>
          <w:rFonts w:eastAsia="Calibri" w:cs="Times New Roman"/>
          <w:sz w:val="28"/>
          <w:szCs w:val="28"/>
        </w:rPr>
      </w:pPr>
      <w:r>
        <w:rPr>
          <w:rFonts w:eastAsia="Calibri" w:cs="Times New Roman"/>
          <w:sz w:val="28"/>
          <w:szCs w:val="28"/>
        </w:rPr>
        <w:t vyd:_id="vyd:000000000001d5" xml:space="preserve">Так, под видом стимулирования развития внутреннего туризма и привлечения дополнительных средств в лесную отрасль фактически разрешается вырубка лесов. Законопроектом предусматривается, что рекреационные объекты не могут занимать площадь, превышающую 20% от общей площади предоставленного лесного участка, а площадь выделяемого земельного участка не должна превышать 3% площади соответствующего лесничества. Однако ни в пояснительной записке, ни в самом документе не указано, как были определены данные показатели. </w:t>
      </w:r>
    </w:p>
    <w:p w14:paraId="31BD10AF" w14:textId="77777777" w:rsidR="009E7DD1" w:rsidRPr="00321B78" w:rsidRDefault="009E7DD1" w:rsidP="009E7DD1" vyd:_id="vyd:000000000001d2">
      <w:pPr>
        <w:spacing w:line="360" w:lineRule="auto"/>
        <w:ind w:firstLine="709"/>
        <w:rPr>
          <w:rFonts w:eastAsia="Calibri" w:cs="Times New Roman"/>
          <w:sz w:val="28"/>
          <w:szCs w:val="28"/>
        </w:rPr>
      </w:pPr>
      <w:r>
        <w:rPr>
          <w:rFonts w:eastAsia="Calibri" w:cs="Times New Roman"/>
          <w:sz w:val="28"/>
          <w:szCs w:val="28"/>
        </w:rPr>
        <w:t vyd:_id="vyd:000000000001d3">В связи с этим, необходимо представить масштабы предлагаемых изменений в цифрах. Так, согласно данным Росреестра, площадь Одинцовского лесничества составляет около 100 тысяч га. Исходя из приведенных показателей, 20% площади составят порядка 20 тысяч га леса, из которых 3 тысячи га могут быть застроены санаториями и рекреационной зоной. Законопроектом, в то же время, не предусмотрено, будут ли данные площади включать в себя вырубки для прокладки подъездных дорог, создания защитных полос, обеспечения инфраструктуры необходимыми коммуникациями, создания и эксплуатации охранных зон линий электропередач и многое другое.</w:t>
      </w:r>
    </w:p>
    <w:p w14:paraId="3D35D374" w14:textId="77777777" w:rsidR="009E7DD1" w:rsidRPr="00321B78" w:rsidRDefault="009E7DD1" w:rsidP="009E7DD1" vyd:_id="vyd:000000000001d0">
      <w:pPr>
        <w:spacing w:line="360" w:lineRule="auto"/>
        <w:ind w:firstLine="709"/>
        <w:rPr>
          <w:rFonts w:eastAsia="Calibri" w:cs="Times New Roman"/>
          <w:sz w:val="28"/>
          <w:szCs w:val="28"/>
        </w:rPr>
      </w:pPr>
      <w:r>
        <w:rPr>
          <w:rFonts w:eastAsia="Calibri" w:cs="Times New Roman"/>
          <w:sz w:val="28"/>
          <w:szCs w:val="28"/>
        </w:rPr>
        <w:t vyd:_id="vyd:000000000001d1">Следует отметить, что на лесных участках разрешено строительство, однако оно, в большей своей части, относится к инфраструктурным объектам. Виды использования лесов установлены статьей 25 Лесного кодекса Российской Федерации. Положения указанной нормы устанавливают возможность использования лесов для строительства, но только строго определенных категорий объектов, гидротехнических сооружений, морских портов, морских терминалов, речных портов, причалов. Данный список не является исчерпывающим, однако, расширение толкования данной статьи допускается в пределах, установленных частью 2 статьи 6 ЛК РФ.</w:t>
      </w:r>
    </w:p>
    <w:p w14:paraId="54FDE6BA" w14:textId="77777777" w:rsidR="009E7DD1" w:rsidRPr="00321B78" w:rsidRDefault="009E7DD1" w:rsidP="009E7DD1" vyd:_id="vyd:000000000001cy">
      <w:pPr>
        <w:spacing w:line="360" w:lineRule="auto"/>
        <w:ind w:firstLine="709"/>
        <w:rPr>
          <w:rFonts w:eastAsia="Calibri" w:cs="Times New Roman"/>
          <w:sz w:val="28"/>
          <w:szCs w:val="28"/>
        </w:rPr>
      </w:pPr>
      <w:r>
        <w:rPr>
          <w:rFonts w:eastAsia="Calibri" w:cs="Times New Roman"/>
          <w:sz w:val="28"/>
          <w:szCs w:val="28"/>
        </w:rPr>
        <w:t vyd:_id="vyd:000000000001cz">В результате установленных ограничений, использование лесов для иных целей, не предусмотренных действующим законодательством, не допускается. Также как лесным законодательством не предусмотрено строительство рекреационных объектов и осуществление сплошных рубок для данных целей. Более того, срубленные деревья также пойдут на продажу, что явно не предусматривается проектом освоения лесов и лесными планами.</w:t>
      </w:r>
    </w:p>
    <w:p w14:paraId="2B894264" w14:textId="77777777" w:rsidR="009E7DD1" w:rsidRPr="00321B78" w:rsidRDefault="009E7DD1" w:rsidP="009E7DD1" vyd:_id="vyd:000000000001cw">
      <w:pPr>
        <w:spacing w:line="360" w:lineRule="auto"/>
        <w:ind w:firstLine="709"/>
        <w:rPr>
          <w:rFonts w:eastAsia="Calibri" w:cs="Times New Roman"/>
          <w:sz w:val="28"/>
          <w:szCs w:val="28"/>
        </w:rPr>
      </w:pPr>
      <w:r>
        <w:rPr>
          <w:rFonts w:eastAsia="Calibri" w:cs="Times New Roman"/>
          <w:sz w:val="28"/>
          <w:szCs w:val="28"/>
        </w:rPr>
        <w:t vyd:_id="vyd:000000000001cx" xml:space="preserve">Более того, в законопроекте не приводятся статистические данные относительно потребности населения в данных домах отдыха, особенно в указанных количествах. </w:t>
      </w:r>
    </w:p>
    <w:p w14:paraId="4BC4C17B" w14:textId="77777777" w:rsidR="009E7DD1" w:rsidRPr="00321B78" w:rsidRDefault="009E7DD1" w:rsidP="009E7DD1" vyd:_id="vyd:000000000001cu">
      <w:pPr>
        <w:spacing w:line="360" w:lineRule="auto"/>
        <w:ind w:firstLine="709"/>
        <w:rPr>
          <w:rFonts w:eastAsia="Calibri" w:cs="Times New Roman"/>
          <w:sz w:val="28"/>
          <w:szCs w:val="28"/>
        </w:rPr>
      </w:pPr>
      <w:r>
        <w:rPr>
          <w:rFonts w:eastAsia="Calibri" w:cs="Times New Roman"/>
          <w:sz w:val="28"/>
          <w:szCs w:val="28"/>
        </w:rPr>
        <w:t vyd:_id="vyd:000000000001cv" xml:space="preserve">Следует обратить внимание и на такой не менее важный аспект как консультирование с представителями научного сообщества и экспертными организациями при принятии изменений в законодательство. </w:t>
      </w:r>
    </w:p>
    <w:p w14:paraId="563F6CA4" w14:textId="77777777" w:rsidR="009E7DD1" w:rsidRPr="00321B78" w:rsidRDefault="009E7DD1" w:rsidP="009E7DD1" vyd:_id="vyd:000000000001cs">
      <w:pPr>
        <w:spacing w:line="360" w:lineRule="auto"/>
        <w:ind w:firstLine="709"/>
        <w:rPr>
          <w:rFonts w:eastAsia="Calibri" w:cs="Times New Roman"/>
          <w:sz w:val="28"/>
          <w:szCs w:val="28"/>
        </w:rPr>
      </w:pPr>
      <w:r>
        <w:rPr>
          <w:rFonts w:eastAsia="Calibri" w:cs="Times New Roman"/>
          <w:sz w:val="28"/>
          <w:szCs w:val="28"/>
        </w:rPr>
        <w:t vyd:_id="vyd:000000000001ct">Вступившим в силу Федеральным законом от 27 декабря 2018 года № 538-ФЗ «О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 были установлены новые критерии для отнесения лесных участков к категории нерестоохранных полос лесов. В соответствии с ними ширина таких лесных полос сокращается с 1000 м по каждому берегу реки до 50-200 м.</w:t>
      </w:r>
    </w:p>
    <w:p w14:paraId="5A37AB10" w14:textId="77777777" w:rsidR="009E7DD1" w:rsidRPr="00321B78" w:rsidRDefault="009E7DD1" w:rsidP="009E7DD1" vyd:_id="vyd:000000000001co">
      <w:pPr>
        <w:spacing w:line="360" w:lineRule="auto"/>
        <w:ind w:firstLine="709"/>
        <w:rPr>
          <w:rFonts w:eastAsia="Calibri" w:cs="Times New Roman"/>
          <w:sz w:val="28"/>
          <w:szCs w:val="28"/>
        </w:rPr>
      </w:pPr>
      <w:r>
        <w:rPr>
          <w:rFonts w:eastAsia="Calibri" w:cs="Times New Roman"/>
          <w:sz w:val="28"/>
          <w:szCs w:val="28"/>
        </w:rPr>
        <w:t vyd:_id="vyd:000000000001cr">В связи с этим, представителями общественных организаций выражается крайняя обеспокоенность из-за отсутствия в указанном законе как ограничений на рубки лесов в нерестоохранных полосах, так и исследований относительно определения расстояний для эффективного сохранения водоемов и нерестилищ</w:t>
      </w:r>
      <w:r>
        <w:rPr>
          <w:rFonts w:ascii="Arial" w:hAnsi="Arial" w:eastAsia="Calibri" w:cs="Arial"/>
          <w:vertAlign w:val="superscript"/>
        </w:rPr>
        <w:footnoteReference vyd:_id="vyd:000000000001cq" w:id="76"/>
      </w:r>
      <w:r>
        <w:rPr>
          <w:rFonts w:eastAsia="Calibri" w:cs="Times New Roman"/>
          <w:sz w:val="28"/>
          <w:szCs w:val="28"/>
        </w:rPr>
        <w:t vyd:_id="vyd:000000000001cp">.</w:t>
      </w:r>
    </w:p>
    <w:p w14:paraId="24AA7CB3" w14:textId="77777777" w:rsidR="009E7DD1" w:rsidRPr="00321B78" w:rsidRDefault="009E7DD1" w:rsidP="009E7DD1" vyd:_id="vyd:000000000001ck">
      <w:pPr>
        <w:spacing w:line="360" w:lineRule="auto"/>
        <w:ind w:firstLine="709"/>
        <w:rPr>
          <w:rFonts w:eastAsia="Calibri" w:cs="Times New Roman"/>
          <w:sz w:val="28"/>
          <w:szCs w:val="28"/>
        </w:rPr>
      </w:pPr>
      <w:r>
        <w:rPr>
          <w:rFonts w:eastAsia="Calibri" w:cs="Times New Roman"/>
          <w:sz w:val="28"/>
          <w:szCs w:val="28"/>
        </w:rPr>
        <w:t vyd:_id="vyd:000000000001cn">Вместе с тем, Президентом Российской Федерации В.В. Путиным было поручено Правительству Российской Федерации: внести в законодательство Российской Федерации изменения, предусматривающие: установление критериев и нормативов определения категорий защитных лесов и особо защитных участков лесов, а также установление правовых режимов указанных лесов и участков лесов, исключающих проведение в этих лесах и на этих участках промышленных рубок и передачу их в аренду в целях заготовки древесины</w:t>
      </w:r>
      <w:r>
        <w:rPr>
          <w:rFonts w:ascii="Arial" w:hAnsi="Arial" w:eastAsia="Calibri" w:cs="Arial"/>
          <w:vertAlign w:val="superscript"/>
        </w:rPr>
        <w:footnoteReference vyd:_id="vyd:000000000001cm" w:id="77"/>
      </w:r>
      <w:r>
        <w:rPr>
          <w:rFonts w:eastAsia="Calibri" w:cs="Times New Roman"/>
          <w:sz w:val="28"/>
          <w:szCs w:val="28"/>
        </w:rPr>
        <w:t vyd:_id="vyd:000000000001cl">.</w:t>
      </w:r>
    </w:p>
    <w:p w14:paraId="3B7EAA7B" w14:textId="77777777" w:rsidR="009E7DD1" w:rsidRPr="00321B78" w:rsidRDefault="009E7DD1" w:rsidP="009E7DD1" vyd:_id="vyd:000000000001ci">
      <w:pPr>
        <w:spacing w:line="360" w:lineRule="auto"/>
        <w:ind w:firstLine="709"/>
        <w:rPr>
          <w:rFonts w:eastAsia="Calibri" w:cs="Times New Roman"/>
          <w:sz w:val="28"/>
          <w:szCs w:val="28"/>
        </w:rPr>
      </w:pPr>
      <w:r>
        <w:rPr>
          <w:rFonts w:eastAsia="Calibri" w:cs="Times New Roman"/>
          <w:sz w:val="28"/>
          <w:szCs w:val="28"/>
        </w:rPr>
        <w:t vyd:_id="vyd:000000000001cj">В результате принятия данного закона, по мнению природозащитных организаций, был нарушен баланс интересов, который может значительно отразиться на состоянии природы и нерестилищ ценных и особо ценных пород рыб.</w:t>
      </w:r>
    </w:p>
    <w:p w14:paraId="055F0728" w14:textId="77777777" w:rsidR="009E7DD1" w:rsidRPr="00321B78" w:rsidRDefault="009E7DD1" w:rsidP="009E7DD1" vyd:_id="vyd:000000000001cg">
      <w:pPr>
        <w:spacing w:line="360" w:lineRule="auto"/>
        <w:ind w:firstLine="709"/>
        <w:rPr>
          <w:rFonts w:eastAsia="Calibri" w:cs="Times New Roman"/>
          <w:sz w:val="28"/>
          <w:szCs w:val="28"/>
        </w:rPr>
      </w:pPr>
      <w:r>
        <w:rPr>
          <w:rFonts w:eastAsia="Calibri" w:cs="Times New Roman"/>
          <w:sz w:val="28"/>
          <w:szCs w:val="28"/>
        </w:rPr>
        <w:t vyd:_id="vyd:000000000001ch" xml:space="preserve">В связи с этим, представляется целесообразным, чтобы разработка законопроектов, направленных на регулирование лесной отрасли подразумевала не только порядок освоения лесных ресурсов, но и также предусматривала ответственность за злоупотребления в данной сфере. Без подобных корректировок действующего законодательства его изменения не представляются целесообразными. </w:t>
      </w:r>
    </w:p>
    <w:p w14:paraId="29A22E2C" w14:textId="77777777" w:rsidR="009E7DD1" w:rsidRPr="00321B78" w:rsidRDefault="009E7DD1" w:rsidP="009E7DD1" vyd:_id="vyd:000000000001c8">
      <w:pPr>
        <w:spacing w:line="360" w:lineRule="auto"/>
        <w:ind w:firstLine="709"/>
        <w:rPr>
          <w:rFonts w:eastAsia="Calibri" w:cs="Times New Roman"/>
          <w:sz w:val="28"/>
          <w:szCs w:val="28"/>
        </w:rPr>
      </w:pPr>
      <w:r>
        <w:rPr>
          <w:rFonts w:eastAsia="Calibri" w:cs="Times New Roman"/>
          <w:sz w:val="28"/>
          <w:szCs w:val="28"/>
        </w:rPr>
        <w:t vyd:_id="vyd:000000000001cf">Учитывая практику, когда не только «неустановленные лица» нарушают закон, но и представителей органов власти злоупотребляют вверенными им дискреционными полномочиями, требуется разработка механизмов контроля и ограничений таких возможностей. В настоящее время отсутствует структурированная модель привлечения к ответственности должностных лиц, кроме возбуждения уголовных дел. В то же время, арест имущества или активов лица, злоупотребившего своими полномочиями в части распоряжения лесными ресурсами, не приведет к восстановлению природной экосистемы. Правовое регулирование должно предусматривать не только разграничение виновных действий должностных лиц, но и предусмотреть механизмы восстановления природных объектов за счет его имущества аналогично принципа «</w:t>
      </w:r>
      <w:r>
        <w:rPr>
          <w:rFonts w:eastAsia="Calibri" w:cs="Times New Roman"/>
          <w:sz w:val="28"/>
          <w:lang w:val="en-US"/>
          <w:szCs w:val="28"/>
        </w:rPr>
        <w:t vyd:_id="vyd:000000000001ce">polluter</w:t>
      </w:r>
      <w:r>
        <w:rPr>
          <w:rFonts w:eastAsia="Calibri" w:cs="Times New Roman"/>
          <w:sz w:val="28"/>
          <w:szCs w:val="28"/>
        </w:rPr>
        <w:t vyd:_id="vyd:000000000001cd" xml:space="preserve"> </w:t>
      </w:r>
      <w:r>
        <w:rPr>
          <w:rFonts w:eastAsia="Calibri" w:cs="Times New Roman"/>
          <w:sz w:val="28"/>
          <w:lang w:val="en-US"/>
          <w:szCs w:val="28"/>
        </w:rPr>
        <w:t vyd:_id="vyd:000000000001cc">pays</w:t>
      </w:r>
      <w:r>
        <w:rPr>
          <w:rFonts w:eastAsia="Calibri" w:cs="Times New Roman"/>
          <w:sz w:val="28"/>
          <w:szCs w:val="28"/>
        </w:rPr>
        <w:t vyd:_id="vyd:000000000001cb">»</w:t>
      </w:r>
      <w:r>
        <w:rPr>
          <w:rFonts w:ascii="Arial" w:hAnsi="Arial" w:eastAsia="Calibri" w:cs="Arial"/>
          <w:vertAlign w:val="superscript"/>
        </w:rPr>
        <w:footnoteReference vyd:_id="vyd:000000000001ca" w:id="78"/>
      </w:r>
      <w:r>
        <w:rPr>
          <w:rFonts w:eastAsia="Calibri" w:cs="Times New Roman"/>
          <w:sz w:val="28"/>
          <w:szCs w:val="28"/>
        </w:rPr>
        <w:t vyd:_id="vyd:000000000001c9">.</w:t>
      </w:r>
    </w:p>
    <w:p w14:paraId="4DD22101" w14:textId="1FDDC6E9" w:rsidR="009E7DD1" w:rsidRPr="00321B78" w:rsidRDefault="009E7DD1" w:rsidP="009E7DD1" vyd:_id="vyd:000000000001c6">
      <w:pPr>
        <w:spacing w:line="360" w:lineRule="auto"/>
        <w:ind w:firstLine="709"/>
        <w:rPr>
          <w:rFonts w:eastAsia="Calibri" w:cs="Times New Roman"/>
          <w:sz w:val="28"/>
          <w:szCs w:val="28"/>
        </w:rPr>
      </w:pPr>
      <w:r>
        <w:rPr>
          <w:rFonts w:eastAsia="Calibri" w:cs="Times New Roman"/>
          <w:sz w:val="28"/>
          <w:szCs w:val="28"/>
        </w:rPr>
        <w:t vyd:_id="vyd:000000000001c7" xml:space="preserve">Данные подходы позволят не только обеспечить качественное улучшение принимаемых решений, но и смогут повлиять на уровень проработки законодательных актов, направленных на регулирование соответствующих отраслей. </w:t>
      </w:r>
    </w:p>
    <w:p w14:paraId="1A249244" w14:textId="77777777" w:rsidR="009E7DD1" w:rsidRPr="00321B78" w:rsidRDefault="009E7DD1" w:rsidP="009E7DD1" vyd:_id="vyd:000000000001c5">
      <w:pPr>
        <w:spacing w:line="360" w:lineRule="auto"/>
        <w:ind w:firstLine="709"/>
        <w:rPr>
          <w:rFonts w:eastAsia="Calibri" w:cs="Times New Roman"/>
          <w:sz w:val="28"/>
          <w:szCs w:val="28"/>
        </w:rPr>
      </w:pPr>
    </w:p>
    <w:p w14:paraId="2CDD21AB" w14:textId="5744B5D6" w:rsidR="00C42266" w:rsidRDefault="00C42266" w:rsidP="007801C9" vyd:_id="vyd:000000000001c1">
      <w:pPr>
        <w:spacing w:line="360" w:lineRule="auto"/>
        <w:ind w:firstLine="709"/>
        <w:rPr>
          <w:rFonts w:cs="Times New Roman"/>
          <w:sz w:val="28"/>
          <w:szCs w:val="28"/>
        </w:rPr>
      </w:pPr>
      <w:r>
        <w:rPr>
          <w:rFonts w:cs="Times New Roman"/>
          <w:sz w:val="28"/>
          <w:b w:val="1"/>
          <w:szCs w:val="28"/>
        </w:rPr>
        <w:t vyd:_id="vyd:000000000001c4">§3.</w:t>
      </w:r>
      <w:r>
        <w:rPr>
          <w:rFonts w:cs="Times New Roman"/>
          <w:sz w:val="28"/>
          <w:b w:val="1"/>
          <w:bCs w:val="1"/>
          <w:szCs w:val="28"/>
        </w:rPr>
        <w:t vyd:_id="vyd:000000000001c3" xml:space="preserve"> </w:t>
      </w:r>
      <w:r>
        <w:rPr>
          <w:rFonts w:cs="Times New Roman"/>
          <w:sz w:val="28"/>
          <w:b w:val="1"/>
          <w:bCs w:val="1"/>
          <w:szCs w:val="28"/>
        </w:rPr>
        <w:t vyd:_id="vyd:000000000001c2">Формы реализации принципа добросовестности в сфере деятельности органов исполнительной власти</w:t>
      </w:r>
    </w:p>
    <w:p w14:paraId="741DB0C5" w14:textId="3A6163EE" w:rsidR="007801C9" w:rsidRPr="00321B78" w:rsidRDefault="00C42266" w:rsidP="007801C9" vyd:_id="vyd:000000000001by">
      <w:pPr>
        <w:spacing w:line="360" w:lineRule="auto"/>
        <w:ind w:firstLine="709"/>
        <w:rPr>
          <w:rFonts w:cs="Times New Roman"/>
          <w:sz w:val="28"/>
          <w:szCs w:val="28"/>
        </w:rPr>
      </w:pPr>
      <w:r>
        <w:rPr>
          <w:rFonts w:cs="Times New Roman"/>
          <w:sz w:val="28"/>
          <w:szCs w:val="28"/>
        </w:rPr>
        <w:t vyd:_id="vyd:000000000001c0" xml:space="preserve"> </w:t>
      </w:r>
      <w:r>
        <w:rPr>
          <w:rFonts w:cs="Times New Roman"/>
          <w:sz w:val="28"/>
          <w:szCs w:val="28"/>
        </w:rPr>
        <w:t vyd:_id="vyd:000000000001bz" xml:space="preserve">Согласно современной концепции осуществления контрольно-надзорной деятельности, основной фокус внимания законодателей прикован к возрастающему давлению на бизнес в результате проверочных мероприятий. Также отдельное внимание уделяется сокращению количества нормативных актов, которые утратили свою актуальность и не соответствуют современным требованиям. Этот подход распространяется практически на все сферы, где предусмотрено проведение проверочных мероприятий. В то же время, такие подходы пока только проходят стадию «обкатки» и наработки судебной и административной практики. </w:t>
      </w:r>
    </w:p>
    <w:p w14:paraId="321370D3" w14:textId="139B06A1" w:rsidR="007801C9" w:rsidRPr="00321B78" w:rsidRDefault="007801C9" w:rsidP="007801C9" vyd:_id="vyd:000000000001bs">
      <w:pPr>
        <w:spacing w:line="360" w:lineRule="auto"/>
        <w:ind w:firstLine="709"/>
        <w:rPr>
          <w:rFonts w:cs="Times New Roman"/>
          <w:sz w:val="28"/>
          <w:szCs w:val="28"/>
        </w:rPr>
      </w:pPr>
      <w:r>
        <w:rPr>
          <w:rFonts w:cs="Times New Roman"/>
          <w:sz w:val="28"/>
          <w:szCs w:val="28"/>
        </w:rPr>
        <w:t vyd:_id="vyd:000000000001bx" xml:space="preserve">Контрольно-надзорные мероприятия в настоящее проводятся в соответствии с положениями </w:t>
      </w:r>
      <w:r>
        <w:rPr>
          <w:rFonts w:cs="Times New Roman"/>
          <w:sz w:val="28"/>
          <w:b w:val="1"/>
          <w:bCs w:val="1"/>
          <w:szCs w:val="28"/>
        </w:rPr>
        <w:t vyd:_id="vyd:000000000001bw">Федерального закона от 26 декабря 2008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r>
        <w:rPr>
          <w:rFonts w:cs="Times New Roman"/>
          <w:sz w:val="28"/>
          <w:szCs w:val="28"/>
        </w:rPr>
        <w:t vyd:_id="vyd:000000000001bv" xml:space="preserve"> (далее – Закон о защите прав предпринимателей). Вместе с тем, правовые и организационные основы установления и оценки применения содержащихся в нормативных правовых актах требований, которые связаны с осуществлением предпринимательской и иной экономической деятельности и оценка соблюдения которых осуществляется в рамках государственного контроля (надзора), муниципального контроля, привлечения к административной ответственности, предоставления лицензий и иных разрешений, аккредитации, оценки соответствия продукции, иных форм оценки и экспертизы осуществляются в соответствии с </w:t>
      </w:r>
      <w:r>
        <w:rPr>
          <w:rFonts w:cs="Times New Roman"/>
          <w:sz w:val="28"/>
          <w:b w:val="1"/>
          <w:bCs w:val="1"/>
          <w:szCs w:val="28"/>
        </w:rPr>
        <w:t vyd:_id="vyd:000000000001bu">Федеральным законом от 31 июля 2020 №247-ФЗ «Об обязательных требованиях в Российской Федерации»</w:t>
      </w:r>
      <w:r>
        <w:rPr>
          <w:rFonts w:cs="Times New Roman"/>
          <w:sz w:val="28"/>
          <w:szCs w:val="28"/>
        </w:rPr>
        <w:t vyd:_id="vyd:000000000001bt">.</w:t>
      </w:r>
    </w:p>
    <w:p w14:paraId="2EDC20DA" w14:textId="77777777" w:rsidR="007801C9" w:rsidRPr="00321B78" w:rsidRDefault="007801C9" w:rsidP="007801C9" vyd:_id="vyd:000000000001bn">
      <w:pPr>
        <w:spacing w:line="360" w:lineRule="auto"/>
        <w:ind w:firstLine="709"/>
        <w:rPr>
          <w:rFonts w:cs="Times New Roman"/>
          <w:sz w:val="28"/>
          <w:szCs w:val="28"/>
        </w:rPr>
      </w:pPr>
      <w:r>
        <w:rPr>
          <w:rFonts w:cs="Times New Roman"/>
          <w:sz w:val="28"/>
          <w:b w:val="1"/>
          <w:bCs w:val="1"/>
          <w:szCs w:val="28"/>
        </w:rPr>
        <w:t vyd:_id="vyd:000000000001br">Необходимо отметить, что применение риск-ориентированного подхода было внедрено гораздо раньше 2015 года.</w:t>
      </w:r>
      <w:r>
        <w:rPr>
          <w:rFonts w:cs="Times New Roman"/>
          <w:sz w:val="28"/>
          <w:szCs w:val="28"/>
        </w:rPr>
        <w:t vyd:_id="vyd:000000000001bq" xml:space="preserve"> Исследователи подтверждают, что и ранее в практике контрольно-надзорной деятельности предпринимались попытки по его внедрению, о чем свидетельствует отправление таможенного контроля, портового контроля, надзора в области промышленной безопасности, государственного контроля (надзора) в области транспортной безопасности, налогового контроля, надзора в области безопасности гидротехнических сооружений, надзора в области обращения с отходами, контроля за обеспечением безопасности топливно-энергетического комплекса, пожарного надзора, надзора в области гражданской обороны</w:t>
      </w:r>
      <w:r>
        <w:rPr>
          <w:rFonts w:cs="Times New Roman"/>
          <w:sz w:val="28"/>
          <w:vertAlign w:val="superscript"/>
          <w:szCs w:val="28"/>
        </w:rPr>
        <w:footnoteReference vyd:_id="vyd:000000000001bp" w:id="79"/>
      </w:r>
      <w:r>
        <w:rPr>
          <w:rFonts w:cs="Times New Roman"/>
          <w:sz w:val="28"/>
          <w:szCs w:val="28"/>
        </w:rPr>
        <w:t vyd:_id="vyd:000000000001bo" xml:space="preserve">. </w:t>
      </w:r>
    </w:p>
    <w:p w14:paraId="4DE508A3" w14:textId="77777777" w:rsidR="007801C9" w:rsidRPr="00321B78" w:rsidRDefault="007801C9" w:rsidP="007801C9" vyd:_id="vyd:000000000001bh">
      <w:pPr>
        <w:spacing w:line="360" w:lineRule="auto"/>
        <w:ind w:firstLine="709"/>
        <w:rPr>
          <w:rFonts w:cs="Times New Roman"/>
          <w:sz w:val="28"/>
          <w:szCs w:val="28"/>
        </w:rPr>
      </w:pPr>
      <w:r>
        <w:rPr>
          <w:rFonts w:cs="Times New Roman"/>
          <w:sz w:val="28"/>
          <w:szCs w:val="28"/>
        </w:rPr>
        <w:t vyd:_id="vyd:000000000001bm">Определение понятия «риск» содержалось еще в Федеральном законе от 27 декабря 2002 года № 184-ФЗ «О техническом регулировании»</w:t>
      </w:r>
      <w:r>
        <w:rPr>
          <w:rFonts w:cs="Times New Roman"/>
          <w:sz w:val="28"/>
          <w:vertAlign w:val="superscript"/>
          <w:szCs w:val="28"/>
        </w:rPr>
        <w:footnoteReference vyd:_id="vyd:000000000001bl" w:id="80"/>
      </w:r>
      <w:r>
        <w:rPr>
          <w:rFonts w:cs="Times New Roman"/>
          <w:sz w:val="28"/>
          <w:szCs w:val="28"/>
        </w:rPr>
        <w:t vyd:_id="vyd:000000000001bk">, где он определяется как «вероятность причинения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с учетом тяжести этого вреда»</w:t>
      </w:r>
      <w:r>
        <w:rPr>
          <w:rFonts w:cs="Times New Roman"/>
          <w:sz w:val="28"/>
          <w:vertAlign w:val="superscript"/>
          <w:szCs w:val="28"/>
        </w:rPr>
        <w:footnoteReference vyd:_id="vyd:000000000001bj" w:id="81"/>
      </w:r>
      <w:r>
        <w:rPr>
          <w:rFonts w:cs="Times New Roman"/>
          <w:sz w:val="28"/>
          <w:szCs w:val="28"/>
        </w:rPr>
        <w:t vyd:_id="vyd:000000000001bi">.</w:t>
      </w:r>
    </w:p>
    <w:p w14:paraId="66892CF4" w14:textId="77777777" w:rsidR="007801C9" w:rsidRPr="00321B78" w:rsidRDefault="007801C9" w:rsidP="007801C9" vyd:_id="vyd:000000000001bf">
      <w:pPr>
        <w:spacing w:line="360" w:lineRule="auto"/>
        <w:ind w:firstLine="709"/>
        <w:rPr>
          <w:rFonts w:cs="Times New Roman"/>
          <w:sz w:val="28"/>
          <w:szCs w:val="28"/>
        </w:rPr>
      </w:pPr>
      <w:r>
        <w:rPr>
          <w:rFonts w:cs="Times New Roman"/>
          <w:sz w:val="28"/>
          <w:szCs w:val="28"/>
        </w:rPr>
        <w:t vyd:_id="vyd:000000000001bg" xml:space="preserve">Однако применимо к проверочной деятельности, термин «риск» означает и то, что государство осознанно доверяет предпринимателям, что они соблюдают все предписания, нормы и требования, установленные законодательством при осуществлении своей деятельности. Вместе с тем, согласно экспертным оценкам, в настоящее время в России уровень доверия предпринимателей к государству сильно пошатнулся. Этому способствовали многие факторы, в том числе экономический спад на фоне санкций, увеличивающаяся налоговая нагрузка, несметное множество регулятивов и проверок. </w:t>
      </w:r>
    </w:p>
    <w:p w14:paraId="378E8161" w14:textId="4BCD9F32" w:rsidR="007801C9" w:rsidRPr="00321B78" w:rsidRDefault="007801C9" w:rsidP="007801C9" vyd:_id="vyd:000000000001bb">
      <w:pPr>
        <w:spacing w:line="360" w:lineRule="auto"/>
        <w:ind w:firstLine="709"/>
        <w:rPr>
          <w:rFonts w:cs="Times New Roman"/>
          <w:sz w:val="28"/>
          <w:szCs w:val="28"/>
        </w:rPr>
      </w:pPr>
      <w:r>
        <w:rPr>
          <w:rFonts w:cs="Times New Roman"/>
          <w:sz w:val="28"/>
          <w:szCs w:val="28"/>
        </w:rPr>
        <w:t vyd:_id="vyd:000000000001be">При этом уровень доверия является основой для таких показателей как деловой климат, инвестиционная привлекательность и предпринимательская активность. Совет Федерации уделяет деятельное внимание данной проблеме. Так, на полях верхней палаты Парламента в 2020 году состоялось мероприятие на тему: «Доверие как критический фактор достижения стратегических целей социально-экономического развития государства»</w:t>
      </w:r>
      <w:r>
        <w:rPr>
          <w:rFonts w:cs="Times New Roman"/>
          <w:sz w:val="28"/>
          <w:vertAlign w:val="superscript"/>
          <w:szCs w:val="28"/>
        </w:rPr>
        <w:footnoteReference vyd:_id="vyd:000000000001bd" w:id="82"/>
      </w:r>
      <w:r>
        <w:rPr>
          <w:rFonts w:cs="Times New Roman"/>
          <w:sz w:val="28"/>
          <w:szCs w:val="28"/>
        </w:rPr>
        <w:t vyd:_id="vyd:000000000001bc">. В нем приняли участие многие видные политические деятели, представители научного и предпринимательского сообщества.</w:t>
      </w:r>
    </w:p>
    <w:p w14:paraId="71063FED" w14:textId="77777777" w:rsidR="007801C9" w:rsidRPr="00321B78" w:rsidRDefault="007801C9" w:rsidP="007801C9" vyd:_id="vyd:000000000001b9">
      <w:pPr>
        <w:spacing w:line="360" w:lineRule="auto"/>
        <w:ind w:firstLine="709"/>
        <w:rPr>
          <w:rFonts w:cs="Times New Roman"/>
          <w:sz w:val="28"/>
          <w:szCs w:val="28"/>
        </w:rPr>
      </w:pPr>
      <w:r>
        <w:rPr>
          <w:rFonts w:cs="Times New Roman"/>
          <w:sz w:val="28"/>
          <w:szCs w:val="28"/>
        </w:rPr>
        <w:t vyd:_id="vyd:000000000001ba" xml:space="preserve">Все эксперты сошлись во мнении о необходимости государственным органам направить консолидированные усилия на разработку предложений по улучшению фактора доверия. </w:t>
      </w:r>
    </w:p>
    <w:p w14:paraId="17CF5133" w14:textId="0A894CF2" w:rsidR="007801C9" w:rsidRPr="00321B78" w:rsidRDefault="007801C9" w:rsidP="007801C9" vyd:_id="vyd:000000000001b7">
      <w:pPr>
        <w:spacing w:line="360" w:lineRule="auto"/>
        <w:ind w:firstLine="709"/>
        <w:rPr>
          <w:rFonts w:cs="Times New Roman"/>
          <w:sz w:val="28"/>
          <w:szCs w:val="28"/>
        </w:rPr>
      </w:pPr>
      <w:r>
        <w:rPr>
          <w:rFonts w:cs="Times New Roman"/>
          <w:sz w:val="28"/>
          <w:szCs w:val="28"/>
        </w:rPr>
        <w:t vyd:_id="vyd:000000000001b8" xml:space="preserve">В данной связи, однако, не стоит забывать о том, что заметное ослабление контроля повлечет за собой усиление негативных тенденций, связанных со злоупотреблением предпринимателями своими полномочиями. Баланс интересов всех участников процесса осуществления предпринимательской деятельности позволил появиться так называемому риск-ориентированному подходу, когда предприниматели добровольно не нарушают установленные нормативы, а государство, в свою очередь ослабляет давление путем сокращения числа и состава проверок, а также нормативных актов (регуляторная гильотина), в рамках которых осуществляется деятельность субъектов МСП. </w:t>
      </w:r>
    </w:p>
    <w:p w14:paraId="31E39650" w14:textId="77777777" w:rsidR="00AC3B88" w:rsidRPr="00321B78" w:rsidRDefault="00AC3B88" w:rsidP="00AC3B88" vyd:_id="vyd:000000000001b1">
      <w:pPr>
        <w:spacing w:line="360" w:lineRule="auto"/>
        <w:ind w:firstLine="709"/>
        <w:rPr>
          <w:rFonts w:cs="Times New Roman"/>
          <w:sz w:val="28"/>
          <w:bCs w:val="1"/>
          <w:szCs w:val="28"/>
        </w:rPr>
      </w:pPr>
      <w:r>
        <w:rPr>
          <w:rFonts w:cs="Times New Roman"/>
          <w:sz w:val="28"/>
          <w:bCs w:val="1"/>
          <w:szCs w:val="28"/>
        </w:rPr>
        <w:t vyd:_id="vyd:000000000001b6">Чрезмерные административные барьеры остаются серьезной проблемой, сдерживающей развитие предпринимательства в России. Избыточное правовое регулирование</w:t>
      </w:r>
      <w:r>
        <w:rPr>
          <w:rFonts w:cs="Times New Roman"/>
          <w:sz w:val="28"/>
          <w:vertAlign w:val="superscript"/>
          <w:bCs w:val="1"/>
          <w:szCs w:val="28"/>
        </w:rPr>
        <w:footnoteReference vyd:_id="vyd:000000000001b5" w:id="83"/>
      </w:r>
      <w:r>
        <w:rPr>
          <w:rFonts w:cs="Times New Roman"/>
          <w:sz w:val="28"/>
          <w:bCs w:val="1"/>
          <w:szCs w:val="28"/>
        </w:rPr>
        <w:t vyd:_id="vyd:000000000001b4" xml:space="preserve"> связано с возникновением в обществе такого явления, как «предпринимательская апатия»</w:t>
      </w:r>
      <w:r>
        <w:rPr>
          <w:rFonts w:cs="Times New Roman"/>
          <w:sz w:val="28"/>
          <w:vertAlign w:val="superscript"/>
          <w:bCs w:val="1"/>
          <w:szCs w:val="28"/>
        </w:rPr>
        <w:footnoteReference vyd:_id="vyd:000000000001b3" w:id="84"/>
      </w:r>
      <w:r>
        <w:rPr>
          <w:rFonts w:cs="Times New Roman"/>
          <w:sz w:val="28"/>
          <w:bCs w:val="1"/>
          <w:szCs w:val="28"/>
        </w:rPr>
        <w:t vyd:_id="vyd:000000000001b2">.</w:t>
      </w:r>
    </w:p>
    <w:p w14:paraId="030A561B" w14:textId="335F6046" w:rsidR="00AC3B88" w:rsidRPr="00321B78" w:rsidRDefault="00AC3B88" w:rsidP="00AC3B88" vyd:_id="vyd:000000000001ap">
      <w:pPr>
        <w:spacing w:line="360" w:lineRule="auto"/>
        <w:ind w:firstLine="709"/>
        <w:rPr>
          <w:rFonts w:cs="Times New Roman"/>
          <w:sz w:val="28"/>
          <w:b w:val="1"/>
          <w:bCs w:val="1"/>
          <w:szCs w:val="28"/>
        </w:rPr>
      </w:pPr>
      <w:r>
        <w:rPr>
          <w:rFonts w:cs="Times New Roman"/>
          <w:sz w:val="28"/>
          <w:bCs w:val="1"/>
          <w:szCs w:val="28"/>
        </w:rPr>
        <w:t vyd:_id="vyd:000000000001b0" xml:space="preserve">Большое количество устаревших и неактуальных норм, противоречащих друг другу требований, бессистемность правового регулирования, наличие избыточных административных издержек, многообразие возникающих на практике проблем при проведении контрольных мероприятий, а также стремительное развитие цифровых технологий </w:t>
      </w:r>
      <w:r>
        <w:rPr>
          <w:rFonts w:cs="Times New Roman"/>
          <w:sz w:val="28"/>
          <w:bCs w:val="1"/>
          <w:szCs w:val="28"/>
        </w:rPr>
        <w:t vyd:_id="vyd:000000000001az">продиктовали необходимость принятия</w:t>
      </w:r>
      <w:r>
        <w:rPr>
          <w:rFonts w:cs="Times New Roman"/>
          <w:sz w:val="28"/>
          <w:bCs w:val="1"/>
          <w:szCs w:val="28"/>
        </w:rPr>
        <w:t vyd:_id="vyd:000000000001ay" xml:space="preserve"> </w:t>
      </w:r>
      <w:r>
        <w:rPr>
          <w:rFonts w:cs="Times New Roman"/>
          <w:sz w:val="28"/>
          <w:b w:val="1"/>
          <w:bCs w:val="1"/>
          <w:szCs w:val="28"/>
        </w:rPr>
        <w:t vyd:_id="vyd:000000000001ax" xml:space="preserve">новых нормативных правовых актов (далее – НПА), направленных на кардинальное переформатирование системы государственного контроля (надзора) и муниципального контроля. </w:t>
      </w:r>
      <w:r>
        <w:rPr>
          <w:rFonts w:cs="Times New Roman"/>
          <w:sz w:val="28"/>
          <w:bCs w:val="1"/>
          <w:szCs w:val="28"/>
        </w:rPr>
        <w:t vyd:_id="vyd:000000000001aw">Создание благоприятной регуляторной среды для бизнеса и улучшение инвестиционного климата</w:t>
      </w:r>
      <w:r>
        <w:rPr>
          <w:rFonts w:cs="Times New Roman"/>
          <w:sz w:val="28"/>
          <w:szCs w:val="28"/>
        </w:rPr>
        <w:t vyd:_id="vyd:000000000001av" xml:space="preserve"> </w:t>
      </w:r>
      <w:r>
        <w:rPr>
          <w:rFonts w:cs="Times New Roman"/>
          <w:sz w:val="28"/>
          <w:bCs w:val="1"/>
          <w:szCs w:val="28"/>
        </w:rPr>
        <w:t vyd:_id="vyd:000000000001au" xml:space="preserve">стали </w:t>
      </w:r>
      <w:r>
        <w:rPr>
          <w:rFonts w:cs="Times New Roman"/>
          <w:sz w:val="28"/>
          <w:szCs w:val="28"/>
        </w:rPr>
        <w:t vyd:_id="vyd:000000000001at" xml:space="preserve">одними из приоритетных направлений работы </w:t>
      </w:r>
      <w:r>
        <w:rPr>
          <w:rFonts w:cs="Times New Roman"/>
          <w:sz w:val="28"/>
          <w:bCs w:val="1"/>
          <w:szCs w:val="28"/>
        </w:rPr>
        <w:t vyd:_id="vyd:000000000001as">в рамках реализации «майских указов» Президента Российской Федерации</w:t>
      </w:r>
      <w:r>
        <w:rPr>
          <w:rFonts w:cs="Times New Roman"/>
          <w:sz w:val="28"/>
          <w:vertAlign w:val="superscript"/>
          <w:szCs w:val="28"/>
        </w:rPr>
        <w:footnoteReference vyd:_id="vyd:000000000001ar" w:id="85"/>
      </w:r>
      <w:r>
        <w:rPr>
          <w:rFonts w:cs="Times New Roman"/>
          <w:sz w:val="28"/>
          <w:bCs w:val="1"/>
          <w:szCs w:val="28"/>
        </w:rPr>
        <w:t vyd:_id="vyd:000000000001aq" xml:space="preserve">. </w:t>
      </w:r>
    </w:p>
    <w:p w14:paraId="3E95F185" w14:textId="77777777" w:rsidR="00AC3B88" w:rsidRPr="00321B78" w:rsidRDefault="00AC3B88" w:rsidP="00AC3B88" vyd:_id="vyd:000000000001al">
      <w:pPr>
        <w:spacing w:line="360" w:lineRule="auto"/>
        <w:ind w:firstLine="709"/>
        <w:rPr>
          <w:rFonts w:cs="Times New Roman"/>
          <w:sz w:val="28"/>
          <w:szCs w:val="28"/>
        </w:rPr>
      </w:pPr>
      <w:r>
        <w:rPr>
          <w:rFonts w:cs="Times New Roman"/>
          <w:sz w:val="28"/>
          <w:szCs w:val="28"/>
        </w:rPr>
        <w:t vyd:_id="vyd:000000000001ao" xml:space="preserve">Одним из инструментов устранения избыточных административных барьеров (дерегулирования) является механизм </w:t>
      </w:r>
      <w:r>
        <w:rPr>
          <w:rFonts w:cs="Times New Roman"/>
          <w:sz w:val="28"/>
          <w:b w:val="1"/>
          <w:szCs w:val="28"/>
        </w:rPr>
        <w:t vyd:_id="vyd:000000000001an">«регуляторной гильотины».</w:t>
      </w:r>
      <w:r>
        <w:rPr>
          <w:rFonts w:cs="Times New Roman"/>
          <w:sz w:val="28"/>
          <w:szCs w:val="28"/>
        </w:rPr>
        <w:t vyd:_id="vyd:000000000001am" xml:space="preserve"> Ее смысл заключается в однократной отмене значительной части регулятивных, надзорных, разрешительных и прочих административных функций государства, а также значительного массива регулятивных положений, поддерживающих такие функции, равно как и большого количества императивных норм, ограничивающих свободу предпринимательства. </w:t>
      </w:r>
    </w:p>
    <w:p w14:paraId="195F5F80" w14:textId="5F879130" w:rsidR="00AC3B88" w:rsidRPr="00321B78" w:rsidRDefault="00AC3B88" w:rsidP="00AC3B88" vyd:_id="vyd:000000000001a7">
      <w:pPr>
        <w:spacing w:line="360" w:lineRule="auto"/>
        <w:ind w:firstLine="709"/>
        <w:rPr>
          <w:rFonts w:cs="Times New Roman"/>
          <w:sz w:val="28"/>
          <w:b w:val="1"/>
          <w:szCs w:val="28"/>
        </w:rPr>
      </w:pPr>
      <w:r>
        <w:rPr>
          <w:rFonts w:cs="Times New Roman"/>
          <w:sz w:val="28"/>
          <w:szCs w:val="28"/>
        </w:rPr>
        <w:t vyd:_id="vyd:000000000001ak" xml:space="preserve">В Российской Федерации применение «регуляторной гильотины» запланировано в </w:t>
      </w:r>
      <w:r>
        <w:rPr>
          <w:rFonts w:cs="Times New Roman"/>
          <w:sz w:val="28"/>
          <w:szCs w:val="28"/>
        </w:rPr>
        <w:t vyd:_id="vyd:000000000001aj">рамках</w:t>
      </w:r>
      <w:r>
        <w:rPr>
          <w:rFonts w:cs="Times New Roman"/>
          <w:sz w:val="28"/>
          <w:szCs w:val="28"/>
        </w:rPr>
        <w:t vyd:_id="vyd:000000000001ai" xml:space="preserve"> комплексного обновления обязательных требований к ведению бизнеса. В частности, в 2018 году Правительством Российской Федерации было анонсировано </w:t>
      </w:r>
      <w:r>
        <w:rPr>
          <w:rFonts w:cs="Times New Roman"/>
          <w:sz w:val="28"/>
          <w:b w:val="1"/>
          <w:szCs w:val="28"/>
        </w:rPr>
        <w:t vyd:_id="vyd:000000000001ah">обновление всех обязательных требований, принятых ранее середины 2010 года,</w:t>
      </w:r>
      <w:r>
        <w:rPr>
          <w:rFonts w:cs="Times New Roman"/>
          <w:sz w:val="28"/>
          <w:szCs w:val="28"/>
        </w:rPr>
        <w:t vyd:_id="vyd:000000000001ag" xml:space="preserve"> с одновременным проведением анализа положительных (отрицательных) последствий принятия НПА, а также достижения заявленных целей регулирования. По данным Правительства России, на начало сентября 2020 года признано утратившими силу 8 797 НПА, что составляет 81% из 11 тысяч подлежащих отмене. Взамен до конца </w:t>
      </w:r>
      <w:r>
        <w:rPr>
          <w:rFonts w:cs="Times New Roman"/>
          <w:sz w:val="28"/>
          <w:szCs w:val="28"/>
        </w:rPr>
        <w:t vyd:_id="vyd:000000000001af">2020</w:t>
      </w:r>
      <w:r>
        <w:rPr>
          <w:rFonts w:cs="Times New Roman"/>
          <w:sz w:val="28"/>
          <w:szCs w:val="28"/>
        </w:rPr>
        <w:t vyd:_id="vyd:000000000001ae" xml:space="preserve"> года </w:t>
      </w:r>
      <w:r>
        <w:rPr>
          <w:rFonts w:cs="Times New Roman"/>
          <w:sz w:val="28"/>
          <w:szCs w:val="28"/>
        </w:rPr>
        <w:t vyd:_id="vyd:000000000001ad">предполагалось</w:t>
      </w:r>
      <w:r>
        <w:rPr>
          <w:rFonts w:cs="Times New Roman"/>
          <w:sz w:val="28"/>
          <w:szCs w:val="28"/>
        </w:rPr>
        <w:t vyd:_id="vyd:000000000001ac" xml:space="preserve"> принять порядка 500 НПА</w:t>
      </w:r>
      <w:r>
        <w:rPr>
          <w:rFonts w:cs="Times New Roman"/>
          <w:sz w:val="28"/>
          <w:vertAlign w:val="superscript"/>
          <w:szCs w:val="28"/>
        </w:rPr>
        <w:footnoteReference vyd:_id="vyd:000000000001ab" w:id="86"/>
      </w:r>
      <w:r>
        <w:rPr>
          <w:rFonts w:cs="Times New Roman"/>
          <w:sz w:val="28"/>
          <w:szCs w:val="28"/>
        </w:rPr>
        <w:t vyd:_id="vyd:000000000001aa">. По словам Председателя Правительства Российской Федерации М.В. Мишустина, Правительство Российской Федерации продолжает работу в рамках «регуляторной гильотины» над поправками в законодательство, которые снизят административную нагрузку на бизнес</w:t>
      </w:r>
      <w:r>
        <w:rPr>
          <w:rFonts w:cs="Times New Roman"/>
          <w:sz w:val="28"/>
          <w:vertAlign w:val="superscript"/>
          <w:szCs w:val="28"/>
        </w:rPr>
        <w:footnoteReference vyd:_id="vyd:000000000001a9" w:id="87"/>
      </w:r>
      <w:r>
        <w:rPr>
          <w:rFonts w:cs="Times New Roman"/>
          <w:sz w:val="28"/>
          <w:szCs w:val="28"/>
        </w:rPr>
        <w:t vyd:_id="vyd:000000000001a8">.</w:t>
      </w:r>
    </w:p>
    <w:p w14:paraId="7ADF765B" w14:textId="77777777" w:rsidR="00AC3B88" w:rsidRPr="00321B78" w:rsidRDefault="00AC3B88" w:rsidP="00AC3B88" vyd:_id="vyd:000000000001a3">
      <w:pPr>
        <w:spacing w:line="360" w:lineRule="auto"/>
        <w:ind w:firstLine="709"/>
        <w:rPr>
          <w:rFonts w:cs="Times New Roman"/>
          <w:sz w:val="28"/>
          <w:szCs w:val="28"/>
        </w:rPr>
      </w:pPr>
      <w:r>
        <w:rPr>
          <w:rFonts w:cs="Times New Roman"/>
          <w:sz w:val="28"/>
          <w:szCs w:val="28"/>
        </w:rPr>
        <w:t vyd:_id="vyd:000000000001a6">Реформа контрольно-надзорной деятельности предполагает отмену с 2021 года всех надзорных требований к бизнесу, которые к этому моменту не были пересмотрены и актуализированы</w:t>
      </w:r>
      <w:r>
        <w:rPr>
          <w:rFonts w:cs="Times New Roman"/>
          <w:sz w:val="28"/>
          <w:vertAlign w:val="superscript"/>
          <w:szCs w:val="28"/>
        </w:rPr>
        <w:footnoteReference vyd:_id="vyd:000000000001a5" w:id="88"/>
      </w:r>
      <w:r>
        <w:rPr>
          <w:rFonts w:cs="Times New Roman"/>
          <w:sz w:val="28"/>
          <w:szCs w:val="28"/>
        </w:rPr>
        <w:t vyd:_id="vyd:000000000001a4" xml:space="preserve">. </w:t>
      </w:r>
    </w:p>
    <w:p w14:paraId="69CC7E7D" w14:textId="77777777" w:rsidR="00AC3B88" w:rsidRPr="00321B78" w:rsidRDefault="00AC3B88" w:rsidP="00AC3B88" vyd:_id="vyd:0000000000019v">
      <w:pPr>
        <w:spacing w:line="360" w:lineRule="auto"/>
        <w:ind w:firstLine="709"/>
        <w:rPr>
          <w:rFonts w:cs="Times New Roman"/>
          <w:sz w:val="28"/>
          <w:szCs w:val="28"/>
        </w:rPr>
      </w:pPr>
      <w:r>
        <w:rPr>
          <w:rFonts w:cs="Times New Roman"/>
          <w:sz w:val="28"/>
          <w:szCs w:val="28"/>
        </w:rPr>
        <w:t vyd:_id="vyd:000000000001a2" xml:space="preserve">Результатом масштабной работы по реформированию законодательства о контрольно-надзорной деятельности стало принятие </w:t>
      </w:r>
      <w:r>
        <w:rPr>
          <w:rFonts w:cs="Times New Roman"/>
          <w:sz w:val="28"/>
          <w:b w:val="1"/>
          <w:szCs w:val="28"/>
        </w:rPr>
        <w:t vyd:_id="vyd:000000000001a1">федеральных законов от 31 июля 2020 № 247-ФЗ «Об обязательных требованиях»</w:t>
      </w:r>
      <w:r>
        <w:rPr>
          <w:rFonts w:cs="Times New Roman"/>
          <w:sz w:val="28"/>
          <w:vertAlign w:val="superscript"/>
          <w:b w:val="1"/>
          <w:szCs w:val="28"/>
        </w:rPr>
        <w:footnoteReference vyd:_id="vyd:000000000001a0" w:id="89"/>
      </w:r>
      <w:r>
        <w:rPr>
          <w:rFonts w:cs="Times New Roman"/>
          <w:sz w:val="28"/>
          <w:b w:val="1"/>
          <w:szCs w:val="28"/>
        </w:rPr>
        <w:t vyd:_id="vyd:0000000000019z" xml:space="preserve"> и № 248-ФЗ «О государственном контроле (надзоре) и муниципальном контроле Российской Федерации» </w:t>
      </w:r>
      <w:r>
        <w:rPr>
          <w:rFonts w:cs="Times New Roman"/>
          <w:sz w:val="28"/>
          <w:szCs w:val="28"/>
        </w:rPr>
        <w:t vyd:_id="vyd:0000000000019y">(далее – Закон № 248-ФЗ)</w:t>
      </w:r>
      <w:r>
        <w:rPr>
          <w:rFonts w:cs="Times New Roman"/>
          <w:sz w:val="28"/>
          <w:vertAlign w:val="superscript"/>
          <w:szCs w:val="28"/>
        </w:rPr>
        <w:footnoteReference vyd:_id="vyd:0000000000019x" w:id="90"/>
      </w:r>
      <w:r>
        <w:rPr>
          <w:rFonts w:cs="Times New Roman"/>
          <w:sz w:val="28"/>
          <w:szCs w:val="28"/>
        </w:rPr>
        <w:t vyd:_id="vyd:0000000000019w">. Эти законы содержат базовые правовые и организационные аспекты обновленной системы контроля. По прогнозам, их нормы станут фундаментом при принятии сопутствующих федеральных законов и подзаконных актов, позволят переместить акцент на стимулирование добросовестности контролируемых лиц и профилактику рисков причинения вреда (ущерба) охраняемым законом ценностям. Ожидается, что обновленная законодательная база будет способствовать не только решению существующих проблем, но и формированию условий для более плодотворного взаимодействия бизнеса с контролирующими органами в целях повышения гарантий защиты прав и законных интересов граждан при осуществлении предпринимательской деятельности.</w:t>
      </w:r>
    </w:p>
    <w:p w14:paraId="651D5DF2" w14:textId="77777777" w:rsidR="00AC3B88" w:rsidRPr="00321B78" w:rsidRDefault="00AC3B88" w:rsidP="00AC3B88" vyd:_id="vyd:0000000000019n">
      <w:pPr>
        <w:spacing w:line="360" w:lineRule="auto"/>
        <w:ind w:firstLine="709"/>
        <w:rPr>
          <w:rFonts w:cs="Times New Roman"/>
          <w:sz w:val="28"/>
          <w:b w:val="1"/>
          <w:szCs w:val="28"/>
        </w:rPr>
      </w:pPr>
      <w:r>
        <w:rPr>
          <w:rFonts w:cs="Times New Roman"/>
          <w:sz w:val="28"/>
          <w:szCs w:val="28"/>
        </w:rPr>
        <w:t vyd:_id="vyd:0000000000019u">Законом</w:t>
      </w:r>
      <w:r>
        <w:rPr>
          <w:rFonts w:cs="Times New Roman"/>
          <w:sz w:val="28"/>
          <w:b w:val="1"/>
          <w:szCs w:val="28"/>
        </w:rPr>
        <w:t vyd:_id="vyd:0000000000019t" xml:space="preserve"> </w:t>
      </w:r>
      <w:r>
        <w:rPr>
          <w:rFonts w:cs="Times New Roman"/>
          <w:sz w:val="28"/>
          <w:szCs w:val="28"/>
        </w:rPr>
        <w:t vyd:_id="vyd:0000000000019s" xml:space="preserve">№ 248-ФЗ введена </w:t>
      </w:r>
      <w:r>
        <w:rPr>
          <w:rFonts w:cs="Times New Roman"/>
          <w:sz w:val="28"/>
          <w:b w:val="1"/>
          <w:szCs w:val="28"/>
        </w:rPr>
        <w:t vyd:_id="vyd:0000000000019r">независимая оценка соблюдения контролируемыми лицами обязательных требований</w:t>
      </w:r>
      <w:r>
        <w:rPr>
          <w:rFonts w:cs="Times New Roman"/>
          <w:sz w:val="28"/>
          <w:szCs w:val="28"/>
        </w:rPr>
        <w:t vyd:_id="vyd:0000000000019q">. Эту оценку будут проводить независимые аккредитованные организации. Предусмотрено, что при подтверждении обязательных требований независимый орган инспекции выдает контролируемому лицу соответствующее заключение. В период действия заключения плановые контрольно-надзорные мероприятия по общему правилу проводиться не будут. Кроме того, можно будет избежать различных мероприятий со стороны контрольных (надзорных) органов, выступая добровольным членом</w:t>
      </w:r>
      <w:r>
        <w:rPr>
          <w:rFonts w:cs="Times New Roman"/>
          <w:sz w:val="28"/>
          <w:b w:val="1"/>
          <w:szCs w:val="28"/>
        </w:rPr>
        <w:t vyd:_id="vyd:0000000000019p" xml:space="preserve"> </w:t>
      </w:r>
      <w:r>
        <w:rPr>
          <w:rFonts w:cs="Times New Roman"/>
          <w:sz w:val="28"/>
          <w:szCs w:val="28"/>
        </w:rPr>
        <w:t vyd:_id="vyd:0000000000019o">саморегулируемой организации (далее – СРО) по осуществлению контроля за предпринимательской деятельностью или профессиональной деятельностью своих членов. Для этого должен быть соблюден ряд условий, в частности: данная возможность предусмотрена федеральным законом о виде контроля; СРО и контрольный (надзорный) орган заключили соглашение о признании результатов такой деятельности СРО. Федеральный закон № 248-ФЗ также предусматривает возможность освобождения от плановых контрольных (надзорных) мероприятий при условии заключения договора страхования рисков причинения вреда.</w:t>
      </w:r>
    </w:p>
    <w:p w14:paraId="32A9F344" w14:textId="77777777" w:rsidR="00AC3B88" w:rsidRPr="00321B78" w:rsidRDefault="00AC3B88" w:rsidP="00AC3B88" vyd:_id="vyd:0000000000019j">
      <w:pPr>
        <w:spacing w:line="360" w:lineRule="auto"/>
        <w:ind w:firstLine="709"/>
        <w:rPr>
          <w:rFonts w:cs="Times New Roman"/>
          <w:sz w:val="28"/>
          <w:szCs w:val="28"/>
        </w:rPr>
      </w:pPr>
      <w:r>
        <w:rPr>
          <w:rFonts w:cs="Times New Roman"/>
          <w:sz w:val="28"/>
          <w:szCs w:val="28"/>
        </w:rPr>
        <w:t vyd:_id="vyd:0000000000019m" xml:space="preserve">Важной гарантией нормализации положения дел в сфере контрольно-надзорной деятельности должно стать </w:t>
      </w:r>
      <w:r>
        <w:rPr>
          <w:rFonts w:cs="Times New Roman"/>
          <w:sz w:val="28"/>
          <w:b w:val="1"/>
          <w:szCs w:val="28"/>
        </w:rPr>
        <w:t vyd:_id="vyd:0000000000019l">закрепление исчерпывающего списка видов государственного контроля (надзора)</w:t>
      </w:r>
      <w:r>
        <w:rPr>
          <w:rFonts w:cs="Times New Roman"/>
          <w:sz w:val="28"/>
          <w:szCs w:val="28"/>
        </w:rPr>
        <w:t vyd:_id="vyd:0000000000019k">, муниципального контроля, что будет препятствовать стихийному расширению видов контроля, предусматриваемых отраслевыми НПА, актами субъектов Российской Федерации и муниципальных образований.</w:t>
      </w:r>
    </w:p>
    <w:p w14:paraId="3CE65630" w14:textId="567C7D59" w:rsidR="00AC3B88" w:rsidRPr="00321B78" w:rsidRDefault="00AC3B88" w:rsidP="00AC3B88" vyd:_id="vyd:00000000000196">
      <w:pPr>
        <w:spacing w:line="360" w:lineRule="auto"/>
        <w:ind w:firstLine="709"/>
        <w:rPr>
          <w:rFonts w:cs="Times New Roman"/>
          <w:sz w:val="28"/>
          <w:b w:val="1"/>
          <w:szCs w:val="28"/>
        </w:rPr>
      </w:pPr>
      <w:r>
        <w:rPr>
          <w:rFonts w:cs="Times New Roman"/>
          <w:sz w:val="28"/>
          <w:szCs w:val="28"/>
        </w:rPr>
        <w:t vyd:_id="vyd:0000000000019i" xml:space="preserve">В настоящее время в России механизм </w:t>
      </w:r>
      <w:r>
        <w:rPr>
          <w:rFonts w:cs="Times New Roman"/>
          <w:sz w:val="28"/>
          <w:bCs w:val="1"/>
          <w:szCs w:val="28"/>
        </w:rPr>
        <w:t vyd:_id="vyd:0000000000019h" xml:space="preserve">«регуляторной </w:t>
      </w:r>
      <w:r>
        <w:rPr>
          <w:rFonts w:cs="Times New Roman"/>
          <w:sz w:val="28"/>
          <w:szCs w:val="28"/>
        </w:rPr>
        <w:t vyd:_id="vyd:0000000000019g">гильотины» и риск-ориентированный подход</w:t>
      </w:r>
      <w:r>
        <w:rPr>
          <w:rFonts w:cs="Times New Roman"/>
          <w:sz w:val="28"/>
          <w:vertAlign w:val="superscript"/>
          <w:b w:val="1"/>
          <w:szCs w:val="28"/>
        </w:rPr>
        <w:footnoteReference vyd:_id="vyd:0000000000019f" w:id="91"/>
      </w:r>
      <w:r>
        <w:rPr>
          <w:rFonts w:cs="Times New Roman"/>
          <w:sz w:val="28"/>
          <w:b w:val="1"/>
          <w:szCs w:val="28"/>
        </w:rPr>
        <w:t vyd:_id="vyd:0000000000019e" xml:space="preserve"> </w:t>
      </w:r>
      <w:r>
        <w:rPr>
          <w:rFonts w:cs="Times New Roman"/>
          <w:sz w:val="28"/>
          <w:szCs w:val="28"/>
        </w:rPr>
        <w:t vyd:_id="vyd:0000000000019d" xml:space="preserve">проходят стадию адаптации и наработки судебной и административной практики. </w:t>
      </w:r>
      <w:r>
        <w:rPr>
          <w:rFonts w:cs="Times New Roman"/>
          <w:sz w:val="28"/>
          <w:b w:val="1"/>
          <w:szCs w:val="28"/>
        </w:rPr>
        <w:t vyd:_id="vyd:0000000000019c">Вместе с тем,</w:t>
      </w:r>
      <w:r>
        <w:rPr>
          <w:rFonts w:cs="Times New Roman"/>
          <w:sz w:val="28"/>
          <w:b w:val="1"/>
          <w:szCs w:val="28"/>
        </w:rPr>
        <w:t vyd:_id="vyd:0000000000019b" xml:space="preserve"> в рамках дальнейшего </w:t>
      </w:r>
      <w:r>
        <w:rPr>
          <w:rFonts w:cs="Times New Roman"/>
          <w:sz w:val="28"/>
          <w:b w:val="1"/>
          <w:szCs w:val="28"/>
        </w:rPr>
        <w:t vyd:_id="vyd:0000000000019a">реформирования</w:t>
      </w:r>
      <w:r>
        <w:rPr>
          <w:rFonts w:cs="Times New Roman"/>
          <w:sz w:val="28"/>
          <w:b w:val="1"/>
          <w:szCs w:val="28"/>
        </w:rPr>
        <w:t vyd:_id="vyd:00000000000199" xml:space="preserve"> законодательства</w:t>
      </w:r>
      <w:r>
        <w:rPr>
          <w:rFonts w:cs="Times New Roman"/>
          <w:sz w:val="28"/>
          <w:b w:val="1"/>
          <w:szCs w:val="28"/>
        </w:rPr>
        <w:t vyd:_id="vyd:00000000000198" xml:space="preserve"> требуется</w:t>
      </w:r>
      <w:r>
        <w:rPr>
          <w:rFonts w:cs="Times New Roman"/>
          <w:sz w:val="28"/>
          <w:b w:val="1"/>
          <w:szCs w:val="28"/>
        </w:rPr>
        <w:t vyd:_id="vyd:00000000000197" xml:space="preserve"> не только внедрить нормы, регулирующие порядок проведения проверок, но и коренным образом пересмотреть процесс оспаривания морально и технически устаревших НПА. </w:t>
      </w:r>
    </w:p>
    <w:p w14:paraId="6B854B26" w14:textId="77777777" w:rsidR="00AC3B88" w:rsidRPr="00321B78" w:rsidRDefault="00AC3B88" w:rsidP="00AC3B88" vyd:_id="vyd:00000000000194">
      <w:pPr>
        <w:spacing w:line="360" w:lineRule="auto"/>
        <w:ind w:firstLine="709"/>
        <w:rPr>
          <w:rFonts w:cs="Times New Roman"/>
          <w:sz w:val="28"/>
          <w:szCs w:val="28"/>
        </w:rPr>
      </w:pPr>
      <w:r>
        <w:rPr>
          <w:rFonts w:cs="Times New Roman"/>
          <w:sz w:val="28"/>
          <w:szCs w:val="28"/>
        </w:rPr>
        <w:t vyd:_id="vyd:00000000000195" xml:space="preserve">Кроме того, для надлежащего применения внедряемых подходов требуется уделить особое внимание практике рассмотрения споров. В частности, ст. 47 Закона № 248-ФЗ предусмотрено обобщение правоприменительной практики. Данные сведения могут быть переданы в соответствующие уполномоченные органы власти и послужить основанием для принятия соответствующих решений для признания НПА недействительными. </w:t>
      </w:r>
    </w:p>
    <w:p w14:paraId="73A0D73B" w14:textId="77777777" w:rsidR="00AC3B88" w:rsidRPr="00321B78" w:rsidRDefault="00AC3B88" w:rsidP="00AC3B88" vyd:_id="vyd:00000000000190">
      <w:pPr>
        <w:spacing w:line="360" w:lineRule="auto"/>
        <w:ind w:firstLine="709"/>
        <w:rPr>
          <w:rFonts w:cs="Times New Roman"/>
          <w:sz w:val="28"/>
          <w:szCs w:val="28"/>
        </w:rPr>
      </w:pPr>
      <w:r>
        <w:rPr>
          <w:rFonts w:cs="Times New Roman"/>
          <w:sz w:val="28"/>
          <w:szCs w:val="28"/>
        </w:rPr>
        <w:t vyd:_id="vyd:00000000000193">В феврале 2019 года Президентом Российской Федерации В.В. Путиным был утвержден перечень поручений по реализации Послания Президента Российской Федерации Федеральному Собранию Российской Федерации. В частности, Правительству Российской Федерации поручено обеспечить отмену с 1 января 2021 года всех НПА, устанавливающих требования, соблюдение которых, подлежит проверке при осуществлении государственного контроля (надзора) и введения в действие новых норм, содержащих актуализированные требования, разработанных с учетом риск-ориентированного подхода и современного уровня технологического развития в соответствующих сферах</w:t>
      </w:r>
      <w:r>
        <w:rPr>
          <w:rFonts w:cs="Times New Roman"/>
          <w:sz w:val="28"/>
          <w:vertAlign w:val="superscript"/>
          <w:szCs w:val="28"/>
        </w:rPr>
        <w:footnoteReference vyd:_id="vyd:00000000000192" w:id="92"/>
      </w:r>
      <w:r>
        <w:rPr>
          <w:rFonts w:cs="Times New Roman"/>
          <w:sz w:val="28"/>
          <w:szCs w:val="28"/>
        </w:rPr>
        <w:t vyd:_id="vyd:00000000000191" xml:space="preserve">. </w:t>
      </w:r>
    </w:p>
    <w:p w14:paraId="1D02D701" w14:textId="77777777" w:rsidR="00AC3B88" w:rsidRPr="00321B78" w:rsidRDefault="00AC3B88" w:rsidP="00AC3B88" vyd:_id="vyd:0000000000018w">
      <w:pPr>
        <w:spacing w:line="360" w:lineRule="auto"/>
        <w:ind w:firstLine="709"/>
        <w:rPr>
          <w:rFonts w:cs="Times New Roman"/>
          <w:sz w:val="28"/>
          <w:szCs w:val="28"/>
        </w:rPr>
      </w:pPr>
      <w:r>
        <w:rPr>
          <w:rFonts w:cs="Times New Roman"/>
          <w:sz w:val="28"/>
          <w:szCs w:val="28"/>
        </w:rPr>
        <w:t vyd:_id="vyd:0000000000018z" xml:space="preserve">В целях синхронизации проводимой реформы контрольной и надзорной деятельности на федеральном и региональном уровнях, а также для повышения эффективности организации регионального государственного контроля (надзора), распоряжением Правительства Российской Федерации от 19 января 2017 № 147-р утверждена </w:t>
      </w:r>
      <w:r>
        <w:rPr>
          <w:rFonts w:cs="Times New Roman"/>
          <w:sz w:val="28"/>
          <w:b w:val="1"/>
          <w:szCs w:val="28"/>
        </w:rPr>
        <w:t vyd:_id="vyd:0000000000018y">целевая модель «Осуществление контрольно-надзорной деятельности в субъектах Российской Федерации»,</w:t>
      </w:r>
      <w:r>
        <w:rPr>
          <w:rFonts w:cs="Times New Roman"/>
          <w:sz w:val="28"/>
          <w:szCs w:val="28"/>
        </w:rPr>
        <w:t vyd:_id="vyd:0000000000018x" xml:space="preserve"> направленная на снижение административной нагрузки на бизнес, формирование четких правил организации контроля и защиты прав предпринимателей, создание равных условий ведения бизнеса, стимулирование выхода предпринимателей из «теневого» сектора. Данная целевая модель предполагает определение всех видов проверочных мероприятий, проводимых в рамках деятельности органов государственной власти, включая налоговые, соблюдения требований пожарной безопасности, санитарно-эпидемиологических и экологических требований. </w:t>
      </w:r>
    </w:p>
    <w:p w14:paraId="10FF04BA" w14:textId="77777777" w:rsidR="00AC3B88" w:rsidRPr="00321B78" w:rsidRDefault="00AC3B88" w:rsidP="00AC3B88" vyd:_id="vyd:0000000000018v">
      <w:pPr>
        <w:spacing w:line="360" w:lineRule="auto"/>
        <w:ind w:firstLine="709"/>
        <w:rPr>
          <w:rFonts w:cs="Times New Roman"/>
          <w:sz w:val="28"/>
          <w:szCs w:val="28"/>
        </w:rPr>
      </w:pPr>
    </w:p>
    <w:p w14:paraId="2265125D" w14:textId="77777777" w:rsidR="00AC3B88" w:rsidRPr="00321B78" w:rsidRDefault="00AC3B88" w:rsidP="00AC3B88" vyd:_id="vyd:0000000000018t">
      <w:pPr>
        <w:spacing w:line="360" w:lineRule="auto"/>
        <w:ind w:firstLine="709"/>
        <w:rPr>
          <w:rFonts w:cs="Times New Roman"/>
          <w:sz w:val="28"/>
          <w:b w:val="1"/>
          <w:szCs w:val="28"/>
        </w:rPr>
      </w:pPr>
      <w:r>
        <w:rPr>
          <w:rFonts w:cs="Times New Roman"/>
          <w:sz w:val="28"/>
          <w:b w:val="1"/>
          <w:szCs w:val="28"/>
        </w:rPr>
        <w:t vyd:_id="vyd:0000000000018u">Финансовая отчетность бизнеса</w:t>
      </w:r>
    </w:p>
    <w:p w14:paraId="1A7E3581" w14:textId="77777777" w:rsidR="00AC3B88" w:rsidRPr="00321B78" w:rsidRDefault="00AC3B88" w:rsidP="00AC3B88" vyd:_id="vyd:0000000000018p">
      <w:pPr>
        <w:spacing w:line="360" w:lineRule="auto"/>
        <w:ind w:firstLine="709"/>
        <w:rPr>
          <w:rFonts w:cs="Times New Roman"/>
          <w:sz w:val="28"/>
          <w:szCs w:val="28"/>
        </w:rPr>
      </w:pPr>
      <w:r>
        <w:rPr>
          <w:rFonts w:cs="Times New Roman"/>
          <w:sz w:val="28"/>
          <w:szCs w:val="28"/>
        </w:rPr>
        <w:t vyd:_id="vyd:0000000000018s">Для снижения нагрузки на бизнес фискальные и надзорные органы часто проводят собственную политику. Так, в последние годы Федеральная налоговая служба (далее – ФНС), активно использует инновационные инструменты на основе цифровых технологий для упрощения и смягчения налогового контроля и администрирования. При этом, по мнению Минфина России, ФНС не имеет устаревших НПА</w:t>
      </w:r>
      <w:r>
        <w:rPr>
          <w:rFonts w:cs="Times New Roman"/>
          <w:sz w:val="28"/>
          <w:vertAlign w:val="superscript"/>
          <w:szCs w:val="28"/>
        </w:rPr>
        <w:footnoteReference vyd:_id="vyd:0000000000018r" w:id="93"/>
      </w:r>
      <w:r>
        <w:rPr>
          <w:rFonts w:cs="Times New Roman"/>
          <w:sz w:val="28"/>
          <w:szCs w:val="28"/>
        </w:rPr>
        <w:t vyd:_id="vyd:0000000000018q">.</w:t>
      </w:r>
    </w:p>
    <w:p w14:paraId="76D766C8" w14:textId="77777777" w:rsidR="00AC3B88" w:rsidRPr="00321B78" w:rsidRDefault="00AC3B88" w:rsidP="00AC3B88" vyd:_id="vyd:00000000000189">
      <w:pPr>
        <w:spacing w:line="360" w:lineRule="auto"/>
        <w:ind w:firstLine="709"/>
        <w:rPr>
          <w:rFonts w:cs="Times New Roman"/>
          <w:sz w:val="28"/>
          <w:bCs w:val="1"/>
          <w:szCs w:val="28"/>
        </w:rPr>
      </w:pPr>
      <w:r>
        <w:rPr>
          <w:rFonts w:cs="Times New Roman"/>
          <w:sz w:val="28"/>
          <w:bCs w:val="1"/>
          <w:szCs w:val="28"/>
        </w:rPr>
        <w:t vyd:_id="vyd:0000000000018o" xml:space="preserve">Среди успешно работающих </w:t>
      </w:r>
      <w:r>
        <w:rPr>
          <w:rFonts w:cs="Times New Roman"/>
          <w:sz w:val="28"/>
          <w:lang w:val="en-US"/>
          <w:bCs w:val="1"/>
          <w:szCs w:val="28"/>
        </w:rPr>
        <w:t vyd:_id="vyd:0000000000018n">IT</w:t>
      </w:r>
      <w:r>
        <w:rPr>
          <w:rFonts w:cs="Times New Roman"/>
          <w:sz w:val="28"/>
          <w:bCs w:val="1"/>
          <w:szCs w:val="28"/>
        </w:rPr>
        <w:t vyd:_id="vyd:0000000000018m">-сервисов и проектов ФНС, среди которых личный кабинет налогоплательщика, система онлайн-передачи данных о розничных продажах</w:t>
      </w:r>
      <w:r>
        <w:rPr>
          <w:rFonts w:cs="Times New Roman"/>
          <w:sz w:val="28"/>
          <w:vertAlign w:val="superscript"/>
          <w:bCs w:val="1"/>
          <w:szCs w:val="28"/>
        </w:rPr>
        <w:footnoteReference vyd:_id="vyd:0000000000018l" w:id="94"/>
      </w:r>
      <w:r>
        <w:rPr>
          <w:rFonts w:cs="Times New Roman"/>
          <w:sz w:val="28"/>
          <w:bCs w:val="1"/>
          <w:szCs w:val="28"/>
        </w:rPr>
        <w:t vyd:_id="vyd:0000000000018k">, маркировка товаров</w:t>
      </w:r>
      <w:r>
        <w:rPr>
          <w:rFonts w:cs="Times New Roman"/>
          <w:sz w:val="28"/>
          <w:vertAlign w:val="superscript"/>
          <w:bCs w:val="1"/>
          <w:szCs w:val="28"/>
        </w:rPr>
        <w:footnoteReference vyd:_id="vyd:0000000000018j" w:id="95"/>
      </w:r>
      <w:r>
        <w:rPr>
          <w:rFonts w:cs="Times New Roman"/>
          <w:sz w:val="28"/>
          <w:bCs w:val="1"/>
          <w:szCs w:val="28"/>
        </w:rPr>
        <w:t vyd:_id="vyd:0000000000018i">, система прослеживаемости товаров, налоговый мониторинг</w:t>
      </w:r>
      <w:r>
        <w:rPr>
          <w:rFonts w:cs="Times New Roman"/>
          <w:sz w:val="28"/>
          <w:vertAlign w:val="superscript"/>
          <w:bCs w:val="1"/>
          <w:szCs w:val="28"/>
        </w:rPr>
        <w:footnoteReference vyd:_id="vyd:0000000000018h" w:id="96"/>
      </w:r>
      <w:r>
        <w:rPr>
          <w:rFonts w:cs="Times New Roman"/>
          <w:sz w:val="28"/>
          <w:bCs w:val="1"/>
          <w:szCs w:val="28"/>
        </w:rPr>
        <w:t vyd:_id="vyd:0000000000018g" xml:space="preserve">, налоговый калькулятор, единый реестр ЗАГС (основа для единого реестра населения Российской Федерации), мобильное приложение для самозанятых граждан «Мой налог», «налог на </w:t>
      </w:r>
      <w:r>
        <w:rPr>
          <w:rFonts w:cs="Times New Roman"/>
          <w:sz w:val="28"/>
          <w:lang w:val="en-US"/>
          <w:bCs w:val="1"/>
          <w:szCs w:val="28"/>
        </w:rPr>
        <w:t vyd:_id="vyd:0000000000018f">Google</w:t>
      </w:r>
      <w:r>
        <w:rPr>
          <w:rFonts w:cs="Times New Roman"/>
          <w:sz w:val="28"/>
          <w:bCs w:val="1"/>
          <w:szCs w:val="28"/>
        </w:rPr>
        <w:t vyd:_id="vyd:0000000000018e">» (налог на электронные услуги, которые оказывают иностранные производители программного обеспечения в Российской Федерации), автоматизированная система контроля за возмещением налога на добавленную стоимость, АИС «Налог-3»</w:t>
      </w:r>
      <w:r>
        <w:rPr>
          <w:rFonts w:cs="Times New Roman"/>
          <w:sz w:val="28"/>
          <w:vertAlign w:val="superscript"/>
          <w:bCs w:val="1"/>
          <w:szCs w:val="28"/>
        </w:rPr>
        <w:footnoteReference vyd:_id="vyd:0000000000018d" w:id="97"/>
      </w:r>
      <w:r>
        <w:rPr>
          <w:rFonts w:cs="Times New Roman"/>
          <w:sz w:val="28"/>
          <w:bCs w:val="1"/>
          <w:szCs w:val="28"/>
        </w:rPr>
        <w:t vyd:_id="vyd:0000000000018c">, мобильное приложение «Проверка чека ФНС России»</w:t>
      </w:r>
      <w:r>
        <w:rPr>
          <w:rFonts w:cs="Times New Roman"/>
          <w:sz w:val="28"/>
          <w:vertAlign w:val="superscript"/>
          <w:bCs w:val="1"/>
          <w:szCs w:val="28"/>
        </w:rPr>
        <w:footnoteReference vyd:_id="vyd:0000000000018b" w:id="98"/>
      </w:r>
      <w:r>
        <w:rPr>
          <w:rFonts w:cs="Times New Roman"/>
          <w:sz w:val="28"/>
          <w:bCs w:val="1"/>
          <w:szCs w:val="28"/>
        </w:rPr>
        <w:t vyd:_id="vyd:0000000000018a">.</w:t>
      </w:r>
    </w:p>
    <w:p w14:paraId="408F0D74" w14:textId="77777777" w:rsidR="00AC3B88" w:rsidRPr="00321B78" w:rsidRDefault="00AC3B88" w:rsidP="00AC3B88" vyd:_id="vyd:00000000000187">
      <w:pPr>
        <w:spacing w:line="360" w:lineRule="auto"/>
        <w:ind w:firstLine="709"/>
        <w:rPr>
          <w:rFonts w:cs="Times New Roman"/>
          <w:sz w:val="28"/>
          <w:bCs w:val="1"/>
          <w:szCs w:val="28"/>
        </w:rPr>
      </w:pPr>
      <w:r>
        <w:rPr>
          <w:rFonts w:cs="Times New Roman"/>
          <w:sz w:val="28"/>
          <w:bCs w:val="1"/>
          <w:szCs w:val="28"/>
        </w:rPr>
        <w:t vyd:_id="vyd:00000000000188">Внедрение методов цифровой прослеживаемости хорошо зарекомендовало себя, особенно в сферах, где высока доля нелегальной продукции. Федеральным законом от 9 ноября 2020 года №371-ФЗ «О внесении изменений в части первую и вторую Налогового кодекса Российской Федерации и закон Российской Федерации «О налоговых органах Российской Федерации», ФНС России наделяется правом создавать, внедрять и сопровождать национальную систему прослеживаемости товаров.</w:t>
      </w:r>
    </w:p>
    <w:p w14:paraId="4B03EC4A" w14:textId="77777777" w:rsidR="00AC3B88" w:rsidRPr="00321B78" w:rsidRDefault="00AC3B88" w:rsidP="00AC3B88" vyd:_id="vyd:0000000000017u">
      <w:pPr>
        <w:spacing w:line="360" w:lineRule="auto"/>
        <w:ind w:firstLine="709"/>
        <w:rPr>
          <w:rFonts w:cs="Times New Roman"/>
          <w:sz w:val="28"/>
          <w:bCs w:val="1"/>
          <w:szCs w:val="28"/>
        </w:rPr>
      </w:pPr>
      <w:r>
        <w:rPr>
          <w:rFonts w:cs="Times New Roman"/>
          <w:sz w:val="28"/>
          <w:b w:val="1"/>
          <w:bCs w:val="1"/>
          <w:szCs w:val="28"/>
        </w:rPr>
        <w:t vyd:_id="vyd:00000000000186" xml:space="preserve">Применение </w:t>
      </w:r>
      <w:r>
        <w:rPr>
          <w:rFonts w:cs="Times New Roman"/>
          <w:sz w:val="28"/>
          <w:b w:val="1"/>
          <w:lang w:val="en-US"/>
          <w:bCs w:val="1"/>
          <w:szCs w:val="28"/>
        </w:rPr>
        <w:t vyd:_id="vyd:00000000000185">IT</w:t>
      </w:r>
      <w:r>
        <w:rPr>
          <w:rFonts w:cs="Times New Roman"/>
          <w:sz w:val="28"/>
          <w:b w:val="1"/>
          <w:bCs w:val="1"/>
          <w:szCs w:val="28"/>
        </w:rPr>
        <w:t vyd:_id="vyd:00000000000184">-сервисов и риск–ориентированного</w:t>
      </w:r>
      <w:r>
        <w:rPr>
          <w:rFonts w:cs="Times New Roman"/>
          <w:sz w:val="28"/>
          <w:b w:val="1"/>
          <w:szCs w:val="28"/>
        </w:rPr>
        <w:t vyd:_id="vyd:00000000000183" xml:space="preserve"> подхода</w:t>
      </w:r>
      <w:r>
        <w:rPr>
          <w:rFonts w:cs="Times New Roman"/>
          <w:sz w:val="28"/>
          <w:szCs w:val="28"/>
        </w:rPr>
        <w:t vyd:_id="vyd:00000000000182" xml:space="preserve"> при выборе объектов для проведения выездных налоговых проверок уже на протяжении ряда лет </w:t>
      </w:r>
      <w:r>
        <w:rPr>
          <w:rFonts w:cs="Times New Roman"/>
          <w:sz w:val="28"/>
          <w:b w:val="1"/>
          <w:szCs w:val="28"/>
        </w:rPr>
        <w:t vyd:_id="vyd:00000000000181">позволяет повысить эффективность выездных налоговых проверок при сокращении их количества и снизить административное давление на бизнес</w:t>
      </w:r>
      <w:r>
        <w:rPr>
          <w:rFonts w:cs="Times New Roman"/>
          <w:sz w:val="28"/>
          <w:szCs w:val="28"/>
        </w:rPr>
        <w:t vyd:_id="vyd:00000000000180">. Автоматизация процесса налогового администрирования позволила снизить количество</w:t>
      </w:r>
      <w:r>
        <w:rPr>
          <w:rFonts w:cs="Times New Roman"/>
          <w:sz w:val="28"/>
          <w:bCs w:val="1"/>
          <w:szCs w:val="28"/>
        </w:rPr>
        <w:t vyd:_id="vyd:0000000000017z" xml:space="preserve"> выездных контрольных мероприятий за последние 5 лет в 3,3 раза: с 30,7 тыс. в 2015 году до 9 тыс. в 2019 году</w:t>
      </w:r>
      <w:r>
        <w:rPr>
          <w:rFonts w:cs="Times New Roman"/>
          <w:sz w:val="28"/>
          <w:vertAlign w:val="superscript"/>
          <w:bCs w:val="1"/>
          <w:szCs w:val="28"/>
        </w:rPr>
        <w:footnoteReference vyd:_id="vyd:0000000000017y" w:id="99"/>
      </w:r>
      <w:r>
        <w:rPr>
          <w:rFonts w:cs="Times New Roman"/>
          <w:sz w:val="28"/>
          <w:bCs w:val="1"/>
          <w:szCs w:val="28"/>
        </w:rPr>
        <w:t vyd:_id="vyd:0000000000017x">. В настоящее время ФНС России проверяет всего 1 налогоплательщика из 1 тысячи (или 0,14%)</w:t>
      </w:r>
      <w:r>
        <w:rPr>
          <w:rFonts w:cs="Times New Roman"/>
          <w:sz w:val="28"/>
          <w:vertAlign w:val="superscript"/>
          <w:bCs w:val="1"/>
          <w:szCs w:val="28"/>
        </w:rPr>
        <w:footnoteReference vyd:_id="vyd:0000000000017w" w:id="100"/>
      </w:r>
      <w:r>
        <w:rPr>
          <w:rFonts w:cs="Times New Roman"/>
          <w:sz w:val="28"/>
          <w:bCs w:val="1"/>
          <w:szCs w:val="28"/>
        </w:rPr>
        <w:t vyd:_id="vyd:0000000000017v" xml:space="preserve">. </w:t>
      </w:r>
    </w:p>
    <w:p w14:paraId="708CA1DB" w14:textId="77777777" w:rsidR="00AC3B88" w:rsidRPr="00321B78" w:rsidRDefault="00AC3B88" w:rsidP="00AC3B88" vyd:_id="vyd:0000000000017o">
      <w:pPr>
        <w:spacing w:line="360" w:lineRule="auto"/>
        <w:ind w:firstLine="709"/>
        <w:rPr>
          <w:rFonts w:cs="Times New Roman"/>
          <w:sz w:val="28"/>
          <w:szCs w:val="28"/>
        </w:rPr>
      </w:pPr>
      <w:r>
        <w:rPr>
          <w:rFonts w:cs="Times New Roman"/>
          <w:sz w:val="28"/>
          <w:szCs w:val="28"/>
        </w:rPr>
        <w:t vyd:_id="vyd:0000000000017t">В 2015 году ФНС России был внедрен программный комплекс АСК НДС-2, позволяющий применить риск-ориентированный подход при камеральных проверках деклараций по НДС с суммой налога, заявленной к возмещению из бюджета. Система автоматически отслеживает цепочки формирования НДС по сделкам в масштабах всей страны (порядка 15 млрд операций в год) и позволяет пресекать уклонение от уплаты НДС или попытки мошеннического возмещения налога.  С внедрением АСК НДС-2 у налоговых органов появилась возможность проводить мероприятия налогового контроля сразу после получения налоговой декларации, устанавливать плательщиков, представляющих декларации с нулевыми показателями, то есть не участвующих в формировании налоговой базы. Внедрение АСК НДС-2 позволило сократить разрыв между уплаченным в бюджет НДС и НДС к возмещению с 8% в 2016 году до 0,43% по состоянию на середину 2020 года</w:t>
      </w:r>
      <w:r>
        <w:rPr>
          <w:rFonts w:cs="Times New Roman"/>
          <w:sz w:val="28"/>
          <w:vertAlign w:val="superscript"/>
          <w:szCs w:val="28"/>
        </w:rPr>
        <w:footnoteReference vyd:_id="vyd:0000000000017s" w:id="101"/>
      </w:r>
      <w:r>
        <w:rPr>
          <w:rFonts w:cs="Times New Roman"/>
          <w:sz w:val="28"/>
          <w:szCs w:val="28"/>
        </w:rPr>
        <w:t vyd:_id="vyd:0000000000017r">. В Письме</w:t>
      </w:r>
      <w:r>
        <w:rPr>
          <w:rFonts w:cs="Times New Roman"/>
          <w:sz w:val="28"/>
          <w:vertAlign w:val="superscript"/>
          <w:szCs w:val="28"/>
        </w:rPr>
        <w:footnoteReference vyd:_id="vyd:0000000000017q" w:id="102"/>
      </w:r>
      <w:r>
        <w:rPr>
          <w:rFonts w:cs="Times New Roman"/>
          <w:sz w:val="28"/>
          <w:szCs w:val="28"/>
        </w:rPr>
        <w:t vyd:_id="vyd:0000000000017p" xml:space="preserve"> ФНС России сообщается о сокращении сроков камеральной проверки по НДС до одного месяца с целью предоставления комфортных условий налогового администрирования добросовестным налогоплательщикам.</w:t>
      </w:r>
    </w:p>
    <w:p w14:paraId="5E2A39A1" w14:textId="77777777" w:rsidR="00AC3B88" w:rsidRPr="00321B78" w:rsidRDefault="00AC3B88" w:rsidP="00AC3B88" vyd:_id="vyd:0000000000017g">
      <w:pPr>
        <w:spacing w:line="360" w:lineRule="auto"/>
        <w:ind w:firstLine="709"/>
        <w:rPr>
          <w:rFonts w:cs="Times New Roman"/>
          <w:sz w:val="28"/>
          <w:bCs w:val="1"/>
          <w:szCs w:val="28"/>
        </w:rPr>
      </w:pPr>
      <w:r>
        <w:rPr>
          <w:rFonts w:cs="Times New Roman"/>
          <w:sz w:val="28"/>
          <w:bCs w:val="1"/>
          <w:szCs w:val="28"/>
        </w:rPr>
        <w:t vyd:_id="vyd:0000000000017n">В период действия ограничительных мер из-за пандемии коронавируса ФНС России на основе цифровых технологий оперативно осуществила сбор и обработку данных для предоставления льготных кредитов банками. Сроки рассмотрения заявок составили 3 дня. Приложением «Мой налог» для самозанятых граждан пользуются более 760 тыс. человек</w:t>
      </w:r>
      <w:r>
        <w:rPr>
          <w:rFonts w:cs="Times New Roman"/>
          <w:sz w:val="28"/>
          <w:vertAlign w:val="superscript"/>
          <w:bCs w:val="1"/>
          <w:szCs w:val="28"/>
        </w:rPr>
        <w:footnoteReference vyd:_id="vyd:0000000000017m" w:id="103"/>
      </w:r>
      <w:r>
        <w:rPr>
          <w:rFonts w:cs="Times New Roman"/>
          <w:sz w:val="28"/>
          <w:bCs w:val="1"/>
          <w:szCs w:val="28"/>
        </w:rPr>
        <w:t vyd:_id="vyd:0000000000017l">. Возврат уплаченных ими в 2019 году налогов (в общей сложности более 1,5 млрд рублей) и начисление налогового капитала в размере 12 130 рублей в качестве мер поддержки был осуществлен без обращения самозанятых граждан в ФНС России, автоматически. Реестр ЗАГС, который содержит более 77 млн записей</w:t>
      </w:r>
      <w:r>
        <w:rPr>
          <w:rFonts w:cs="Times New Roman"/>
          <w:sz w:val="28"/>
          <w:vertAlign w:val="superscript"/>
          <w:bCs w:val="1"/>
          <w:szCs w:val="28"/>
        </w:rPr>
        <w:footnoteReference vyd:_id="vyd:0000000000017k" w:id="104"/>
      </w:r>
      <w:r>
        <w:rPr>
          <w:rFonts w:cs="Times New Roman"/>
          <w:sz w:val="28"/>
          <w:bCs w:val="1"/>
          <w:szCs w:val="28"/>
        </w:rPr>
        <w:t vyd:_id="vyd:0000000000017j">, позволил без запросов документов выплачивать пособия семьям с детьми</w:t>
      </w:r>
      <w:r>
        <w:rPr>
          <w:rFonts w:cs="Times New Roman"/>
          <w:sz w:val="28"/>
          <w:vertAlign w:val="superscript"/>
          <w:bCs w:val="1"/>
          <w:szCs w:val="28"/>
        </w:rPr>
        <w:footnoteReference vyd:_id="vyd:0000000000017i" w:id="105"/>
      </w:r>
      <w:r>
        <w:rPr>
          <w:rFonts w:cs="Times New Roman"/>
          <w:sz w:val="28"/>
          <w:bCs w:val="1"/>
          <w:szCs w:val="28"/>
        </w:rPr>
        <w:t vyd:_id="vyd:0000000000017h">.</w:t>
      </w:r>
    </w:p>
    <w:p w14:paraId="14F1C50F" w14:textId="77777777" w:rsidR="00AC3B88" w:rsidRPr="00321B78" w:rsidRDefault="00AC3B88" w:rsidP="00AC3B88" vyd:_id="vyd:0000000000017c">
      <w:pPr>
        <w:spacing w:line="360" w:lineRule="auto"/>
        <w:ind w:firstLine="709"/>
        <w:rPr>
          <w:rFonts w:cs="Times New Roman"/>
          <w:sz w:val="28"/>
          <w:szCs w:val="28"/>
        </w:rPr>
      </w:pPr>
      <w:r>
        <w:rPr>
          <w:rFonts w:cs="Times New Roman"/>
          <w:sz w:val="28"/>
          <w:szCs w:val="28"/>
        </w:rPr>
        <w:t vyd:_id="vyd:0000000000017f">Благодаря межведомственному электронному взаимодействию ФНС России с Министерством промышленности и торговли Российской Федерации, Министерством внутренних дел Российской Федерации, Министерством Российской Федерации по делам гражданской обороны, чрезвычайным ситуациям и ликвидации последствий стихийных бедствий (МЧС России), Федеральным агентством морского и речного транспорта, Федеральным агентством воздушного транспорта, Федеральной службой государственной регистрации, кадастра и картографии с 2021 года для организаций отменяется обязанность по предоставлению деклараций по транспортному и земельному налогу (около 1 млн деклараций)</w:t>
      </w:r>
      <w:r>
        <w:rPr>
          <w:rFonts w:cs="Times New Roman"/>
          <w:sz w:val="28"/>
          <w:vertAlign w:val="superscript"/>
          <w:szCs w:val="28"/>
        </w:rPr>
        <w:footnoteReference vyd:_id="vyd:0000000000017e" w:id="106"/>
      </w:r>
      <w:r>
        <w:rPr>
          <w:rFonts w:cs="Times New Roman"/>
          <w:sz w:val="28"/>
          <w:szCs w:val="28"/>
        </w:rPr>
        <w:t vyd:_id="vyd:0000000000017d" xml:space="preserve">. </w:t>
      </w:r>
    </w:p>
    <w:p w14:paraId="1A2195B0" w14:textId="77777777" w:rsidR="00AC3B88" w:rsidRPr="00321B78" w:rsidRDefault="00AC3B88" w:rsidP="00AC3B88" vyd:_id="vyd:00000000000178">
      <w:pPr>
        <w:spacing w:line="360" w:lineRule="auto"/>
        <w:ind w:firstLine="709"/>
        <w:rPr>
          <w:rFonts w:cs="Times New Roman"/>
          <w:sz w:val="28"/>
          <w:szCs w:val="28"/>
        </w:rPr>
      </w:pPr>
      <w:r>
        <w:rPr>
          <w:rFonts w:cs="Times New Roman"/>
          <w:sz w:val="28"/>
          <w:szCs w:val="28"/>
        </w:rPr>
        <w:t vyd:_id="vyd:0000000000017b">С апреля 2020 года на сайте ФНС России запущен чат-бот «Таксик» – интеллектуальный помощник, который позволяет получить актуальную информацию, и отвечает на вопросы граждан. С момента запуска посетителями сайта было задано 80 тыс. вопросов</w:t>
      </w:r>
      <w:r>
        <w:rPr>
          <w:rFonts w:cs="Times New Roman"/>
          <w:sz w:val="28"/>
          <w:vertAlign w:val="superscript"/>
          <w:szCs w:val="28"/>
        </w:rPr>
        <w:footnoteReference vyd:_id="vyd:0000000000017a" w:id="107"/>
      </w:r>
      <w:r>
        <w:rPr>
          <w:rFonts w:cs="Times New Roman"/>
          <w:sz w:val="28"/>
          <w:szCs w:val="28"/>
        </w:rPr>
        <w:t vyd:_id="vyd:00000000000179">.</w:t>
      </w:r>
    </w:p>
    <w:p w14:paraId="15782E1F" w14:textId="77777777" w:rsidR="00AC3B88" w:rsidRPr="00321B78" w:rsidRDefault="00AC3B88" w:rsidP="00AC3B88" vyd:_id="vyd:00000000000177">
      <w:pPr>
        <w:spacing w:line="360" w:lineRule="auto"/>
        <w:ind w:firstLine="709"/>
        <w:rPr>
          <w:rFonts w:cs="Times New Roman"/>
          <w:sz w:val="28"/>
          <w:b w:val="1"/>
          <w:szCs w:val="28"/>
        </w:rPr>
      </w:pPr>
    </w:p>
    <w:p w14:paraId="3E8E230B" w14:textId="77777777" w:rsidR="00AC3B88" w:rsidRPr="00321B78" w:rsidRDefault="00AC3B88" w:rsidP="00AC3B88" vyd:_id="vyd:00000000000175">
      <w:pPr>
        <w:spacing w:line="360" w:lineRule="auto"/>
        <w:ind w:firstLine="709"/>
        <w:rPr>
          <w:rFonts w:cs="Times New Roman"/>
          <w:sz w:val="28"/>
          <w:b w:val="1"/>
          <w:szCs w:val="28"/>
        </w:rPr>
      </w:pPr>
      <w:r>
        <w:rPr>
          <w:rFonts w:cs="Times New Roman"/>
          <w:sz w:val="28"/>
          <w:b w:val="1"/>
          <w:szCs w:val="28"/>
        </w:rPr>
        <w:t vyd:_id="vyd:00000000000176">О пересмотре и отмене НПА в сфере пожарной безопасности</w:t>
      </w:r>
    </w:p>
    <w:p w14:paraId="6DE33748" w14:textId="77777777" w:rsidR="00AC3B88" w:rsidRPr="00321B78" w:rsidRDefault="00AC3B88" w:rsidP="00AC3B88" vyd:_id="vyd:0000000000016z">
      <w:pPr>
        <w:spacing w:line="360" w:lineRule="auto"/>
        <w:ind w:firstLine="709"/>
        <w:rPr>
          <w:rFonts w:cs="Times New Roman"/>
          <w:sz w:val="28"/>
          <w:szCs w:val="28"/>
        </w:rPr>
      </w:pPr>
      <w:r>
        <w:rPr>
          <w:rFonts w:cs="Times New Roman"/>
          <w:sz w:val="28"/>
          <w:szCs w:val="28"/>
        </w:rPr>
        <w:t vyd:_id="vyd:00000000000174">Пожарная безопасность является системой, действующей «круглосуточно» и «круглогодично». Законодательством установлен круг лиц, ответственных за соблюдение требований пожарной безопасности</w:t>
      </w:r>
      <w:r>
        <w:rPr>
          <w:rFonts w:cs="Times New Roman"/>
          <w:sz w:val="28"/>
          <w:vertAlign w:val="superscript"/>
          <w:szCs w:val="28"/>
        </w:rPr>
        <w:footnoteReference vyd:_id="vyd:00000000000173" w:id="108"/>
      </w:r>
      <w:r>
        <w:rPr>
          <w:rFonts w:cs="Times New Roman"/>
          <w:sz w:val="28"/>
          <w:szCs w:val="28"/>
        </w:rPr>
        <w:t vyd:_id="vyd:00000000000172" xml:space="preserve">. Таких ответственных должностных лиц в экономике и социальной сфере насчитывается </w:t>
      </w:r>
      <w:r>
        <w:rPr>
          <w:rFonts w:cs="Times New Roman"/>
          <w:sz w:val="28"/>
          <w:b w:val="1"/>
          <w:szCs w:val="28"/>
        </w:rPr>
        <w:t vyd:_id="vyd:00000000000171">около 4 млн человек</w:t>
      </w:r>
      <w:r>
        <w:rPr>
          <w:rFonts w:cs="Times New Roman"/>
          <w:sz w:val="28"/>
          <w:szCs w:val="28"/>
        </w:rPr>
        <w:t vyd:_id="vyd:00000000000170" xml:space="preserve">. </w:t>
      </w:r>
    </w:p>
    <w:p w14:paraId="40CCC0A3" w14:textId="77777777" w:rsidR="00AC3B88" w:rsidRPr="00321B78" w:rsidRDefault="00AC3B88" w:rsidP="00AC3B88" vyd:_id="vyd:0000000000016s">
      <w:pPr>
        <w:spacing w:line="360" w:lineRule="auto"/>
        <w:ind w:firstLine="709"/>
        <w:rPr>
          <w:rFonts w:cs="Times New Roman"/>
          <w:sz w:val="28"/>
          <w:szCs w:val="28"/>
        </w:rPr>
      </w:pPr>
      <w:r>
        <w:rPr>
          <w:rFonts w:cs="Times New Roman"/>
          <w:sz w:val="28"/>
          <w:szCs w:val="28"/>
        </w:rPr>
        <w:t vyd:_id="vyd:0000000000016y">По оценкам экспертов</w:t>
      </w:r>
      <w:r>
        <w:rPr>
          <w:rFonts w:cs="Times New Roman"/>
          <w:sz w:val="28"/>
          <w:vertAlign w:val="superscript"/>
          <w:szCs w:val="28"/>
        </w:rPr>
        <w:footnoteReference vyd:_id="vyd:0000000000016x" w:id="109"/>
      </w:r>
      <w:r>
        <w:rPr>
          <w:rFonts w:cs="Times New Roman"/>
          <w:sz w:val="28"/>
          <w:szCs w:val="28"/>
        </w:rPr>
        <w:t vyd:_id="vyd:0000000000016w" xml:space="preserve"> </w:t>
      </w:r>
      <w:r>
        <w:rPr>
          <w:rFonts w:cs="Times New Roman"/>
          <w:sz w:val="28"/>
          <w:bCs w:val="1"/>
          <w:szCs w:val="28"/>
        </w:rPr>
        <w:t vyd:_id="vyd:0000000000016v">нормативно-правовая база не обеспечивает</w:t>
      </w:r>
      <w:r>
        <w:rPr>
          <w:rFonts w:cs="Times New Roman"/>
          <w:sz w:val="28"/>
          <w:b w:val="1"/>
          <w:bCs w:val="1"/>
          <w:szCs w:val="28"/>
        </w:rPr>
        <w:t vyd:_id="vyd:0000000000016u" xml:space="preserve"> </w:t>
      </w:r>
      <w:r>
        <w:rPr>
          <w:rFonts w:cs="Times New Roman"/>
          <w:sz w:val="28"/>
          <w:szCs w:val="28"/>
        </w:rPr>
        <w:t vyd:_id="vyd:0000000000016t" xml:space="preserve">ответственных должностных лиц необходимыми и понятными стандартами и инструкциями. Большой массив условий, запретов, ограничений не систематизирован. При этом невозможно выполнить содержащиеся в нормативных документах около 100 тыс. требований, многие из которых противоречивы и неактуальны. </w:t>
      </w:r>
    </w:p>
    <w:p w14:paraId="0A07143F" w14:textId="77777777" w:rsidR="00AC3B88" w:rsidRPr="00321B78" w:rsidRDefault="00AC3B88" w:rsidP="00AC3B88" vyd:_id="vyd:0000000000016n">
      <w:pPr>
        <w:spacing w:line="360" w:lineRule="auto"/>
        <w:ind w:firstLine="709"/>
        <w:rPr>
          <w:rFonts w:cs="Times New Roman"/>
          <w:sz w:val="28"/>
          <w:bCs w:val="1"/>
          <w:szCs w:val="28"/>
        </w:rPr>
      </w:pPr>
      <w:r>
        <w:rPr>
          <w:rFonts w:cs="Times New Roman"/>
          <w:sz w:val="28"/>
          <w:szCs w:val="28"/>
        </w:rPr>
        <w:t vyd:_id="vyd:0000000000016r">Также по утверждению экспертов</w:t>
      </w:r>
      <w:r>
        <w:rPr>
          <w:rFonts w:cs="Times New Roman"/>
          <w:sz w:val="28"/>
          <w:vertAlign w:val="superscript"/>
          <w:szCs w:val="28"/>
        </w:rPr>
        <w:footnoteReference vyd:_id="vyd:0000000000016q" w:id="110"/>
      </w:r>
      <w:r>
        <w:rPr>
          <w:rFonts w:cs="Times New Roman"/>
          <w:sz w:val="28"/>
          <w:szCs w:val="28"/>
        </w:rPr>
        <w:t vyd:_id="vyd:0000000000016p" xml:space="preserve">, выявленные нарушения (менее 20% от фактически имеющихся) не определяют в полной мере объективного состояния противопожарной безопасности. Кроме того, не проверяется техническая эффективность тех мер, которые предлагаются для устранения данных несоответствий. Все это непосредственно влияет на количество пожаров в нашей стране и тяжесть последствий от них. Очевидно, что </w:t>
      </w:r>
      <w:r>
        <w:rPr>
          <w:rFonts w:cs="Times New Roman"/>
          <w:sz w:val="28"/>
          <w:bCs w:val="1"/>
          <w:szCs w:val="28"/>
        </w:rPr>
        <w:t vyd:_id="vyd:0000000000016o">деятельность пожарных инспекторов недостаточно продуктивна, а нормативно-правовая база требует актуализации.</w:t>
      </w:r>
    </w:p>
    <w:p w14:paraId="4CA05EFF" w14:textId="77777777" w:rsidR="00AC3B88" w:rsidRPr="00321B78" w:rsidRDefault="00AC3B88" w:rsidP="00AC3B88" vyd:_id="vyd:0000000000016f">
      <w:pPr>
        <w:spacing w:line="360" w:lineRule="auto"/>
        <w:ind w:firstLine="709"/>
        <w:rPr>
          <w:rFonts w:cs="Times New Roman"/>
          <w:sz w:val="28"/>
          <w:bCs w:val="1"/>
          <w:szCs w:val="28"/>
        </w:rPr>
      </w:pPr>
      <w:r>
        <w:rPr>
          <w:rFonts w:cs="Times New Roman"/>
          <w:sz w:val="28"/>
          <w:szCs w:val="28"/>
        </w:rPr>
        <w:t vyd:_id="vyd:0000000000016m" xml:space="preserve">Так, Постановлением Правительства Российской Федерации от 11 июля 2020 года № 1034 отменено почти </w:t>
      </w:r>
      <w:r>
        <w:rPr>
          <w:rFonts w:cs="Times New Roman"/>
          <w:sz w:val="28"/>
          <w:b w:val="1"/>
          <w:szCs w:val="28"/>
        </w:rPr>
        <w:t vyd:_id="vyd:0000000000016l">200</w:t>
      </w:r>
      <w:r>
        <w:rPr>
          <w:rFonts w:cs="Times New Roman"/>
          <w:sz w:val="28"/>
          <w:szCs w:val="28"/>
        </w:rPr>
        <w:t vyd:_id="vyd:0000000000016k" xml:space="preserve"> </w:t>
      </w:r>
      <w:r>
        <w:rPr>
          <w:rFonts w:cs="Times New Roman"/>
          <w:sz w:val="28"/>
          <w:b w:val="1"/>
          <w:szCs w:val="28"/>
        </w:rPr>
        <w:t vyd:_id="vyd:0000000000016j">НПА</w:t>
      </w:r>
      <w:r>
        <w:rPr>
          <w:rFonts w:cs="Times New Roman"/>
          <w:sz w:val="28"/>
          <w:szCs w:val="28"/>
        </w:rPr>
        <w:t vyd:_id="vyd:0000000000016i" xml:space="preserve"> с требованиями к пожарной безопасности, защите населения от ЧС</w:t>
      </w:r>
      <w:r>
        <w:rPr>
          <w:rFonts w:cs="Times New Roman"/>
          <w:sz w:val="28"/>
          <w:vertAlign w:val="superscript"/>
          <w:szCs w:val="28"/>
        </w:rPr>
        <w:footnoteReference vyd:_id="vyd:0000000000016h" w:id="111"/>
      </w:r>
      <w:r>
        <w:rPr>
          <w:rFonts w:cs="Times New Roman"/>
          <w:sz w:val="28"/>
          <w:szCs w:val="28"/>
        </w:rPr>
        <w:t vyd:_id="vyd:0000000000016g">. Утратившими силу были признаны 53 НПА и отдельных положений правовых актов, 128 НПА федеральных органов исполнительной власти. В основном документы касаются требований, соблюдение которых, оценивают при проведении пожарного надзора и лицензионного контроля в области пожарной безопасности, надзора в области защиты населения и территорий от ЧС природного и техногенного характера, надзора за пользованием маломерными судами и базами для их стоянок.</w:t>
      </w:r>
    </w:p>
    <w:p w14:paraId="3F6939A0" w14:textId="77777777" w:rsidR="00AC3B88" w:rsidRPr="00321B78" w:rsidRDefault="00AC3B88" w:rsidP="00AC3B88" vyd:_id="vyd:00000000000169">
      <w:pPr>
        <w:spacing w:line="360" w:lineRule="auto"/>
        <w:ind w:firstLine="709"/>
        <w:rPr>
          <w:rFonts w:cs="Times New Roman"/>
          <w:sz w:val="28"/>
          <w:szCs w:val="28"/>
        </w:rPr>
      </w:pPr>
      <w:r>
        <w:rPr>
          <w:rFonts w:cs="Times New Roman"/>
          <w:sz w:val="28"/>
          <w:szCs w:val="28"/>
        </w:rPr>
        <w:t vyd:_id="vyd:0000000000016e" xml:space="preserve">В настоящее время в МЧС России продолжается активная работа по реализации механизма «регуляторной гильотины». Так, с </w:t>
      </w:r>
      <w:r>
        <w:rPr>
          <w:rFonts w:cs="Times New Roman"/>
          <w:sz w:val="28"/>
          <w:bCs w:val="1"/>
          <w:szCs w:val="28"/>
        </w:rPr>
        <w:t vyd:_id="vyd:0000000000016d">1 июля 2020 года</w:t>
      </w:r>
      <w:r>
        <w:rPr>
          <w:rFonts w:cs="Times New Roman"/>
          <w:sz w:val="28"/>
          <w:szCs w:val="28"/>
        </w:rPr>
        <w:t vyd:_id="vyd:0000000000016c" xml:space="preserve"> начал действовать Свод правил «Многофункциональные здания. Требования Пожарной безопасности». Он устанавливает требования пожарной безопасности при проектировании, реконструкции, капитальном ремонте, изменении функционального назначения, эксплуатации, а также при техническом перевооружении многофункциональных зданий высотой не более 50 м, содержащих помещения, части здания или пожарные отсеки в любой комбинации</w:t>
      </w:r>
      <w:r>
        <w:rPr>
          <w:rFonts w:cs="Times New Roman"/>
          <w:sz w:val="28"/>
          <w:vertAlign w:val="superscript"/>
          <w:szCs w:val="28"/>
        </w:rPr>
        <w:footnoteReference vyd:_id="vyd:0000000000016b" w:id="112"/>
      </w:r>
      <w:r>
        <w:rPr>
          <w:rFonts w:cs="Times New Roman"/>
          <w:sz w:val="28"/>
          <w:szCs w:val="28"/>
        </w:rPr>
        <w:t vyd:_id="vyd:0000000000016a" xml:space="preserve">. </w:t>
      </w:r>
    </w:p>
    <w:p w14:paraId="42D47290" w14:textId="77777777" w:rsidR="00AC3B88" w:rsidRPr="00321B78" w:rsidRDefault="00AC3B88" w:rsidP="00AC3B88" vyd:_id="vyd:00000000000163">
      <w:pPr>
        <w:spacing w:line="360" w:lineRule="auto"/>
        <w:ind w:firstLine="709"/>
        <w:rPr>
          <w:rFonts w:cs="Times New Roman"/>
          <w:sz w:val="28"/>
          <w:b w:val="1"/>
          <w:szCs w:val="28"/>
        </w:rPr>
      </w:pPr>
      <w:r>
        <w:rPr>
          <w:rFonts w:cs="Times New Roman"/>
          <w:sz w:val="28"/>
          <w:szCs w:val="28"/>
        </w:rPr>
        <w:t vyd:_id="vyd:00000000000168" xml:space="preserve">С </w:t>
      </w:r>
      <w:r>
        <w:rPr>
          <w:rFonts w:cs="Times New Roman"/>
          <w:sz w:val="28"/>
          <w:bCs w:val="1"/>
          <w:szCs w:val="28"/>
        </w:rPr>
        <w:t vyd:_id="vyd:00000000000167">14 августа</w:t>
      </w:r>
      <w:r>
        <w:rPr>
          <w:rFonts w:cs="Times New Roman"/>
          <w:sz w:val="28"/>
          <w:szCs w:val="28"/>
        </w:rPr>
        <w:t vyd:_id="vyd:00000000000166" xml:space="preserve"> </w:t>
      </w:r>
      <w:r>
        <w:rPr>
          <w:rFonts w:cs="Times New Roman"/>
          <w:sz w:val="28"/>
          <w:bCs w:val="1"/>
          <w:szCs w:val="28"/>
        </w:rPr>
        <w:t vyd:_id="vyd:00000000000165">2020 года</w:t>
      </w:r>
      <w:r>
        <w:rPr>
          <w:rFonts w:cs="Times New Roman"/>
          <w:sz w:val="28"/>
          <w:szCs w:val="28"/>
        </w:rPr>
        <w:t vyd:_id="vyd:00000000000164" xml:space="preserve"> начали действовать изменения в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14:paraId="6B3BC412" w14:textId="77777777" w:rsidR="00AC3B88" w:rsidRPr="00321B78" w:rsidRDefault="00AC3B88" w:rsidP="00AC3B88" vyd:_id="vyd:0000000000015z">
      <w:pPr>
        <w:spacing w:line="360" w:lineRule="auto"/>
        <w:ind w:firstLine="709"/>
        <w:rPr>
          <w:rFonts w:cs="Times New Roman"/>
          <w:sz w:val="28"/>
          <w:szCs w:val="28"/>
        </w:rPr>
      </w:pPr>
      <w:r>
        <w:rPr>
          <w:rFonts w:cs="Times New Roman"/>
          <w:sz w:val="28"/>
          <w:szCs w:val="28"/>
        </w:rPr>
        <w:t vyd:_id="vyd:00000000000162">Расширены и дополнены требования к мусоропроводам. Впервые разработаны требования к бельепроводам. Теперь в жилых зданиях не допускается размещение магазинов по продаже мебели</w:t>
      </w:r>
      <w:r>
        <w:rPr>
          <w:rFonts w:cs="Times New Roman"/>
          <w:sz w:val="28"/>
          <w:vertAlign w:val="superscript"/>
          <w:szCs w:val="28"/>
        </w:rPr>
        <w:footnoteReference vyd:_id="vyd:00000000000161" w:id="113"/>
      </w:r>
      <w:r>
        <w:rPr>
          <w:rFonts w:cs="Times New Roman"/>
          <w:sz w:val="28"/>
          <w:szCs w:val="28"/>
        </w:rPr>
        <w:t vyd:_id="vyd:00000000000160">. На организации дизайн-студий и офисов, занимающихся оформлением заказов на изготовление или покупку мебели, указанные требования не распространяются.</w:t>
      </w:r>
    </w:p>
    <w:p w14:paraId="6EDDC47F" w14:textId="77777777" w:rsidR="00AC3B88" w:rsidRPr="00321B78" w:rsidRDefault="00AC3B88" w:rsidP="00AC3B88" vyd:_id="vyd:0000000000015t">
      <w:pPr>
        <w:spacing w:line="360" w:lineRule="auto"/>
        <w:ind w:firstLine="709"/>
        <w:rPr>
          <w:rFonts w:cs="Times New Roman"/>
          <w:sz w:val="28"/>
          <w:szCs w:val="28"/>
        </w:rPr>
      </w:pPr>
      <w:r>
        <w:rPr>
          <w:rFonts w:cs="Times New Roman"/>
          <w:sz w:val="28"/>
          <w:szCs w:val="28"/>
        </w:rPr>
        <w:t vyd:_id="vyd:0000000000015y" xml:space="preserve">С </w:t>
      </w:r>
      <w:r>
        <w:rPr>
          <w:rFonts w:cs="Times New Roman"/>
          <w:sz w:val="28"/>
          <w:bCs w:val="1"/>
          <w:szCs w:val="28"/>
        </w:rPr>
        <w:t vyd:_id="vyd:0000000000015x">19 сентября</w:t>
      </w:r>
      <w:r>
        <w:rPr>
          <w:rFonts w:cs="Times New Roman"/>
          <w:sz w:val="28"/>
          <w:szCs w:val="28"/>
        </w:rPr>
        <w:t vyd:_id="vyd:0000000000015w" xml:space="preserve"> </w:t>
      </w:r>
      <w:r>
        <w:rPr>
          <w:rFonts w:cs="Times New Roman"/>
          <w:sz w:val="28"/>
          <w:bCs w:val="1"/>
          <w:szCs w:val="28"/>
        </w:rPr>
        <w:t vyd:_id="vyd:0000000000015v">2020 года</w:t>
      </w:r>
      <w:r>
        <w:rPr>
          <w:rFonts w:cs="Times New Roman"/>
          <w:sz w:val="28"/>
          <w:szCs w:val="28"/>
        </w:rPr>
        <w:t vyd:_id="vyd:0000000000015u" xml:space="preserve"> вступил в силу Свод правил «Системы противопожарной защиты. Эвакуационные пути и выходы». В нем уточняются объекты для применения новых правил. Появились определения эвакуационных выходов и проходов, пожаробезопасной зоны, помещения с постоянным пребыванием людей и прочие определения, которые ранее вызывали двойственные толкования норм, и многое другое.</w:t>
      </w:r>
    </w:p>
    <w:p w14:paraId="4CC833F2" w14:textId="77777777" w:rsidR="00AC3B88" w:rsidRPr="00321B78" w:rsidRDefault="00AC3B88" w:rsidP="00AC3B88" vyd:_id="vyd:0000000000015o">
      <w:pPr>
        <w:spacing w:line="360" w:lineRule="auto"/>
        <w:ind w:firstLine="709"/>
        <w:rPr>
          <w:rFonts w:cs="Times New Roman"/>
          <w:sz w:val="28"/>
          <w:szCs w:val="28"/>
        </w:rPr>
      </w:pPr>
      <w:r>
        <w:rPr>
          <w:rFonts w:cs="Times New Roman"/>
          <w:sz w:val="28"/>
          <w:szCs w:val="28"/>
        </w:rPr>
        <w:t vyd:_id="vyd:0000000000015s" xml:space="preserve">С </w:t>
      </w:r>
      <w:r>
        <w:rPr>
          <w:rFonts w:cs="Times New Roman"/>
          <w:sz w:val="28"/>
          <w:bCs w:val="1"/>
          <w:szCs w:val="28"/>
        </w:rPr>
        <w:t vyd:_id="vyd:0000000000015r">1 января 2021</w:t>
      </w:r>
      <w:r>
        <w:rPr>
          <w:rFonts w:cs="Times New Roman"/>
          <w:sz w:val="28"/>
          <w:b w:val="1"/>
          <w:bCs w:val="1"/>
          <w:szCs w:val="28"/>
        </w:rPr>
        <w:t vyd:_id="vyd:0000000000015q" xml:space="preserve"> </w:t>
      </w:r>
      <w:r>
        <w:rPr>
          <w:rFonts w:cs="Times New Roman"/>
          <w:sz w:val="28"/>
          <w:szCs w:val="28"/>
        </w:rPr>
        <w:t vyd:_id="vyd:0000000000015p" xml:space="preserve">года вступает в силу Постановление Правительства Российской Федерации от 28 июля 2020 года № 1128 «Об утверждении Положения о лицензировании деятельности по монтажу, техническому обслуживанию и ремонту средств обеспечения пожарной безопасности зданий и сооружений». Вводится новый порядок лицензирования. Уточнены лицензионные требования, особенности выполнения отдельных процедур. Также закреплен порядок лицензирования деятельности по тушению пожаров в населенных пунктах, на производственных объектах и объектах инфраструктуры. При подготовке новых правил учтен риск-ориентированный подход. </w:t>
      </w:r>
    </w:p>
    <w:p w14:paraId="377DB5D6" w14:textId="77777777" w:rsidR="00AC3B88" w:rsidRPr="00321B78" w:rsidRDefault="00AC3B88" w:rsidP="00AC3B88" vyd:_id="vyd:0000000000015m">
      <w:pPr>
        <w:spacing w:line="360" w:lineRule="auto"/>
        <w:ind w:firstLine="709"/>
        <w:rPr>
          <w:rFonts w:cs="Times New Roman"/>
          <w:sz w:val="28"/>
          <w:szCs w:val="28"/>
        </w:rPr>
      </w:pPr>
      <w:r>
        <w:rPr>
          <w:rFonts w:cs="Times New Roman"/>
          <w:sz w:val="28"/>
          <w:szCs w:val="28"/>
        </w:rPr>
        <w:t vyd:_id="vyd:0000000000015n">Ожидается, что весь массив НПА и норм в сфере обеспечения пожарной безопасности станет более понятным как для представителей предпринимательства, организаций, учреждений, так и надзорных органов. Устранение размытости формулировок и требований позволит исключить коррупционную составляющую при проверках объектов.</w:t>
      </w:r>
    </w:p>
    <w:p w14:paraId="6CB5B44C" w14:textId="77777777" w:rsidR="00AC3B88" w:rsidRPr="00321B78" w:rsidRDefault="00AC3B88" w:rsidP="00AC3B88" vyd:_id="vyd:0000000000015l">
      <w:pPr>
        <w:spacing w:line="360" w:lineRule="auto"/>
        <w:ind w:firstLine="709"/>
        <w:rPr>
          <w:rFonts w:cs="Times New Roman"/>
          <w:sz w:val="28"/>
          <w:b w:val="1"/>
          <w:szCs w:val="28"/>
        </w:rPr>
      </w:pPr>
    </w:p>
    <w:p w14:paraId="11D2B47C" w14:textId="77777777" w:rsidR="00AC3B88" w:rsidRPr="00321B78" w:rsidRDefault="00AC3B88" w:rsidP="00AC3B88" vyd:_id="vyd:0000000000015j">
      <w:pPr>
        <w:spacing w:line="360" w:lineRule="auto"/>
        <w:ind w:firstLine="709"/>
        <w:rPr>
          <w:rFonts w:cs="Times New Roman"/>
          <w:sz w:val="28"/>
          <w:b w:val="1"/>
          <w:szCs w:val="28"/>
        </w:rPr>
      </w:pPr>
      <w:r>
        <w:rPr>
          <w:rFonts w:cs="Times New Roman"/>
          <w:sz w:val="28"/>
          <w:b w:val="1"/>
          <w:szCs w:val="28"/>
        </w:rPr>
        <w:t vyd:_id="vyd:0000000000015k" xml:space="preserve">О пересмотре санитарно-эпидемиологических требований </w:t>
      </w:r>
    </w:p>
    <w:p w14:paraId="5B62A9AD" w14:textId="77777777" w:rsidR="00AC3B88" w:rsidRPr="00321B78" w:rsidRDefault="00AC3B88" w:rsidP="00AC3B88" vyd:_id="vyd:0000000000015f">
      <w:pPr>
        <w:spacing w:line="360" w:lineRule="auto"/>
        <w:ind w:firstLine="709"/>
        <w:rPr>
          <w:rFonts w:cs="Times New Roman"/>
          <w:sz w:val="28"/>
          <w:szCs w:val="28"/>
        </w:rPr>
      </w:pPr>
      <w:r>
        <w:rPr>
          <w:rFonts w:cs="Times New Roman"/>
          <w:sz w:val="28"/>
          <w:szCs w:val="28"/>
        </w:rPr>
        <w:t vyd:_id="vyd:0000000000015i">В рамках поручений Президента Российской Федерации и Правительства Российской Федерации, Федеральной службой по надзору в сфере защиты прав потребителя и благополучия человека (далее – Роспотребнадзор)</w:t>
      </w:r>
      <w:r>
        <w:rPr>
          <w:rFonts w:cs="Times New Roman"/>
          <w:sz w:val="28"/>
          <w:b w:val="1"/>
          <w:szCs w:val="28"/>
        </w:rPr>
        <w:t vyd:_id="vyd:0000000000015h" xml:space="preserve"> </w:t>
      </w:r>
      <w:r>
        <w:rPr>
          <w:rFonts w:cs="Times New Roman"/>
          <w:sz w:val="28"/>
          <w:szCs w:val="28"/>
        </w:rPr>
        <w:t vyd:_id="vyd:0000000000015g" xml:space="preserve">с января 2019 года реализуется механизм «регуляторной гильотины», направленный также на актуализацию НПА в сфере санитарно-эпидемиологического благополучия. </w:t>
      </w:r>
    </w:p>
    <w:p w14:paraId="73142743" w14:textId="77777777" w:rsidR="00AC3B88" w:rsidRPr="00321B78" w:rsidRDefault="00AC3B88" w:rsidP="00AC3B88" vyd:_id="vyd:0000000000015b">
      <w:pPr>
        <w:spacing w:line="360" w:lineRule="auto"/>
        <w:ind w:firstLine="709"/>
        <w:rPr>
          <w:rFonts w:cs="Times New Roman"/>
          <w:sz w:val="28"/>
          <w:szCs w:val="28"/>
        </w:rPr>
      </w:pPr>
      <w:r>
        <w:rPr>
          <w:rFonts w:cs="Times New Roman"/>
          <w:sz w:val="28"/>
          <w:szCs w:val="28"/>
        </w:rPr>
        <w:t vyd:_id="vyd:0000000000015e">В системе государственного санитарно-эпидемиологического нормирования действовало 424 санитарно-эпидемиологических правил и гигиенических нормативов (58 по эпидемиологии и 366 по гигиене, из которых 65 гигиенических нормативов). В отношении санитарных правил и гигиенических нормативов Роспотребнадзором учитывался опыт зарубежных стран при проведении аналогичных работ по совершенствованию национального законодательства</w:t>
      </w:r>
      <w:r>
        <w:rPr>
          <w:rFonts w:cs="Times New Roman"/>
          <w:sz w:val="28"/>
          <w:vertAlign w:val="superscript"/>
          <w:szCs w:val="28"/>
        </w:rPr>
        <w:footnoteReference vyd:_id="vyd:0000000000015d" w:id="114"/>
      </w:r>
      <w:r>
        <w:rPr>
          <w:rFonts w:cs="Times New Roman"/>
          <w:sz w:val="28"/>
          <w:szCs w:val="28"/>
        </w:rPr>
        <w:t vyd:_id="vyd:0000000000015c" xml:space="preserve">. Данная работа основывалась на современных принципах подготовки НПА, в первую очередь, включающих использование процедур публичного обсуждения и оценки регулирующего воздействия как индикатора наличия или отсутствия в акте положений, вводящих избыточные ограничения или запреты для хозяйствующих субъектов. </w:t>
      </w:r>
    </w:p>
    <w:p w14:paraId="6733383D" w14:textId="77777777" w:rsidR="00AC3B88" w:rsidRPr="00321B78" w:rsidRDefault="00AC3B88" w:rsidP="00AC3B88" vyd:_id="vyd:00000000000159">
      <w:pPr>
        <w:spacing w:line="360" w:lineRule="auto"/>
        <w:ind w:firstLine="709"/>
        <w:rPr>
          <w:rFonts w:cs="Times New Roman"/>
          <w:sz w:val="28"/>
          <w:szCs w:val="28"/>
        </w:rPr>
      </w:pPr>
      <w:r>
        <w:rPr>
          <w:rFonts w:cs="Times New Roman"/>
          <w:sz w:val="28"/>
          <w:szCs w:val="28"/>
        </w:rPr>
        <w:t vyd:_id="vyd:0000000000015a">В 2019 году Роспотребнадзором проведена систематизация и кодификация НПА, содержащих обязательные требования.</w:t>
      </w:r>
    </w:p>
    <w:p w14:paraId="33016297" w14:textId="77777777" w:rsidR="00AC3B88" w:rsidRPr="00321B78" w:rsidRDefault="00AC3B88" w:rsidP="00AC3B88" vyd:_id="vyd:00000000000157">
      <w:pPr>
        <w:spacing w:line="360" w:lineRule="auto"/>
        <w:ind w:firstLine="709"/>
        <w:rPr>
          <w:rFonts w:cs="Times New Roman"/>
          <w:sz w:val="28"/>
          <w:szCs w:val="28"/>
        </w:rPr>
      </w:pPr>
      <w:r>
        <w:rPr>
          <w:rFonts w:cs="Times New Roman"/>
          <w:sz w:val="28"/>
          <w:szCs w:val="28"/>
        </w:rPr>
        <w:t vyd:_id="vyd:00000000000158" xml:space="preserve">С 1 января 2021 года начнут действовать 10 НПА, а также дополняющие их методические рекомендации и специально разработанные иллюстрированные пособия, наглядно разъясняющие требования и риски, связанные с их неисполнением. </w:t>
      </w:r>
    </w:p>
    <w:p w14:paraId="572FF9F2" w14:textId="77777777" w:rsidR="00AC3B88" w:rsidRPr="00321B78" w:rsidRDefault="00AC3B88" w:rsidP="00AC3B88" vyd:_id="vyd:00000000000155">
      <w:pPr>
        <w:spacing w:line="360" w:lineRule="auto"/>
        <w:ind w:firstLine="709"/>
        <w:rPr>
          <w:rFonts w:cs="Times New Roman"/>
          <w:sz w:val="28"/>
          <w:szCs w:val="28"/>
        </w:rPr>
      </w:pPr>
      <w:r>
        <w:rPr>
          <w:rFonts w:cs="Times New Roman"/>
          <w:sz w:val="28"/>
          <w:szCs w:val="28"/>
        </w:rPr>
        <w:t vyd:_id="vyd:00000000000156" xml:space="preserve">По разделу «Эпидемиология» из 58 НПА подготовлен единый проект санитарно-эпидемиологических правил по профилактике и управлению рисками инфекционных и паразитарных болезней. Положения, носящие описательный характер, алгоритмы, методики и технологии реализации обязательных требований перенесены в методические рекомендации, работа над которыми в настоящее время продолжается. Проведена предварительная работа по актуализации всех гигиенических нормативов факторов среды обитания, включая их гармонизацию с международными требованиями и укрупнение с 65 до 1 по факторам среды обитания и специальным веществам. </w:t>
      </w:r>
    </w:p>
    <w:p w14:paraId="66949081" w14:textId="77777777" w:rsidR="00AC3B88" w:rsidRPr="00321B78" w:rsidRDefault="00AC3B88" w:rsidP="00AC3B88" vyd:_id="vyd:00000000000150">
      <w:pPr>
        <w:spacing w:line="360" w:lineRule="auto"/>
        <w:ind w:firstLine="709"/>
        <w:rPr>
          <w:rFonts w:cs="Times New Roman"/>
          <w:sz w:val="28"/>
          <w:szCs w:val="28"/>
        </w:rPr>
      </w:pPr>
      <w:r>
        <w:rPr>
          <w:rFonts w:cs="Times New Roman"/>
          <w:sz w:val="28"/>
          <w:szCs w:val="28"/>
        </w:rPr>
        <w:t vyd:_id="vyd:00000000000154">Проведена работа по актуализации санитарных правил по разделу «Гигиена» с их сокращением с 301 до 8 (по направлениям «услуги», «условия проживания и содержание территорий», «условия труда и производственные процессы», «условия воспитания и обучения детей и подростков», «радиационная безопасность», «транспорт», «требования для специальных объектов», «общественное питание»)</w:t>
      </w:r>
      <w:r>
        <w:rPr>
          <w:rFonts w:cs="Times New Roman"/>
          <w:sz w:val="28"/>
          <w:vertAlign w:val="superscript"/>
          <w:szCs w:val="28"/>
        </w:rPr>
        <w:t vyd:_id="vyd:00000000000153" xml:space="preserve"> </w:t>
      </w:r>
      <w:r>
        <w:rPr>
          <w:rFonts w:cs="Times New Roman"/>
          <w:sz w:val="28"/>
          <w:vertAlign w:val="superscript"/>
          <w:szCs w:val="28"/>
        </w:rPr>
        <w:footnoteReference vyd:_id="vyd:00000000000152" w:id="115"/>
      </w:r>
      <w:r>
        <w:rPr>
          <w:rFonts w:cs="Times New Roman"/>
          <w:sz w:val="28"/>
          <w:szCs w:val="28"/>
        </w:rPr>
        <w:t vyd:_id="vyd:00000000000151" xml:space="preserve">. </w:t>
      </w:r>
    </w:p>
    <w:p w14:paraId="6C788BAA" w14:textId="690770D9" w:rsidR="00AC3B88" w:rsidRPr="00321B78" w:rsidRDefault="00AC3B88" w:rsidP="00AC3B88" vyd:_id="vyd:0000000000014s">
      <w:pPr>
        <w:spacing w:line="360" w:lineRule="auto"/>
        <w:ind w:firstLine="709"/>
        <w:rPr>
          <w:rFonts w:cs="Times New Roman"/>
          <w:sz w:val="28"/>
          <w:szCs w:val="28"/>
        </w:rPr>
      </w:pPr>
      <w:r>
        <w:rPr>
          <w:rFonts w:cs="Times New Roman"/>
          <w:sz w:val="28"/>
          <w:szCs w:val="28"/>
        </w:rPr>
        <w:t vyd:_id="vyd:0000000000014z">Например, постановлением Правительства Российской Федерации от</w:t>
      </w:r>
      <w:r>
        <w:rPr>
          <w:rFonts w:cs="Times New Roman"/>
          <w:sz w:val="28"/>
          <w:szCs w:val="28"/>
        </w:rPr>
        <w:t vyd:_id="vyd:0000000000014y" xml:space="preserve"> </w:t>
      </w:r>
      <w:r>
        <w:rPr>
          <w:rFonts w:cs="Times New Roman"/>
          <w:sz w:val="28"/>
          <w:szCs w:val="28"/>
        </w:rPr>
        <w:t vyd:_id="vyd:0000000000014x">21</w:t>
      </w:r>
      <w:r>
        <w:rPr>
          <w:rFonts w:cs="Times New Roman"/>
          <w:sz w:val="28"/>
          <w:szCs w:val="28"/>
        </w:rPr>
        <w:t vyd:_id="vyd:0000000000014w" xml:space="preserve"> </w:t>
      </w:r>
      <w:r>
        <w:rPr>
          <w:rFonts w:cs="Times New Roman"/>
          <w:sz w:val="28"/>
          <w:szCs w:val="28"/>
        </w:rPr>
        <w:t vyd:_id="vyd:0000000000014v">сентября 2020 № 1515 утверждены Правила оказания услуг общественного питания</w:t>
      </w:r>
      <w:r>
        <w:rPr>
          <w:rFonts w:cs="Times New Roman"/>
          <w:sz w:val="28"/>
          <w:vertAlign w:val="superscript"/>
          <w:szCs w:val="28"/>
        </w:rPr>
        <w:footnoteReference vyd:_id="vyd:0000000000014u" w:id="116"/>
      </w:r>
      <w:r>
        <w:rPr>
          <w:rFonts w:cs="Times New Roman"/>
          <w:sz w:val="28"/>
          <w:szCs w:val="28"/>
        </w:rPr>
        <w:t vyd:_id="vyd:0000000000014t" xml:space="preserve">. Правила детально регламентируют взаимодействие потребителей с хозяйствующими субъектами, предотвращая тем самым конфликтные ситуации в сфере общественного питания. Правилами устанавливаются требования к доведению до потребителя во всех случаях необходимого объема информации, на основании которого должна быть обеспечена возможность осуществления правильного выбора услуг. </w:t>
      </w:r>
    </w:p>
    <w:p w14:paraId="6792DAB0" w14:textId="77777777" w:rsidR="00AC3B88" w:rsidRPr="00321B78" w:rsidRDefault="00AC3B88" w:rsidP="00AC3B88" vyd:_id="vyd:0000000000014m">
      <w:pPr>
        <w:spacing w:line="360" w:lineRule="auto"/>
        <w:ind w:firstLine="709"/>
        <w:rPr>
          <w:rFonts w:cs="Times New Roman"/>
          <w:sz w:val="28"/>
          <w:szCs w:val="28"/>
        </w:rPr>
      </w:pPr>
      <w:r>
        <w:rPr>
          <w:rFonts w:cs="Times New Roman"/>
          <w:sz w:val="28"/>
          <w:szCs w:val="28"/>
        </w:rPr>
        <w:t vyd:_id="vyd:0000000000014r">27 октября 2020 года Главным государственным санитарным врачом Российской Федерации утверждены санитарно-эпидемиологические требования к организации общественного питания населения</w:t>
      </w:r>
      <w:r>
        <w:rPr>
          <w:rFonts w:cs="Times New Roman"/>
          <w:sz w:val="28"/>
          <w:vertAlign w:val="superscript"/>
          <w:szCs w:val="28"/>
        </w:rPr>
        <w:footnoteReference vyd:_id="vyd:0000000000014q" w:id="117"/>
      </w:r>
      <w:r>
        <w:rPr>
          <w:rFonts w:cs="Times New Roman"/>
          <w:sz w:val="28"/>
          <w:szCs w:val="28"/>
        </w:rPr>
        <w:t vyd:_id="vyd:0000000000014p">. Новый СанПиН вступит в действие 1 января 2021 года и будет действовать до 2027 года. В него включены требования 17 актов в сфере общественного питания. Он разработан с учетом риск-ориентированного подхода и современных видов упаковки и сырья, используемых предприятиями общественного питания в процессе изготовления, хранения, транспортировки и реализации пищевой продукции. Новеллой СанПиНа является существенное сокращение количества требований</w:t>
      </w:r>
      <w:r>
        <w:rPr>
          <w:rFonts w:cs="Times New Roman"/>
          <w:sz w:val="28"/>
          <w:vertAlign w:val="superscript"/>
          <w:szCs w:val="28"/>
        </w:rPr>
        <w:footnoteReference vyd:_id="vyd:0000000000014o" w:id="118"/>
      </w:r>
      <w:r>
        <w:rPr>
          <w:rFonts w:cs="Times New Roman"/>
          <w:sz w:val="28"/>
          <w:szCs w:val="28"/>
        </w:rPr>
        <w:t vyd:_id="vyd:0000000000014n">.</w:t>
      </w:r>
    </w:p>
    <w:p w14:paraId="07DC7B5E" w14:textId="77777777" w:rsidR="00AC3B88" w:rsidRPr="00321B78" w:rsidRDefault="00AC3B88" w:rsidP="00AC3B88" vyd:_id="vyd:0000000000014k">
      <w:pPr>
        <w:spacing w:line="360" w:lineRule="auto"/>
        <w:ind w:firstLine="709"/>
        <w:rPr>
          <w:rFonts w:cs="Times New Roman"/>
          <w:sz w:val="28"/>
          <w:szCs w:val="28"/>
        </w:rPr>
      </w:pPr>
      <w:r>
        <w:rPr>
          <w:rFonts w:cs="Times New Roman"/>
          <w:sz w:val="28"/>
          <w:szCs w:val="28"/>
        </w:rPr>
        <w:t vyd:_id="vyd:0000000000014l">С 1 января 2021 года вступит в силу постановление Правительства Российской Федерации от 8 октября 2020 года №1631 «Об отмене нормативных правовых актов федеральных органов исполнительной власти, содержащих обязательные требования, соблюдение которых оценивается при проведении мероприятий по контролю при осуществлении федерального государственного санитарно-эпидемиологического надзора».</w:t>
      </w:r>
    </w:p>
    <w:p w14:paraId="30756811" w14:textId="08CC5577" w:rsidR="00AC3B88" w:rsidRDefault="00AC3B88" w:rsidP="00AC3B88" vyd:_id="vyd:0000000000014i">
      <w:pPr>
        <w:spacing w:line="360" w:lineRule="auto"/>
        <w:ind w:firstLine="709"/>
        <w:rPr>
          <w:rFonts w:cs="Times New Roman"/>
          <w:sz w:val="28"/>
          <w:szCs w:val="28"/>
        </w:rPr>
      </w:pPr>
      <w:r>
        <w:rPr>
          <w:rFonts w:cs="Times New Roman"/>
          <w:sz w:val="28"/>
          <w:szCs w:val="28"/>
        </w:rPr>
        <w:t vyd:_id="vyd:0000000000014j">Утвержденный перечень включает 111 постановлений Главного государственного санитарного врача Российской Федерации, изданных в период с 1996 по 2020 годы, в том числе: от 23 октября 2002 № 36 «О введении в действие санитарных правил СП 1.2.1170-02 «Гигиенические требования к безопасности агрохимикатов»; от 4 апреля 2003 № 32 «О введении в действие «Санитарных правил по организации грузовых перевозок на железнодорожном транспорте. СП 2.5.1250-03»; от 30 мая 2003 № 110 «О введении в действие «Санитарных правил эксплуатации метрополитенов. СП 2.5.1337-03».</w:t>
      </w:r>
    </w:p>
    <w:p w14:paraId="21F76CB5" w14:textId="50F3D4A9" w:rsidR="005C693B" w:rsidRPr="00321B78" w:rsidRDefault="005C693B" w:rsidP="00AC3B88" vyd:_id="vyd:0000000000014e">
      <w:pPr>
        <w:spacing w:line="360" w:lineRule="auto"/>
        <w:ind w:firstLine="709"/>
        <w:rPr>
          <w:rFonts w:cs="Times New Roman"/>
          <w:sz w:val="28"/>
          <w:szCs w:val="28"/>
        </w:rPr>
      </w:pPr>
      <w:ins w:id="34" w:author="Галина Мисник" w:date="2021-05-12T18:15:00Z" vyd:_id="vyd:0000000000014f">
        <w:r vyd:_id="vyd:0000000000014g">
          <w:rPr>
            <w:rFonts w:cs="Times New Roman"/>
            <w:sz w:val="28"/>
            <w:szCs w:val="28"/>
          </w:rPr>
          <w:t vyd:_id="vyd:0000000000014h">О добросовестности не сказано. Нужно проанализировать эти акты с точки зрения реализации принципа добросовестности</w:t>
        </w:r>
      </w:ins>
    </w:p>
    <w:p w14:paraId="37442A87" w14:textId="77777777" w:rsidR="00AC3B88" w:rsidRPr="00321B78" w:rsidRDefault="00AC3B88" w:rsidP="00C62DF1" vyd:_id="vyd:0000000000014d">
      <w:pPr>
        <w:spacing w:line="360" w:lineRule="auto"/>
        <w:rPr>
          <w:rFonts w:cs="Times New Roman"/>
          <w:sz w:val="28"/>
          <w:szCs w:val="28"/>
        </w:rPr>
      </w:pPr>
    </w:p>
    <w:p w14:paraId="4D203FBB" w14:textId="77777777" w:rsidR="00AC3B88" w:rsidRPr="00321B78" w:rsidRDefault="00AC3B88" w:rsidP="00AC3B88" vyd:_id="vyd:0000000000014b">
      <w:pPr>
        <w:spacing w:line="360" w:lineRule="auto"/>
        <w:ind w:firstLine="709"/>
        <w:rPr>
          <w:rFonts w:cs="Times New Roman"/>
          <w:sz w:val="28"/>
          <w:b w:val="1"/>
          <w:szCs w:val="28"/>
        </w:rPr>
      </w:pPr>
      <w:r>
        <w:rPr>
          <w:rFonts w:cs="Times New Roman"/>
          <w:sz w:val="28"/>
          <w:b w:val="1"/>
          <w:szCs w:val="28"/>
        </w:rPr>
        <w:t vyd:_id="vyd:0000000000014c">Необоснованное уголовное преследование предпринимателей</w:t>
      </w:r>
    </w:p>
    <w:p w14:paraId="6939B5BC" w14:textId="77777777" w:rsidR="00AC3B88" w:rsidRPr="00321B78" w:rsidRDefault="00AC3B88" w:rsidP="00AC3B88" vyd:_id="vyd:00000000000149">
      <w:pPr>
        <w:spacing w:line="360" w:lineRule="auto"/>
        <w:ind w:firstLine="709"/>
        <w:rPr>
          <w:rFonts w:cs="Times New Roman"/>
          <w:sz w:val="28"/>
          <w:szCs w:val="28"/>
        </w:rPr>
      </w:pPr>
      <w:r>
        <w:rPr>
          <w:rFonts w:cs="Times New Roman"/>
          <w:sz w:val="28"/>
          <w:szCs w:val="28"/>
        </w:rPr>
        <w:t vyd:_id="vyd:0000000000014a">Несмотря на тенденцию сокращения обязательных требований для представителей бизнес-сообщества, до сих пор остается актуальным вопрос необоснованного уголовного преследования предпринимателей в рамках их деятельности.</w:t>
      </w:r>
    </w:p>
    <w:p w14:paraId="65FDCE1A" w14:textId="77777777" w:rsidR="00AC3B88" w:rsidRPr="00321B78" w:rsidRDefault="00AC3B88" w:rsidP="00AC3B88" vyd:_id="vyd:00000000000145">
      <w:pPr>
        <w:spacing w:line="360" w:lineRule="auto"/>
        <w:ind w:firstLine="709"/>
        <w:rPr>
          <w:rFonts w:cs="Times New Roman"/>
          <w:sz w:val="28"/>
          <w:szCs w:val="28"/>
        </w:rPr>
      </w:pPr>
      <w:r>
        <w:rPr>
          <w:rFonts w:cs="Times New Roman"/>
          <w:sz w:val="28"/>
          <w:szCs w:val="28"/>
        </w:rPr>
        <w:t vyd:_id="vyd:00000000000148">Так, по заявлению Президента Российской Федерации В.В. Путина в Послании Федеральному Собранию 2019 года</w:t>
      </w:r>
      <w:r>
        <w:rPr>
          <w:rFonts w:cs="Times New Roman"/>
          <w:sz w:val="28"/>
          <w:vertAlign w:val="superscript"/>
          <w:szCs w:val="28"/>
        </w:rPr>
        <w:footnoteReference vyd:_id="vyd:00000000000147" w:id="119"/>
      </w:r>
      <w:r>
        <w:rPr>
          <w:rFonts w:cs="Times New Roman"/>
          <w:sz w:val="28"/>
          <w:szCs w:val="28"/>
        </w:rPr>
        <w:t vyd:_id="vyd:00000000000146" xml:space="preserve"> 45% дел, возбужденных в отношении предпринимателей, прекращается, не доходя до суда. «Это значит, что возбуждали кое-как или по непонятным соображениям. А что это значит на практике? В результате на одного предпринимателя, бизнес которого разваливается в этой связи, в среднем приходится 130 сотрудников, потерявших работу».</w:t>
      </w:r>
    </w:p>
    <w:p w14:paraId="54D8AF5C" w14:textId="77777777" w:rsidR="00AC3B88" w:rsidRPr="00321B78" w:rsidRDefault="00AC3B88" w:rsidP="00AC3B88" vyd:_id="vyd:00000000000143">
      <w:pPr>
        <w:spacing w:line="360" w:lineRule="auto"/>
        <w:ind w:firstLine="709"/>
        <w:rPr>
          <w:rFonts w:cs="Times New Roman"/>
          <w:sz w:val="28"/>
          <w:szCs w:val="28"/>
        </w:rPr>
      </w:pPr>
      <w:r>
        <w:rPr>
          <w:rFonts w:cs="Times New Roman"/>
          <w:sz w:val="28"/>
          <w:szCs w:val="28"/>
        </w:rPr>
        <w:t vyd:_id="vyd:00000000000144" xml:space="preserve">Результаты анализа материалов обращений, поступающих в адрес Уполномоченного при Президенте по защите прав предпринимателей Б.Ю. Титова, а также проведенного Федеральной службой охраны опроса мнения экспертов о защите прав предпринимателей свидетельствуют о следующем: </w:t>
      </w:r>
    </w:p>
    <w:p w14:paraId="17CC3630" w14:textId="77777777" w:rsidR="00AC3B88" w:rsidRPr="00321B78" w:rsidRDefault="00AC3B88" w:rsidP="00AC3B88" vyd:_id="vyd:0000000000013z">
      <w:pPr>
        <w:spacing w:line="360" w:lineRule="auto"/>
        <w:ind w:firstLine="709"/>
        <w:rPr>
          <w:rFonts w:cs="Times New Roman"/>
          <w:sz w:val="28"/>
          <w:szCs w:val="28"/>
        </w:rPr>
      </w:pPr>
      <w:r>
        <w:rPr>
          <w:rFonts w:cs="Times New Roman"/>
          <w:sz w:val="28"/>
          <w:szCs w:val="28"/>
        </w:rPr>
        <w:t vyd:_id="vyd:00000000000142">1. Несмотря на принимаемые меры, в том числе изменения, внесенные в уголовно-процессуальное законодательство, и разъяснения Верховного Суда Российской Федерации, бизнес не защищен от необоснованного уголовного преследования</w:t>
      </w:r>
      <w:r>
        <w:rPr>
          <w:rFonts w:cs="Times New Roman"/>
          <w:sz w:val="28"/>
          <w:vertAlign w:val="superscript"/>
          <w:szCs w:val="28"/>
        </w:rPr>
        <w:footnoteReference vyd:_id="vyd:00000000000141" w:id="120"/>
      </w:r>
      <w:r>
        <w:rPr>
          <w:rFonts w:cs="Times New Roman"/>
          <w:sz w:val="28"/>
          <w:szCs w:val="28"/>
        </w:rPr>
        <w:t vyd:_id="vyd:00000000000140">.</w:t>
      </w:r>
    </w:p>
    <w:p w14:paraId="10479A25" w14:textId="77777777" w:rsidR="00AC3B88" w:rsidRPr="00321B78" w:rsidRDefault="00AC3B88" w:rsidP="00AC3B88" vyd:_id="vyd:0000000000013x">
      <w:pPr>
        <w:spacing w:line="360" w:lineRule="auto"/>
        <w:ind w:firstLine="709"/>
        <w:rPr>
          <w:rFonts w:cs="Times New Roman"/>
          <w:sz w:val="28"/>
          <w:szCs w:val="28"/>
        </w:rPr>
      </w:pPr>
      <w:r>
        <w:rPr>
          <w:rFonts w:cs="Times New Roman"/>
          <w:sz w:val="28"/>
          <w:szCs w:val="28"/>
        </w:rPr>
        <w:t vyd:_id="vyd:0000000000013y" xml:space="preserve">2. Основным составом преступления, по которому предприниматели привлекаются к уголовной ответственности, остается мошенничество, в том числе в результате перевода гражданско-правовых споров в уголовно-процессуальную плоскость. Причиной возбуждения большинства уголовных дел респонденты называют конфликт с другим предпринимателем и личный интерес сотрудников правоохранительных органов и иных органов исполнительной власти. </w:t>
      </w:r>
    </w:p>
    <w:p w14:paraId="25F13497" w14:textId="77777777" w:rsidR="00AC3B88" w:rsidRPr="00321B78" w:rsidRDefault="00AC3B88" w:rsidP="00AC3B88" vyd:_id="vyd:0000000000013v">
      <w:pPr>
        <w:spacing w:line="360" w:lineRule="auto"/>
        <w:ind w:firstLine="709"/>
        <w:rPr>
          <w:rFonts w:cs="Times New Roman"/>
          <w:sz w:val="28"/>
          <w:szCs w:val="28"/>
        </w:rPr>
      </w:pPr>
      <w:r>
        <w:rPr>
          <w:rFonts w:cs="Times New Roman"/>
          <w:sz w:val="28"/>
          <w:szCs w:val="28"/>
        </w:rPr>
        <w:t vyd:_id="vyd:0000000000013w">3. Не сформирована практика выработки решений о проведении оперативно-розыскных мероприятий, о производстве следственных и иных процессуальных действий, позволяющих достичь цели уголовного судопроизводства без необоснованного ущерба для законной деятельности юридических лиц или индивидуальных предпринимателей.</w:t>
      </w:r>
    </w:p>
    <w:p w14:paraId="317B52B5" w14:textId="77777777" w:rsidR="00AC3B88" w:rsidRPr="00321B78" w:rsidRDefault="00AC3B88" w:rsidP="00AC3B88" vyd:_id="vyd:0000000000013t">
      <w:pPr>
        <w:spacing w:line="360" w:lineRule="auto"/>
        <w:ind w:firstLine="709"/>
        <w:rPr>
          <w:rFonts w:cs="Times New Roman"/>
          <w:sz w:val="28"/>
          <w:szCs w:val="28"/>
        </w:rPr>
      </w:pPr>
      <w:r>
        <w:rPr>
          <w:rFonts w:cs="Times New Roman"/>
          <w:sz w:val="28"/>
          <w:szCs w:val="28"/>
        </w:rPr>
        <w:t vyd:_id="vyd:0000000000013u" xml:space="preserve">4. Следствие и суды немотивированно отказывают в применении ограничений, предусмотренных для избрания предпринимателям в качестве меры пресечения заключения под стражу. Вопреки требованиям законодательства, невозможность применения иной, более мягкой, меры пресечения (домашний арест, залог, запрет определенных действий, личное поручительство, подписка о невыезде и надлежащем поведении) в основном не аргументируется. </w:t>
      </w:r>
    </w:p>
    <w:p w14:paraId="6320B907" w14:textId="77777777" w:rsidR="00AC3B88" w:rsidRPr="00321B78" w:rsidRDefault="00AC3B88" w:rsidP="00AC3B88" vyd:_id="vyd:0000000000013r">
      <w:pPr>
        <w:spacing w:line="360" w:lineRule="auto"/>
        <w:ind w:firstLine="709"/>
        <w:rPr>
          <w:rFonts w:cs="Times New Roman"/>
          <w:sz w:val="28"/>
          <w:szCs w:val="28"/>
        </w:rPr>
      </w:pPr>
      <w:r>
        <w:rPr>
          <w:rFonts w:cs="Times New Roman"/>
          <w:sz w:val="28"/>
          <w:szCs w:val="28"/>
        </w:rPr>
        <w:t vyd:_id="vyd:0000000000013s">5. Отсутствует прозрачная система установления наличия оснований для условно-досрочного освобождения осужденных предпринимателей и замены неотбытой части наказания более мягким.</w:t>
      </w:r>
    </w:p>
    <w:p w14:paraId="7967221F" w14:textId="77777777" w:rsidR="00AC3B88" w:rsidRPr="00321B78" w:rsidRDefault="00AC3B88" w:rsidP="00AC3B88" vyd:_id="vyd:0000000000013j">
      <w:pPr>
        <w:spacing w:line="360" w:lineRule="auto"/>
        <w:ind w:firstLine="709"/>
        <w:rPr>
          <w:rFonts w:cs="Times New Roman"/>
          <w:sz w:val="28"/>
          <w:szCs w:val="28"/>
        </w:rPr>
      </w:pPr>
      <w:r>
        <w:rPr>
          <w:rFonts w:cs="Times New Roman"/>
          <w:sz w:val="28"/>
          <w:szCs w:val="28"/>
        </w:rPr>
        <w:t vyd:_id="vyd:0000000000013q">По данным бизнес-омбудсмена, с начала 2020 года он получил уже больше 10 тыс. жалоб от бизнесменов на необоснованное уголовное преследование</w:t>
      </w:r>
      <w:r>
        <w:rPr>
          <w:rFonts w:cs="Times New Roman"/>
          <w:sz w:val="28"/>
          <w:vertAlign w:val="superscript"/>
          <w:szCs w:val="28"/>
        </w:rPr>
        <w:footnoteReference vyd:_id="vyd:0000000000013p" w:id="121"/>
      </w:r>
      <w:r>
        <w:rPr>
          <w:rFonts w:cs="Times New Roman"/>
          <w:sz w:val="28"/>
          <w:szCs w:val="28"/>
        </w:rPr>
        <w:t vyd:_id="vyd:0000000000013o">, из которых 32% обращений составили обращения, связанные с уголовным преследованием, а остальные 68% содержат жалобы на неправомерное возбуждение уголовного дела. Основным составом преступления, по которому предприниматели привлекаются к уголовной ответственности, остается мошенничество</w:t>
      </w:r>
      <w:r>
        <w:rPr>
          <w:rFonts w:cs="Times New Roman"/>
          <w:sz w:val="28"/>
          <w:vertAlign w:val="superscript"/>
          <w:szCs w:val="28"/>
        </w:rPr>
        <w:footnoteReference vyd:_id="vyd:0000000000013n" w:id="122"/>
      </w:r>
      <w:r>
        <w:rPr>
          <w:rFonts w:cs="Times New Roman"/>
          <w:sz w:val="28"/>
          <w:szCs w:val="28"/>
        </w:rPr>
        <w:t vyd:_id="vyd:0000000000013m">, в том числе, в результате перевода гражданско-правовых споров бизнеса в уголовно-процессуальную плоскость</w:t>
      </w:r>
      <w:r>
        <w:rPr>
          <w:rFonts w:cs="Times New Roman"/>
          <w:sz w:val="28"/>
          <w:vertAlign w:val="superscript"/>
          <w:szCs w:val="28"/>
        </w:rPr>
        <w:footnoteReference vyd:_id="vyd:0000000000013l" w:id="123"/>
      </w:r>
      <w:r>
        <w:rPr>
          <w:rFonts w:cs="Times New Roman"/>
          <w:sz w:val="28"/>
          <w:szCs w:val="28"/>
        </w:rPr>
        <w:t vyd:_id="vyd:0000000000013k">.</w:t>
      </w:r>
    </w:p>
    <w:p w14:paraId="049504A3" w14:textId="77777777" w:rsidR="00AC3B88" w:rsidRPr="00321B78" w:rsidRDefault="00AC3B88" w:rsidP="00AC3B88" vyd:_id="vyd:0000000000013h">
      <w:pPr>
        <w:spacing w:line="360" w:lineRule="auto"/>
        <w:ind w:firstLine="709"/>
        <w:rPr>
          <w:rFonts w:cs="Times New Roman"/>
          <w:sz w:val="28"/>
          <w:szCs w:val="28"/>
        </w:rPr>
      </w:pPr>
      <w:r>
        <w:rPr>
          <w:rFonts w:cs="Times New Roman"/>
          <w:sz w:val="28"/>
          <w:szCs w:val="28"/>
        </w:rPr>
        <w:t vyd:_id="vyd:0000000000013i">Кроме того, почти в 2 раза увеличилась доля обратившихся предпринимателей, привлекавшихся к уголовной ответственности за налоговые преступления. Продолжает оставаться актуальной проблема констатации умысла на уклонение от уплаты налогов при возбуждении уголовных дел. В результате к ответственности могут привлекаться лица, полагавшие свои действия соответствующими действующему налоговому законодательству и не имевшие умысла на уклонение от уплаты налогов.</w:t>
      </w:r>
    </w:p>
    <w:p w14:paraId="675B7599" w14:textId="77777777" w:rsidR="00AC3B88" w:rsidRPr="00321B78" w:rsidRDefault="00AC3B88" w:rsidP="00AC3B88" vyd:_id="vyd:0000000000013b">
      <w:pPr>
        <w:spacing w:line="360" w:lineRule="auto"/>
        <w:ind w:firstLine="709"/>
        <w:rPr>
          <w:rFonts w:cs="Times New Roman"/>
          <w:sz w:val="28"/>
          <w:szCs w:val="28"/>
        </w:rPr>
      </w:pPr>
      <w:r>
        <w:rPr>
          <w:rFonts w:cs="Times New Roman"/>
          <w:sz w:val="28"/>
          <w:szCs w:val="28"/>
        </w:rPr>
        <w:t vyd:_id="vyd:0000000000013g">Необходимо обратить внимание, что Федеральным законом от 1</w:t>
      </w:r>
      <w:r>
        <w:rPr>
          <w:rFonts w:cs="Times New Roman"/>
          <w:sz w:val="28"/>
          <w:lang w:val="en-US"/>
          <w:szCs w:val="28"/>
        </w:rPr>
        <w:t vyd:_id="vyd:0000000000013f" xml:space="preserve"> </w:t>
      </w:r>
      <w:r>
        <w:rPr>
          <w:rFonts w:cs="Times New Roman"/>
          <w:sz w:val="28"/>
          <w:szCs w:val="28"/>
        </w:rPr>
        <w:t vyd:_id="vyd:0000000000013e">апреля 2020 года № 73-ФЗ</w:t>
      </w:r>
      <w:r>
        <w:rPr>
          <w:rFonts w:cs="Times New Roman"/>
          <w:sz w:val="28"/>
          <w:vertAlign w:val="superscript"/>
          <w:szCs w:val="28"/>
        </w:rPr>
        <w:footnoteReference vyd:_id="vyd:0000000000013d" w:id="124"/>
      </w:r>
      <w:r>
        <w:rPr>
          <w:rFonts w:cs="Times New Roman"/>
          <w:sz w:val="28"/>
          <w:szCs w:val="28"/>
        </w:rPr>
        <w:t vyd:_id="vyd:0000000000013c" xml:space="preserve"> дополнено примечание к ст. 210 УК РФ (устанавливающей ответственность за организацию преступного сообщества или участие в нем), которое исключает возможности применения данной статьи к преступлениям, связанным с осуществлением законной предпринимательской деятельности.</w:t>
      </w:r>
    </w:p>
    <w:p w14:paraId="3ABB56BC" w14:textId="77777777" w:rsidR="00AC3B88" w:rsidRPr="00321B78" w:rsidRDefault="00AC3B88" w:rsidP="00AC3B88" vyd:_id="vyd:00000000000139">
      <w:pPr>
        <w:spacing w:line="360" w:lineRule="auto"/>
        <w:ind w:firstLine="709"/>
        <w:rPr>
          <w:rFonts w:cs="Times New Roman"/>
          <w:sz w:val="28"/>
          <w:szCs w:val="28"/>
        </w:rPr>
      </w:pPr>
      <w:r>
        <w:rPr>
          <w:rFonts w:cs="Times New Roman"/>
          <w:sz w:val="28"/>
          <w:szCs w:val="28"/>
        </w:rPr>
        <w:t vyd:_id="vyd:0000000000013a">В соответствии с введенным примечанием 1 к ст. 210 УК РФ учредители, участники, руководители, члены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ст. 210 УК РФ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организация и (или) ее структурное подразделение были заведомо созданы для совершения одного или нескольких тяжких или особо тяжких преступлений.</w:t>
      </w:r>
    </w:p>
    <w:p w14:paraId="3FFB3035" w14:textId="77777777" w:rsidR="00AC3B88" w:rsidRPr="00321B78" w:rsidRDefault="00AC3B88" w:rsidP="00AC3B88" vyd:_id="vyd:00000000000137">
      <w:pPr>
        <w:spacing w:line="360" w:lineRule="auto"/>
        <w:ind w:firstLine="709"/>
        <w:rPr>
          <w:rFonts w:cs="Times New Roman"/>
          <w:sz w:val="28"/>
          <w:szCs w:val="28"/>
        </w:rPr>
      </w:pPr>
      <w:r>
        <w:rPr>
          <w:rFonts w:cs="Times New Roman"/>
          <w:sz w:val="28"/>
          <w:szCs w:val="28"/>
        </w:rPr>
        <w:t vyd:_id="vyd:00000000000138">Внесенное изменение направлено на предотвращение возникшей правоприменительной практики по дополнительной квалификации по ст. 210 УК РФ действий учредителей, руководителей и работников организации, которые осуществляют обычную предпринимательскую деятельность и не имеют отношения к профессиональной организованной преступности.</w:t>
      </w:r>
    </w:p>
    <w:p w14:paraId="227526CA" w14:textId="77777777" w:rsidR="00AC3B88" w:rsidRPr="00321B78" w:rsidRDefault="00AC3B88" w:rsidP="00AC3B88" vyd:_id="vyd:00000000000135">
      <w:pPr>
        <w:spacing w:line="360" w:lineRule="auto"/>
        <w:ind w:firstLine="709"/>
        <w:rPr>
          <w:rFonts w:cs="Times New Roman"/>
          <w:sz w:val="28"/>
          <w:szCs w:val="28"/>
        </w:rPr>
      </w:pPr>
      <w:r>
        <w:rPr>
          <w:rFonts w:cs="Times New Roman"/>
          <w:sz w:val="28"/>
          <w:szCs w:val="28"/>
        </w:rPr>
        <w:t vyd:_id="vyd:00000000000136" xml:space="preserve">Согласно приведенным сведениям, законодательство о проведении проверок стремительно меняется под воздействием внедряемых программ поддержки малого и среднего предпринимательства и создания условий для благоприятного делового климата. Основной задачей принимаемых мер является создание в сферах регулирования новой системы понятных и четких требований к хозяйствующим субъектам, а также снижение избыточной административной нагрузки на предпринимателей. Вместе с тем, требуется усилить контроль за теми актами, которые предполагается упразднить – нельзя допустить сокращения важных требований, направленных на обеспечение безопасности жизнедеятельности предпринимателей и их сотрудников. </w:t>
      </w:r>
    </w:p>
    <w:p w14:paraId="5D0B81D2" w14:textId="77777777" w:rsidR="00C62DF1" w:rsidRPr="00C62DF1" w:rsidRDefault="00C62DF1" w:rsidP="00C62DF1" vyd:_id="vyd:00000000000133">
      <w:pPr>
        <w:spacing w:line="360" w:lineRule="auto"/>
        <w:ind w:firstLine="709"/>
        <w:rPr>
          <w:rFonts w:cs="Times New Roman"/>
          <w:sz w:val="28"/>
          <w:b w:val="1"/>
          <w:szCs w:val="28"/>
        </w:rPr>
      </w:pPr>
      <w:r>
        <w:rPr>
          <w:rFonts w:cs="Times New Roman"/>
          <w:sz w:val="28"/>
          <w:b w:val="1"/>
          <w:szCs w:val="28"/>
        </w:rPr>
        <w:t vyd:_id="vyd:00000000000134" xml:space="preserve">Экологические требования к компаниям </w:t>
      </w:r>
    </w:p>
    <w:p w14:paraId="1D804EFA" w14:textId="77777777" w:rsidR="00C62DF1" w:rsidRPr="00C62DF1" w:rsidRDefault="00C62DF1" w:rsidP="00C62DF1" vyd:_id="vyd:0000000000012x">
      <w:pPr>
        <w:spacing w:line="360" w:lineRule="auto"/>
        <w:ind w:firstLine="709"/>
        <w:rPr>
          <w:rFonts w:cs="Times New Roman"/>
          <w:sz w:val="28"/>
          <w:szCs w:val="28"/>
        </w:rPr>
      </w:pPr>
      <w:r>
        <w:rPr>
          <w:rFonts w:cs="Times New Roman"/>
          <w:sz w:val="28"/>
          <w:szCs w:val="28"/>
        </w:rPr>
        <w:t vyd:_id="vyd:00000000000132">Министерством природных ресурсов и экологии Российской Федерации был сформирован перечень НПА в сфере экологии, требующих пересмотра. Экологические организации (Гринпис, Фонд дикой природы) скептически отнеслись к идее одномоментной отмены обязательных требований в сфере экологии, увидев в ней возможность для предприятий не соблюдать экологические нормы. Осенью 2019 года они призвали исключить из проекта перечня отмененных актов федеральных органов исполнительной власти Приказ Государственного комитета Российской Федерации по охране окружающей среды от 16 мая 2000 года № 372 «Об утверждении Положения об оценке воздействия намечаемой хозяйственной и иной деятельности на окружающую среду в Российской Федерации». Беспокойство по этому поводу высказывалось также в Совете при Президенте Российской Федерации по развитию гражданского общества и правам человека</w:t>
      </w:r>
      <w:r>
        <w:rPr>
          <w:rFonts w:cs="Times New Roman"/>
          <w:sz w:val="28"/>
          <w:vertAlign w:val="superscript"/>
          <w:szCs w:val="28"/>
        </w:rPr>
        <w:footnoteReference vyd:_id="vyd:00000000000131" w:id="125"/>
      </w:r>
      <w:r>
        <w:rPr>
          <w:rFonts w:cs="Times New Roman"/>
          <w:sz w:val="28"/>
          <w:szCs w:val="28"/>
        </w:rPr>
        <w:t vyd:_id="vyd:00000000000130">. Однако приказ не был исключен. В данный момент разработана новая версия Положения об оценке воздействия намечаемой хозяйственной и иной деятельности на окружающую среду в Российской Федерации</w:t>
      </w:r>
      <w:r>
        <w:rPr>
          <w:rFonts w:cs="Times New Roman"/>
          <w:sz w:val="28"/>
          <w:vertAlign w:val="superscript"/>
          <w:szCs w:val="28"/>
        </w:rPr>
        <w:footnoteReference vyd:_id="vyd:0000000000012z" w:id="126"/>
      </w:r>
      <w:r>
        <w:rPr>
          <w:rFonts w:cs="Times New Roman"/>
          <w:sz w:val="28"/>
          <w:szCs w:val="28"/>
        </w:rPr>
        <w:t vyd:_id="vyd:0000000000012y">.</w:t>
      </w:r>
    </w:p>
    <w:p w14:paraId="5E627FB2" w14:textId="77777777" w:rsidR="00C62DF1" w:rsidRPr="00C62DF1" w:rsidRDefault="00C62DF1" w:rsidP="00C62DF1" vyd:_id="vyd:0000000000012r">
      <w:pPr>
        <w:spacing w:line="360" w:lineRule="auto"/>
        <w:ind w:firstLine="709"/>
        <w:rPr>
          <w:rFonts w:cs="Times New Roman"/>
          <w:sz w:val="28"/>
          <w:szCs w:val="28"/>
        </w:rPr>
      </w:pPr>
      <w:r>
        <w:rPr>
          <w:rFonts w:cs="Times New Roman"/>
          <w:sz w:val="28"/>
          <w:szCs w:val="28"/>
        </w:rPr>
        <w:t vyd:_id="vyd:0000000000012w" xml:space="preserve">В сентябре 2020 года Постановлением Правительства Российской Федерации было </w:t>
      </w:r>
      <w:r>
        <w:rPr>
          <w:rFonts w:cs="Times New Roman"/>
          <w:sz w:val="28"/>
          <w:b w:val="1"/>
          <w:szCs w:val="28"/>
        </w:rPr>
        <w:t vyd:_id="vyd:0000000000012v">отменено 38 НПА и отдельных положений актов Правительства России</w:t>
      </w:r>
      <w:r>
        <w:rPr>
          <w:rFonts w:cs="Times New Roman"/>
          <w:sz w:val="28"/>
          <w:vertAlign w:val="superscript"/>
          <w:b w:val="1"/>
          <w:szCs w:val="28"/>
        </w:rPr>
        <w:footnoteReference vyd:_id="vyd:0000000000012u" w:id="127"/>
      </w:r>
      <w:r>
        <w:rPr>
          <w:rFonts w:cs="Times New Roman"/>
          <w:sz w:val="28"/>
          <w:b w:val="1"/>
          <w:szCs w:val="28"/>
        </w:rPr>
        <w:t vyd:_id="vyd:0000000000012t" xml:space="preserve"> и 37 НПА федеральных органов исполнительной власти в сфере государственного экологического надзора.</w:t>
      </w:r>
      <w:r>
        <w:rPr>
          <w:rFonts w:cs="Times New Roman"/>
          <w:sz w:val="28"/>
          <w:szCs w:val="28"/>
        </w:rPr>
        <w:t vyd:_id="vyd:0000000000012s" xml:space="preserve"> Предполагается, что их заменят новые НПА, учитывающие современный уровень технологического развития и основанные на риск-ориентированном подходе. Однако в некоторых случаях новые редакции НПА являются копиями отмененных, с внедрением незначительных изменений. </w:t>
      </w:r>
    </w:p>
    <w:p w14:paraId="03C9B652" w14:textId="77777777" w:rsidR="00C62DF1" w:rsidRPr="00C62DF1" w:rsidRDefault="00C62DF1" w:rsidP="00C62DF1" vyd:_id="vyd:0000000000012h">
      <w:pPr>
        <w:spacing w:line="360" w:lineRule="auto"/>
        <w:ind w:firstLine="709"/>
        <w:rPr>
          <w:rFonts w:cs="Times New Roman"/>
          <w:sz w:val="28"/>
          <w:szCs w:val="28"/>
        </w:rPr>
      </w:pPr>
      <w:r>
        <w:rPr>
          <w:rFonts w:cs="Times New Roman"/>
          <w:sz w:val="28"/>
          <w:szCs w:val="28"/>
        </w:rPr>
        <w:t vyd:_id="vyd:0000000000012q">Например, важным НПА для предприятий являются критерии отнесения объектов, оказывающих негативное воздействие на окружающую среду, к объектам I, II, III и IV категорий</w:t>
      </w:r>
      <w:r>
        <w:rPr>
          <w:rFonts w:cs="Times New Roman"/>
          <w:sz w:val="28"/>
          <w:vertAlign w:val="superscript"/>
          <w:szCs w:val="28"/>
        </w:rPr>
        <w:footnoteReference vyd:_id="vyd:0000000000012p" w:id="128"/>
      </w:r>
      <w:r>
        <w:rPr>
          <w:rFonts w:cs="Times New Roman"/>
          <w:sz w:val="28"/>
          <w:szCs w:val="28"/>
        </w:rPr>
        <w:t vyd:_id="vyd:0000000000012o">. Минприроды России подготовлена новая редакция критериев</w:t>
      </w:r>
      <w:r>
        <w:rPr>
          <w:rFonts w:cs="Times New Roman"/>
          <w:sz w:val="28"/>
          <w:vertAlign w:val="superscript"/>
          <w:szCs w:val="28"/>
        </w:rPr>
        <w:footnoteReference vyd:_id="vyd:0000000000012n" w:id="129"/>
      </w:r>
      <w:r>
        <w:rPr>
          <w:rFonts w:cs="Times New Roman"/>
          <w:sz w:val="28"/>
          <w:szCs w:val="28"/>
        </w:rPr>
        <w:t vyd:_id="vyd:0000000000012m">. На федеральном портале проектов НПА документ получил отрицательное заключение в рамках оценки регулирующего воздействия в связи с тем, что в действующую редакцию внесены лишь точечные незначительные изменения. В заключении отмечается, что новая редакция критериев, как и прежняя, учитывает не фактическую, а максимально возможную величину выбросов, сбросов загрязняющих веществ</w:t>
      </w:r>
      <w:r>
        <w:rPr>
          <w:rFonts w:cs="Times New Roman"/>
          <w:sz w:val="28"/>
          <w:vertAlign w:val="superscript"/>
          <w:szCs w:val="28"/>
        </w:rPr>
        <w:footnoteReference vyd:_id="vyd:0000000000012l" w:id="130"/>
      </w:r>
      <w:r>
        <w:rPr>
          <w:rFonts w:cs="Times New Roman"/>
          <w:sz w:val="28"/>
          <w:szCs w:val="28"/>
        </w:rPr>
        <w:t vyd:_id="vyd:0000000000012k">. Такой способ категорирования не соответствует принципу риск-ориентированности. Отнесение объекта к конкретной категории требует проведения на нем тех или иных природоохранных мероприятий и определяет объем необходимого финансирования. При этом разница в объемах финансирования для объектов смежных категорий может достигать сотен миллионов рублей</w:t>
      </w:r>
      <w:r>
        <w:rPr>
          <w:rFonts w:cs="Times New Roman"/>
          <w:sz w:val="28"/>
          <w:vertAlign w:val="superscript"/>
          <w:szCs w:val="28"/>
        </w:rPr>
        <w:footnoteReference vyd:_id="vyd:0000000000012j" w:id="131"/>
      </w:r>
      <w:r>
        <w:rPr>
          <w:rFonts w:cs="Times New Roman"/>
          <w:sz w:val="28"/>
          <w:szCs w:val="28"/>
        </w:rPr>
        <w:t vyd:_id="vyd:0000000000012i">.</w:t>
      </w:r>
    </w:p>
    <w:p w14:paraId="5059A5AC" w14:textId="5227246E" w:rsidR="00AC3B88" w:rsidRPr="00321B78" w:rsidRDefault="00C62DF1" w:rsidP="00E374B3" vyd:_id="vyd:0000000000012b">
      <w:pPr>
        <w:spacing w:line="360" w:lineRule="auto"/>
        <w:ind w:firstLine="709"/>
        <w:rPr>
          <w:rFonts w:cs="Times New Roman"/>
          <w:sz w:val="28"/>
          <w:szCs w:val="28"/>
        </w:rPr>
      </w:pPr>
      <w:r>
        <w:rPr>
          <w:rFonts w:cs="Times New Roman"/>
          <w:sz w:val="28"/>
          <w:szCs w:val="28"/>
        </w:rPr>
        <w:t vyd:_id="vyd:0000000000012g">В связи с тем, что к началу 2021 года должно быть подготовлено несколько сотен НПА,</w:t>
      </w:r>
      <w:r>
        <w:rPr>
          <w:rFonts w:cs="Times New Roman"/>
          <w:sz w:val="28"/>
          <w:b w:val="1"/>
          <w:szCs w:val="28"/>
        </w:rPr>
        <w:t vyd:_id="vyd:0000000000012f" xml:space="preserve"> высказываются сомнения в том, что все необходимые НПА будут приняты своевременно. </w:t>
      </w:r>
      <w:r>
        <w:rPr>
          <w:rFonts w:cs="Times New Roman"/>
          <w:sz w:val="28"/>
          <w:szCs w:val="28"/>
        </w:rPr>
        <w:t vyd:_id="vyd:0000000000012e">По данным на 26 октября 2020 года, принято 59 постановлений Правительства Российской Федерации (планируется принять еще 48), изданы 182 ведомственных акта (планируется издать 188)</w:t>
      </w:r>
      <w:r>
        <w:rPr>
          <w:rFonts w:cs="Times New Roman"/>
          <w:sz w:val="28"/>
          <w:vertAlign w:val="superscript"/>
          <w:szCs w:val="28"/>
        </w:rPr>
        <w:footnoteReference vyd:_id="vyd:0000000000012d" w:id="132"/>
      </w:r>
      <w:r>
        <w:rPr>
          <w:rFonts w:cs="Times New Roman"/>
          <w:sz w:val="28"/>
          <w:szCs w:val="28"/>
        </w:rPr>
        <w:t vyd:_id="vyd:0000000000012c" xml:space="preserve">. </w:t>
      </w:r>
    </w:p>
    <w:p w14:paraId="660DB351" w14:textId="5C5CCC1E" w:rsidR="00E720CE" w:rsidRPr="00321B78" w:rsidRDefault="00E374B3" w:rsidP="00EF372C" vyd:_id="vyd:00000000000128">
      <w:pPr>
        <w:spacing w:line="360" w:lineRule="auto"/>
        <w:ind w:firstLine="709"/>
        <w:rPr>
          <w:rFonts w:cs="Times New Roman"/>
          <w:sz w:val="28"/>
          <w:szCs w:val="28"/>
        </w:rPr>
      </w:pPr>
      <w:r>
        <w:rPr>
          <w:rFonts w:cs="Times New Roman"/>
          <w:sz w:val="28"/>
          <w:szCs w:val="28"/>
        </w:rPr>
        <w:t vyd:_id="vyd:0000000000012a">В то же время необходимо обозначить важность распределения хозяйствующих субъектов по классам опасности. Так, с</w:t>
      </w:r>
      <w:r>
        <w:rPr>
          <w:rFonts w:cs="Times New Roman"/>
          <w:sz w:val="28"/>
          <w:szCs w:val="28"/>
        </w:rPr>
        <w:t vyd:_id="vyd:00000000000129">огласно статье 8.1 Федерального закона от 26 декабря 2008 №294-ФЗ «О защите прав юридических лиц и индивидуальных предпринимателей при осуществлении государственного контроля (надзора) и муниципального контроля» юридические лица распределяются по классам опасности в зависимости от тяжести потенциальных негативных последствий, которые могут наступить в результате несоблюдения обязательных требований при осуществлении деятельности. Всего законом предусмотрено 6 классов (категорий) опасности от чрезвычайно высокого (1 класс) – плановая проверка проводится 1 раз в год до низкого (6 класс) – плановые проверки не проводятся.</w:t>
      </w:r>
    </w:p>
    <w:p w14:paraId="273F7B96" w14:textId="77777777" w:rsidR="007801C9" w:rsidRPr="00321B78" w:rsidRDefault="007801C9" w:rsidP="007801C9" vyd:_id="vyd:0000000000011y">
      <w:pPr>
        <w:spacing w:line="360" w:lineRule="auto"/>
        <w:ind w:firstLine="709"/>
        <w:rPr>
          <w:rFonts w:cs="Times New Roman"/>
          <w:sz w:val="28"/>
          <w:szCs w:val="28"/>
        </w:rPr>
      </w:pPr>
      <w:r>
        <w:rPr>
          <w:rFonts w:cs="Times New Roman"/>
          <w:sz w:val="28"/>
          <w:szCs w:val="28"/>
        </w:rPr>
        <w:t vyd:_id="vyd:00000000000127">Постановлением Правительства Российской Федерации от 17 августа 2016 №806 «О применении риск-ориентированного подхода при организации отдельных видов государственного контроля (надзора) и внесении изменений в некоторые акты Правительства Российской Федерации» утвержден Перечень видов государственного контроля (надзора), которые осуществляются с применением риск-ориентированного подхода. На момент подготовки статьи</w:t>
      </w:r>
      <w:r>
        <w:rPr>
          <w:rFonts w:cs="Times New Roman"/>
          <w:sz w:val="28"/>
          <w:vertAlign w:val="superscript"/>
          <w:szCs w:val="28"/>
        </w:rPr>
        <w:footnoteReference vyd:_id="vyd:00000000000126" w:id="133"/>
      </w:r>
      <w:r>
        <w:rPr>
          <w:rFonts w:cs="Times New Roman"/>
          <w:sz w:val="28"/>
          <w:szCs w:val="28"/>
        </w:rPr>
        <w:t vyd:_id="vyd:00000000000125">, данный перечень содержит 28 видов мероприятий по контролю и надзору, в том числе: Федеральный государственный надзор в области защиты населения и территорий от чрезвычайных ситуаций природного и техногенного характера</w:t>
      </w:r>
      <w:r>
        <w:rPr>
          <w:rFonts w:cs="Times New Roman"/>
          <w:sz w:val="28"/>
          <w:vertAlign w:val="superscript"/>
          <w:szCs w:val="28"/>
        </w:rPr>
        <w:footnoteReference vyd:_id="vyd:00000000000124" w:id="134"/>
      </w:r>
      <w:r>
        <w:rPr>
          <w:rFonts w:cs="Times New Roman"/>
          <w:sz w:val="28"/>
          <w:szCs w:val="28"/>
        </w:rPr>
        <w:t vyd:_id="vyd:00000000000123">; Государственный земельный надзор</w:t>
      </w:r>
      <w:r>
        <w:rPr>
          <w:rFonts w:cs="Times New Roman"/>
          <w:sz w:val="28"/>
          <w:vertAlign w:val="superscript"/>
          <w:szCs w:val="28"/>
        </w:rPr>
        <w:footnoteReference vyd:_id="vyd:00000000000122" w:id="135"/>
      </w:r>
      <w:r>
        <w:rPr>
          <w:rFonts w:cs="Times New Roman"/>
          <w:sz w:val="28"/>
          <w:szCs w:val="28"/>
        </w:rPr>
        <w:t vyd:_id="vyd:00000000000121">; Федеральный государственный экологический надзор (в части государственного надзора за геологическим изучением, рациональным использованием и охраной недр, государственного земельного надзора, государственного надзора в области обращения с отходами, государственного надзора в области охраны атмосферного воздуха, государственного надзора в области использования и охраны водных объектов, государственного надзора за соблюдением требований к обращению озоноразрушающих веществ)</w:t>
      </w:r>
      <w:r>
        <w:rPr>
          <w:rFonts w:cs="Times New Roman"/>
          <w:sz w:val="28"/>
          <w:vertAlign w:val="superscript"/>
          <w:szCs w:val="28"/>
        </w:rPr>
        <w:footnoteReference vyd:_id="vyd:00000000000120" w:id="136"/>
      </w:r>
      <w:r>
        <w:rPr>
          <w:rFonts w:cs="Times New Roman"/>
          <w:sz w:val="28"/>
          <w:szCs w:val="28"/>
        </w:rPr>
        <w:t vyd:_id="vyd:0000000000011z">.</w:t>
      </w:r>
    </w:p>
    <w:p w14:paraId="23C482E6" w14:textId="47A4B66C" w:rsidR="00687CAA" w:rsidRPr="00321B78" w:rsidRDefault="007801C9" w:rsidP="007801C9" vyd:_id="vyd:0000000000011s">
      <w:pPr>
        <w:spacing w:line="360" w:lineRule="auto"/>
        <w:ind w:firstLine="709"/>
        <w:rPr>
          <w:rFonts w:cs="Times New Roman"/>
          <w:sz w:val="28"/>
          <w:szCs w:val="28"/>
        </w:rPr>
      </w:pPr>
      <w:r>
        <w:rPr>
          <w:rFonts w:cs="Times New Roman"/>
          <w:sz w:val="28"/>
          <w:szCs w:val="28"/>
        </w:rPr>
        <w:t vyd:_id="vyd:0000000000011x" xml:space="preserve">В целом, гуманизация отечественного законодательства, направленная на сокращение внимания к работе предпринимателей со стороны государства, затрагивает не только действующие нормативные акты. Так, </w:t>
      </w:r>
      <w:r>
        <w:rPr>
          <w:rFonts w:cs="Times New Roman"/>
          <w:sz w:val="28"/>
          <w:szCs w:val="28"/>
        </w:rPr>
        <w:t vyd:_id="vyd:0000000000011w" xml:space="preserve">с </w:t>
      </w:r>
      <w:r>
        <w:rPr>
          <w:rFonts w:cs="Times New Roman"/>
          <w:sz w:val="28"/>
          <w:szCs w:val="28"/>
        </w:rPr>
        <w:t vyd:_id="vyd:0000000000011v" xml:space="preserve">1 июля 2021 года </w:t>
      </w:r>
      <w:r>
        <w:rPr>
          <w:rFonts w:cs="Times New Roman"/>
          <w:sz w:val="28"/>
          <w:szCs w:val="28"/>
        </w:rPr>
        <w:t vyd:_id="vyd:0000000000011u">начинает действовать</w:t>
      </w:r>
      <w:r>
        <w:rPr>
          <w:rFonts w:cs="Times New Roman"/>
          <w:sz w:val="28"/>
          <w:szCs w:val="28"/>
        </w:rPr>
        <w:t vyd:_id="vyd:0000000000011t" xml:space="preserve"> Федеральный закон от 31 июля 2020 №248-ФЗ «О государственном контроле (надзоре) и муниципальном контроле в Российской Федерации». Новым нормативным актом определяется порядок и виды проведения контрольных мероприятий, включая и такие новые их виды как информирование, обобщение правоприменительной практики, а также меры стимулирования добросовестности. </w:t>
      </w:r>
    </w:p>
    <w:p w14:paraId="4974FC4A" w14:textId="5AF929C6" w:rsidR="007801C9" w:rsidRPr="00321B78" w:rsidRDefault="007801C9" w:rsidP="007801C9" vyd:_id="vyd:0000000000011q">
      <w:pPr>
        <w:spacing w:line="360" w:lineRule="auto"/>
        <w:ind w:firstLine="709"/>
        <w:rPr>
          <w:rFonts w:cs="Times New Roman"/>
          <w:sz w:val="28"/>
          <w:szCs w:val="28"/>
        </w:rPr>
      </w:pPr>
      <w:r>
        <w:rPr>
          <w:rFonts w:cs="Times New Roman"/>
          <w:sz w:val="28"/>
          <w:szCs w:val="28"/>
        </w:rPr>
        <w:t vyd:_id="vyd:0000000000011r" xml:space="preserve">Таким образом, все большее внимание в российском законодательстве уделяется базовым правовым принципам. </w:t>
      </w:r>
    </w:p>
    <w:p w14:paraId="27FF71B6" w14:textId="1B09DDF7" w:rsidR="007801C9" w:rsidRPr="00321B78" w:rsidRDefault="007801C9" w:rsidP="007801C9" vyd:_id="vyd:0000000000011e">
      <w:pPr>
        <w:spacing w:line="360" w:lineRule="auto"/>
        <w:ind w:firstLine="709"/>
        <w:rPr>
          <w:rFonts w:cs="Times New Roman"/>
          <w:sz w:val="28"/>
          <w:szCs w:val="28"/>
        </w:rPr>
      </w:pPr>
      <w:r>
        <w:rPr>
          <w:rFonts w:cs="Times New Roman"/>
          <w:sz w:val="28"/>
          <w:szCs w:val="28"/>
        </w:rPr>
        <w:t vyd:_id="vyd:0000000000011p" xml:space="preserve">Под федеральным государственным экологическим надзором понимается комплекс мероприятий, </w:t>
      </w:r>
      <w:r>
        <w:rPr>
          <w:rFonts w:cs="Times New Roman"/>
          <w:sz w:val="28"/>
          <w:b w:val="1"/>
          <w:bCs w:val="1"/>
          <w:szCs w:val="28"/>
        </w:rPr>
        <w:t vyd:_id="vyd:0000000000011o">направленных на систематическое наблюдение, предупреждение, выявление и пресечение</w:t>
      </w:r>
      <w:r>
        <w:rPr>
          <w:rFonts w:cs="Times New Roman"/>
          <w:sz w:val="28"/>
          <w:szCs w:val="28"/>
        </w:rPr>
        <w:t vyd:_id="vyd:0000000000011n" xml:space="preserve"> нарушений законодательства и обязательных экологических требований</w:t>
      </w:r>
      <w:r>
        <w:rPr>
          <w:rFonts w:cs="Times New Roman"/>
          <w:sz w:val="28"/>
          <w:szCs w:val="28"/>
        </w:rPr>
        <w:t vyd:_id="vyd:0000000000011m" xml:space="preserve"> </w:t>
      </w:r>
      <w:r>
        <w:rPr>
          <w:rFonts w:cs="Times New Roman"/>
          <w:sz w:val="28"/>
          <w:szCs w:val="28"/>
        </w:rPr>
        <w:t vyd:_id="vyd:0000000000011l">[</w:t>
      </w:r>
      <w:r>
        <w:rPr>
          <w:rFonts w:cs="Times New Roman"/>
          <w:sz w:val="28"/>
          <w:szCs w:val="28"/>
        </w:rPr>
        <w:t vyd:_id="vyd:0000000000011j">7</w:t>
      </w:r>
      <w:r>
        <w:fldChar w:fldCharType="end" vyd:_id="vyd:0000000000011k-end"/>
      </w:r>
      <w:r>
        <w:rPr>
          <w:rFonts w:cs="Times New Roman"/>
          <w:sz w:val="28"/>
          <w:szCs w:val="28"/>
        </w:rPr>
        <w:t vyd:_id="vyd:0000000000011i">,статья 65</w:t>
      </w:r>
      <w:r>
        <w:rPr>
          <w:rFonts w:cs="Times New Roman"/>
          <w:sz w:val="28"/>
          <w:szCs w:val="28"/>
        </w:rPr>
        <w:t vyd:_id="vyd:0000000000011h">]</w:t>
      </w:r>
      <w:r>
        <w:rPr>
          <w:rFonts w:cs="Times New Roman"/>
          <w:sz w:val="28"/>
          <w:szCs w:val="28"/>
        </w:rPr>
        <w:t vyd:_id="vyd:0000000000011g">.</w:t>
      </w:r>
      <w:r>
        <w:rPr>
          <w:rFonts w:cs="Times New Roman"/>
          <w:sz w:val="28"/>
          <w:szCs w:val="28"/>
        </w:rPr>
        <w:t vyd:_id="vyd:0000000000011f" xml:space="preserve"> Действие экологического надзора распространяется не только хозяйственная деятельность юридических лиц и индивидуальных предпринимателей, но и деятельность органов государственной власти, органов местного самоуправления, граждан. Полномочия органов экологического контроля установлены в положениях о них. Например, в Постановлении Правительства РФ от 30.07.2004 № 400 «Об утверждении Положения о Федеральной службе по надзору в сфере природопользования» расписан перечень полномочий Росприроднадзора, выполняющего «основную» нагрузку по осуществлению федерального государственного экологического надзора. </w:t>
      </w:r>
    </w:p>
    <w:p w14:paraId="2B56B2C7" w14:textId="2D29FC88" w:rsidR="00E4477F" w:rsidRPr="001C72BF" w:rsidRDefault="007801C9" w:rsidP="007801C9" vyd:_id="vyd:0000000000011c">
      <w:pPr>
        <w:spacing w:line="360" w:lineRule="auto"/>
        <w:ind w:firstLine="709"/>
        <w:rPr>
          <w:rFonts w:cs="Times New Roman"/>
          <w:sz w:val="28"/>
          <w:szCs w:val="28"/>
        </w:rPr>
      </w:pPr>
      <w:r>
        <w:rPr>
          <w:rFonts w:cs="Times New Roman"/>
          <w:sz w:val="28"/>
          <w:szCs w:val="28"/>
        </w:rPr>
        <w:t vyd:_id="vyd:0000000000011d">Принципами осуществления экологического надзора являются:</w:t>
      </w:r>
    </w:p>
    <w:p w14:paraId="0DBA09E5" w14:textId="1B1C64E0" w:rsidR="007801C9" w:rsidRPr="001C72BF" w:rsidRDefault="007801C9" w:rsidP="007801C9" vyd:_id="vyd:0000000000011a">
      <w:pPr>
        <w:spacing w:line="360" w:lineRule="auto"/>
        <w:ind w:firstLine="709"/>
        <w:rPr>
          <w:rFonts w:cs="Times New Roman"/>
          <w:sz w:val="28"/>
          <w:szCs w:val="28"/>
        </w:rPr>
      </w:pPr>
      <w:r>
        <w:rPr>
          <w:rFonts w:cs="Times New Roman"/>
          <w:sz w:val="28"/>
          <w:szCs w:val="28"/>
        </w:rPr>
        <w:t vyd:_id="vyd:0000000000011b">- уведомительный порядок;</w:t>
      </w:r>
    </w:p>
    <w:p w14:paraId="351A4134" w14:textId="77777777" w:rsidR="007801C9" w:rsidRPr="001C72BF" w:rsidRDefault="007801C9" w:rsidP="007801C9" vyd:_id="vyd:00000000000118">
      <w:pPr>
        <w:spacing w:line="360" w:lineRule="auto"/>
        <w:ind w:firstLine="709"/>
        <w:rPr>
          <w:rFonts w:cs="Times New Roman"/>
          <w:sz w:val="28"/>
          <w:szCs w:val="28"/>
        </w:rPr>
      </w:pPr>
      <w:r>
        <w:rPr>
          <w:rFonts w:cs="Times New Roman"/>
          <w:sz w:val="28"/>
          <w:szCs w:val="28"/>
        </w:rPr>
        <w:t vyd:_id="vyd:00000000000119">- презумпция добросовестности;</w:t>
      </w:r>
    </w:p>
    <w:p w14:paraId="4B442568" w14:textId="77777777" w:rsidR="007801C9" w:rsidRPr="001C72BF" w:rsidRDefault="007801C9" w:rsidP="007801C9" vyd:_id="vyd:00000000000116">
      <w:pPr>
        <w:spacing w:line="360" w:lineRule="auto"/>
        <w:ind w:firstLine="709"/>
        <w:rPr>
          <w:rFonts w:cs="Times New Roman"/>
          <w:sz w:val="28"/>
          <w:szCs w:val="28"/>
        </w:rPr>
      </w:pPr>
      <w:r>
        <w:rPr>
          <w:rFonts w:cs="Times New Roman"/>
          <w:sz w:val="28"/>
          <w:szCs w:val="28"/>
        </w:rPr>
        <w:t vyd:_id="vyd:00000000000117">- открытость и доступность требований;</w:t>
      </w:r>
    </w:p>
    <w:p w14:paraId="105BE57E" w14:textId="50AB29A8" w:rsidR="007801C9" w:rsidRDefault="007801C9" w:rsidP="007801C9" vyd:_id="vyd:00000000000114">
      <w:pPr>
        <w:spacing w:line="360" w:lineRule="auto"/>
        <w:ind w:firstLine="709"/>
        <w:rPr>
          <w:rFonts w:cs="Times New Roman"/>
          <w:sz w:val="28"/>
          <w:szCs w:val="28"/>
        </w:rPr>
      </w:pPr>
      <w:r>
        <w:rPr>
          <w:rFonts w:cs="Times New Roman"/>
          <w:sz w:val="28"/>
          <w:szCs w:val="28"/>
        </w:rPr>
        <w:t vyd:_id="vyd:00000000000115">- исключение возможности дублирования объекта проверки.</w:t>
      </w:r>
    </w:p>
    <w:p w14:paraId="5E4B01C1" w14:textId="3117E8C4" w:rsidR="001C72BF" w:rsidRPr="001C72BF" w:rsidRDefault="001C72BF" w:rsidP="001C72BF" vyd:_id="vyd:0000000000010p">
      <w:pPr>
        <w:spacing w:line="360" w:lineRule="auto"/>
        <w:ind w:firstLine="709"/>
        <w:rPr>
          <w:rFonts w:cs="Times New Roman"/>
          <w:sz w:val="28"/>
          <w:szCs w:val="28"/>
        </w:rPr>
      </w:pPr>
      <w:r>
        <w:rPr>
          <w:rFonts w:cs="Times New Roman"/>
          <w:sz w:val="28"/>
          <w:szCs w:val="28"/>
        </w:rPr>
        <w:t vyd:_id="vyd:00000000000113">Система оценки рисков используется также при исчислении платежей за оказываемое воздействие на окружающую среду (ОВОС). Так, согласно Закону об охране окружающей среды, плата за негативное воздействие на окружающую среду взимается за следующие его виды: выбросы загрязняющих веществ в атмосферный воздух стационарными источниками (далее - выбросы загрязняющих веществ); сбросы загрязняющих веществ в водные объекты (далее - сбросы загрязняющих веществ); хранение, захоронение отходов производства и потребления (размещение отходов)</w:t>
      </w:r>
      <w:r>
        <w:rPr>
          <w:rFonts w:cs="Times New Roman"/>
          <w:sz w:val="28"/>
          <w:szCs w:val="28"/>
        </w:rPr>
        <w:t vyd:_id="vyd:00000000000112">[</w:t>
      </w:r>
      <w:r>
        <w:rPr>
          <w:rFonts w:cs="Times New Roman"/>
          <w:sz w:val="28"/>
          <w:szCs w:val="28"/>
        </w:rPr>
        <w:t vyd:_id="vyd:00000000000110">7</w:t>
      </w:r>
      <w:r>
        <w:fldChar w:fldCharType="end" vyd:_id="vyd:00000000000111-end"/>
      </w:r>
      <w:r>
        <w:rPr>
          <w:rFonts w:cs="Times New Roman"/>
          <w:sz w:val="28"/>
          <w:szCs w:val="28"/>
        </w:rPr>
        <w:t vyd:_id="vyd:0000000000010z">, статья 16</w:t>
      </w:r>
      <w:r>
        <w:rPr>
          <w:rFonts w:cs="Times New Roman"/>
          <w:sz w:val="28"/>
          <w:szCs w:val="28"/>
        </w:rPr>
        <w:t vyd:_id="vyd:0000000000010y">]</w:t>
      </w:r>
      <w:r>
        <w:rPr>
          <w:rFonts w:cs="Times New Roman"/>
          <w:sz w:val="28"/>
          <w:szCs w:val="28"/>
        </w:rPr>
        <w:t vyd:_id="vyd:0000000000010x">.</w:t>
      </w:r>
      <w:r>
        <w:rPr>
          <w:rFonts w:cs="Times New Roman"/>
          <w:sz w:val="28"/>
          <w:szCs w:val="28"/>
        </w:rPr>
        <w:t vyd:_id="vyd:0000000000010w" xml:space="preserve"> Такая оценка проводится в отношении любой планируемой хозяйственной и иной деятельности, которая может оказать прямое или косвенное воздействие на окружающую среду, независимо от организационно-правовых форм собственности юридических лиц и индивидуальных предпринимателей</w:t>
      </w:r>
      <w:r>
        <w:rPr>
          <w:rFonts w:cs="Times New Roman"/>
          <w:sz w:val="28"/>
          <w:vertAlign w:val="superscript"/>
          <w:szCs w:val="28"/>
        </w:rPr>
        <w:t vyd:_id="vyd:0000000000010v" xml:space="preserve"> </w:t>
      </w:r>
      <w:r>
        <w:rPr>
          <w:rFonts w:cs="Times New Roman"/>
          <w:sz w:val="28"/>
          <w:szCs w:val="28"/>
        </w:rPr>
        <w:t vyd:_id="vyd:0000000000010u">[</w:t>
      </w:r>
      <w:r>
        <w:rPr>
          <w:rFonts w:cs="Times New Roman"/>
          <w:sz w:val="28"/>
          <w:szCs w:val="28"/>
        </w:rPr>
        <w:t vyd:_id="vyd:0000000000010s">7</w:t>
      </w:r>
      <w:r>
        <w:fldChar w:fldCharType="end" vyd:_id="vyd:0000000000010t-end"/>
      </w:r>
      <w:r>
        <w:rPr>
          <w:rFonts w:cs="Times New Roman"/>
          <w:sz w:val="28"/>
          <w:szCs w:val="28"/>
        </w:rPr>
        <w:t vyd:_id="vyd:0000000000010r">,статья 32</w:t>
      </w:r>
      <w:r>
        <w:rPr>
          <w:rFonts w:cs="Times New Roman"/>
          <w:sz w:val="28"/>
          <w:szCs w:val="28"/>
        </w:rPr>
        <w:t vyd:_id="vyd:0000000000010q">].</w:t>
      </w:r>
    </w:p>
    <w:p w14:paraId="516A033F" w14:textId="06B1E2A4" w:rsidR="001C72BF" w:rsidRPr="001C72BF" w:rsidRDefault="001C72BF" w:rsidP="0050473C" vyd:_id="vyd:0000000000010h">
      <w:pPr>
        <w:spacing w:line="360" w:lineRule="auto"/>
        <w:ind w:firstLine="709"/>
        <w:rPr>
          <w:rFonts w:cs="Times New Roman"/>
          <w:sz w:val="28"/>
          <w:szCs w:val="28"/>
        </w:rPr>
      </w:pPr>
      <w:r>
        <w:rPr>
          <w:rFonts w:cs="Times New Roman"/>
          <w:sz w:val="28"/>
          <w:szCs w:val="28"/>
        </w:rPr>
        <w:t vyd:_id="vyd:0000000000010o">Плату обязаны вносить юридические лица и индивидуальные предприниматели, осуществляющие на территории Российской Федерации, континентальном шельфе Российской Федерации и в исключительной экономической зоне Российской Федерации хозяйственную и (или) иную деятельность, оказывающую негативное воздействие на окружающую среду, за исключением лиц, отнесенных к IV категории</w:t>
      </w:r>
      <w:r>
        <w:rPr>
          <w:rFonts w:cs="Times New Roman"/>
          <w:sz w:val="28"/>
          <w:szCs w:val="28"/>
        </w:rPr>
        <w:t vyd:_id="vyd:0000000000010n" xml:space="preserve"> [</w:t>
      </w:r>
      <w:r>
        <w:rPr>
          <w:rFonts w:cs="Times New Roman"/>
          <w:sz w:val="28"/>
          <w:szCs w:val="28"/>
        </w:rPr>
        <w:t vyd:_id="vyd:0000000000010l">8</w:t>
      </w:r>
      <w:r>
        <w:fldChar w:fldCharType="end" vyd:_id="vyd:0000000000010m-end"/>
      </w:r>
      <w:r>
        <w:rPr>
          <w:rFonts w:cs="Times New Roman"/>
          <w:sz w:val="28"/>
          <w:szCs w:val="28"/>
        </w:rPr>
        <w:t vyd:_id="vyd:0000000000010k">].</w:t>
      </w:r>
      <w:r>
        <w:rPr>
          <w:rFonts w:cs="Times New Roman"/>
          <w:sz w:val="28"/>
          <w:szCs w:val="28"/>
        </w:rPr>
        <w:t vyd:_id="vyd:0000000000010j" xml:space="preserve"> </w:t>
      </w:r>
      <w:r>
        <w:rPr>
          <w:rFonts w:cs="Times New Roman"/>
          <w:sz w:val="28"/>
          <w:szCs w:val="28"/>
        </w:rPr>
        <w:t vyd:_id="vyd:0000000000010i">То есть, плата за ОВОС пропорциональна размеру потенциального и реального воздействия на природу, т.к. при исчислении размера платы учитываются и возможные аварийные сбросы.</w:t>
      </w:r>
    </w:p>
    <w:p w14:paraId="307FDD07" w14:textId="383EE2A0" w:rsidR="007801C9" w:rsidRDefault="007801C9" w:rsidP="007801C9" vyd:_id="vyd:000000000000zy">
      <w:pPr>
        <w:spacing w:line="360" w:lineRule="auto"/>
        <w:ind w:firstLine="709"/>
        <w:rPr>
          <w:rFonts w:cs="Times New Roman"/>
          <w:sz w:val="28"/>
          <w:szCs w:val="28"/>
        </w:rPr>
      </w:pPr>
      <w:r>
        <w:rPr>
          <w:rFonts w:cs="Times New Roman"/>
          <w:sz w:val="28"/>
          <w:szCs w:val="28"/>
        </w:rPr>
        <w:t vyd:_id="vyd:0000000000010g">При этом следует отличать экологический и прокурорский природоохранный надзор</w:t>
      </w:r>
      <w:r>
        <w:rPr>
          <w:rFonts w:cs="Times New Roman"/>
          <w:sz w:val="28"/>
          <w:vertAlign w:val="superscript"/>
          <w:szCs w:val="28"/>
        </w:rPr>
        <w:footnoteReference vyd:_id="vyd:0000000000010f" w:id="137"/>
      </w:r>
      <w:r>
        <w:rPr>
          <w:rFonts w:cs="Times New Roman"/>
          <w:sz w:val="28"/>
          <w:szCs w:val="28"/>
        </w:rPr>
        <w:t vyd:_id="vyd:0000000000010e">. Прокурорский надзор характеризуется более широкими полномочиями, установленными Законом о прокуратуре Российской Федерации</w:t>
      </w:r>
      <w:r>
        <w:rPr>
          <w:rFonts w:cs="Times New Roman"/>
          <w:sz w:val="28"/>
          <w:vertAlign w:val="superscript"/>
          <w:szCs w:val="28"/>
        </w:rPr>
        <w:footnoteReference vyd:_id="vyd:0000000000010d" w:id="138"/>
      </w:r>
      <w:r>
        <w:rPr>
          <w:rFonts w:cs="Times New Roman"/>
          <w:sz w:val="28"/>
          <w:szCs w:val="28"/>
        </w:rPr>
        <w:t vyd:_id="vyd:0000000000010c" xml:space="preserve">. </w:t>
      </w:r>
      <w:r>
        <w:rPr>
          <w:rFonts w:cs="Times New Roman"/>
          <w:sz w:val="28"/>
          <w:szCs w:val="28"/>
        </w:rPr>
        <w:t vyd:_id="vyd:0000000000010b" xml:space="preserve">Более того, отдельным </w:t>
      </w:r>
      <w:r>
        <w:rPr>
          <w:rFonts w:cs="Times New Roman"/>
          <w:sz w:val="28"/>
          <w:szCs w:val="28"/>
        </w:rPr>
        <w:t vyd:_id="vyd:0000000000010a">Приказ</w:t>
      </w:r>
      <w:r>
        <w:rPr>
          <w:rFonts w:cs="Times New Roman"/>
          <w:sz w:val="28"/>
          <w:szCs w:val="28"/>
        </w:rPr>
        <w:t vyd:_id="vyd:00000000000109">ом</w:t>
      </w:r>
      <w:r>
        <w:rPr>
          <w:rFonts w:cs="Times New Roman"/>
          <w:sz w:val="28"/>
          <w:szCs w:val="28"/>
        </w:rPr>
        <w:t vyd:_id="vyd:00000000000108" xml:space="preserve"> Генерального прокурора РФ от 1 апреля 2014 г. </w:t>
      </w:r>
      <w:r>
        <w:rPr>
          <w:rFonts w:cs="Times New Roman"/>
          <w:sz w:val="28"/>
          <w:szCs w:val="28"/>
        </w:rPr>
        <w:t vyd:_id="vyd:00000000000107">№</w:t>
      </w:r>
      <w:r>
        <w:rPr>
          <w:rFonts w:cs="Times New Roman"/>
          <w:sz w:val="28"/>
          <w:szCs w:val="28"/>
        </w:rPr>
        <w:t vyd:_id="vyd:00000000000106" xml:space="preserve">165 </w:t>
      </w:r>
      <w:r>
        <w:rPr>
          <w:rFonts w:cs="Times New Roman"/>
          <w:sz w:val="28"/>
          <w:szCs w:val="28"/>
        </w:rPr>
        <w:t vyd:_id="vyd:00000000000105">«</w:t>
      </w:r>
      <w:r>
        <w:rPr>
          <w:rFonts w:cs="Times New Roman"/>
          <w:sz w:val="28"/>
          <w:szCs w:val="28"/>
        </w:rPr>
        <w:t vyd:_id="vyd:00000000000104">Об организации прокурорского надзора за исполнением законов об охране окружающей среды и природопользовании</w:t>
      </w:r>
      <w:r>
        <w:rPr>
          <w:rFonts w:cs="Times New Roman"/>
          <w:sz w:val="28"/>
          <w:szCs w:val="28"/>
        </w:rPr>
        <w:t vyd:_id="vyd:00000000000103">» установлены принципы и особенности осуществления прокурорского надзора</w:t>
      </w:r>
      <w:r>
        <w:rPr>
          <w:rFonts w:cs="Times New Roman"/>
          <w:sz w:val="28"/>
          <w:szCs w:val="28"/>
        </w:rPr>
        <w:t vyd:_id="vyd:00000000000102" xml:space="preserve">. Так, прокурорский надзор в сфере охраны окружающей среды осуществляется </w:t>
      </w:r>
      <w:r>
        <w:rPr>
          <w:rFonts w:cs="Times New Roman"/>
          <w:sz w:val="28"/>
          <w:szCs w:val="28"/>
        </w:rPr>
        <w:t vyd:_id="vyd:00000000000101" xml:space="preserve">во исполнение </w:t>
      </w:r>
      <w:r>
        <w:rPr>
          <w:rFonts w:cs="Times New Roman"/>
          <w:sz w:val="28"/>
          <w:szCs w:val="28"/>
        </w:rPr>
        <w:t vyd:_id="vyd:00000000000100">прав, установленных в статье 42 Конституции Российской Федерации</w:t>
      </w:r>
      <w:r>
        <w:rPr>
          <w:rFonts w:cs="Times New Roman"/>
          <w:sz w:val="28"/>
          <w:szCs w:val="28"/>
        </w:rPr>
        <w:t vyd:_id="vyd:000000000000zz">.</w:t>
      </w:r>
    </w:p>
    <w:p w14:paraId="515730F4" w14:textId="16BE603F" w:rsidR="00E12D46" w:rsidRDefault="00E12D46" w:rsidP="007801C9" vyd:_id="vyd:000000000000zv">
      <w:pPr>
        <w:spacing w:line="360" w:lineRule="auto"/>
        <w:ind w:firstLine="709"/>
        <w:rPr>
          <w:rFonts w:cs="Times New Roman"/>
          <w:sz w:val="28"/>
          <w:szCs w:val="28"/>
        </w:rPr>
      </w:pPr>
      <w:r>
        <w:rPr>
          <w:rFonts w:cs="Times New Roman"/>
          <w:sz w:val="28"/>
          <w:szCs w:val="28"/>
        </w:rPr>
        <w:t vyd:_id="vyd:000000000000zx" xml:space="preserve">Надзор осуществляется </w:t>
      </w:r>
      <w:r>
        <w:rPr>
          <w:rFonts w:cs="Times New Roman"/>
          <w:sz w:val="28"/>
          <w:szCs w:val="28"/>
        </w:rPr>
        <w:t vyd:_id="vyd:000000000000zw">за исполнением законов об охране окружающей среды, в том числе об охране атмосферного воздуха, вод, лесов, почв, недр, объектов животного мира и рациональном использовании природных ресурсов.</w:t>
      </w:r>
    </w:p>
    <w:p w14:paraId="5C04CE69" w14:textId="77777777" w:rsidR="0071626A" w:rsidRDefault="006A2FAC" w:rsidP="007801C9" vyd:_id="vyd:000000000000zj">
      <w:pPr>
        <w:spacing w:line="360" w:lineRule="auto"/>
        <w:ind w:firstLine="709"/>
        <w:rPr>
          <w:rFonts w:cs="Times New Roman"/>
          <w:sz w:val="28"/>
          <w:szCs w:val="28"/>
        </w:rPr>
      </w:pPr>
      <w:r>
        <w:rPr>
          <w:rFonts w:cs="Times New Roman"/>
          <w:sz w:val="28"/>
          <w:szCs w:val="28"/>
        </w:rPr>
        <w:t vyd:_id="vyd:000000000000zu" xml:space="preserve">При этом осуществление прокуратурой возложенных полномочий не ограничивается лишь надзором и </w:t>
      </w:r>
      <w:r>
        <w:rPr>
          <w:rFonts w:cs="Times New Roman"/>
          <w:sz w:val="28"/>
          <w:szCs w:val="28"/>
        </w:rPr>
        <w:t vyd:_id="vyd:000000000000zt" xml:space="preserve">пресечением причинения вреда окружающей среде. </w:t>
      </w:r>
      <w:r>
        <w:rPr>
          <w:rFonts w:cs="Times New Roman"/>
          <w:sz w:val="28"/>
          <w:szCs w:val="28"/>
        </w:rPr>
        <w:t vyd:_id="vyd:000000000000zs" xml:space="preserve">Данные о </w:t>
      </w:r>
      <w:r>
        <w:rPr>
          <w:rFonts w:cs="Times New Roman"/>
          <w:sz w:val="28"/>
          <w:szCs w:val="28"/>
        </w:rPr>
        <w:t vyd:_id="vyd:000000000000zr" xml:space="preserve">наиболее острых проблемах экологической безопасности </w:t>
      </w:r>
      <w:r>
        <w:rPr>
          <w:rFonts w:cs="Times New Roman"/>
          <w:sz w:val="28"/>
          <w:szCs w:val="28"/>
        </w:rPr>
        <w:t vyd:_id="vyd:000000000000zq">систематизируются и доводятся до сведения</w:t>
      </w:r>
      <w:r>
        <w:rPr>
          <w:rFonts w:cs="Times New Roman"/>
          <w:sz w:val="28"/>
          <w:szCs w:val="28"/>
        </w:rPr>
        <w:t vyd:_id="vyd:000000000000zp" xml:space="preserve"> орган</w:t>
      </w:r>
      <w:r>
        <w:rPr>
          <w:rFonts w:cs="Times New Roman"/>
          <w:sz w:val="28"/>
          <w:szCs w:val="28"/>
        </w:rPr>
        <w:t vyd:_id="vyd:000000000000zo">ов</w:t>
      </w:r>
      <w:r>
        <w:rPr>
          <w:rFonts w:cs="Times New Roman"/>
          <w:sz w:val="28"/>
          <w:szCs w:val="28"/>
        </w:rPr>
        <w:t vyd:_id="vyd:000000000000zn" xml:space="preserve"> государственной власти</w:t>
      </w:r>
      <w:r>
        <w:rPr>
          <w:rFonts w:cs="Times New Roman"/>
          <w:sz w:val="28"/>
          <w:szCs w:val="28"/>
        </w:rPr>
        <w:t vyd:_id="vyd:000000000000zm">,</w:t>
      </w:r>
      <w:r>
        <w:rPr>
          <w:rFonts w:cs="Times New Roman"/>
          <w:sz w:val="28"/>
          <w:szCs w:val="28"/>
        </w:rPr>
        <w:t vyd:_id="vyd:000000000000zl" xml:space="preserve"> местного самоуправления соответствующего уровня</w:t>
      </w:r>
      <w:r>
        <w:rPr>
          <w:rFonts w:cs="Times New Roman"/>
          <w:sz w:val="28"/>
          <w:szCs w:val="28"/>
        </w:rPr>
        <w:t vyd:_id="vyd:000000000000zk">, а также населения.</w:t>
      </w:r>
    </w:p>
    <w:p w14:paraId="207F0C4F" w14:textId="3CE932ED" w:rsidR="006A2FAC" w:rsidRDefault="0071626A" w:rsidP="007801C9" vyd:_id="vyd:000000000000z5">
      <w:pPr>
        <w:spacing w:line="360" w:lineRule="auto"/>
        <w:ind w:firstLine="709"/>
        <w:rPr>
          <w:rFonts w:cs="Times New Roman"/>
          <w:sz w:val="28"/>
          <w:szCs w:val="28"/>
        </w:rPr>
      </w:pPr>
      <w:r>
        <w:rPr>
          <w:rFonts w:cs="Times New Roman"/>
          <w:sz w:val="28"/>
          <w:szCs w:val="28"/>
        </w:rPr>
        <w:t vyd:_id="vyd:000000000000zi" xml:space="preserve">Заслуживают отдельного внимания с точки зрения добросовестности </w:t>
      </w:r>
      <w:r>
        <w:rPr>
          <w:rFonts w:cs="Times New Roman"/>
          <w:sz w:val="28"/>
          <w:szCs w:val="28"/>
        </w:rPr>
        <w:t vyd:_id="vyd:000000000000zh">исполнения органами прокуратуры</w:t>
      </w:r>
      <w:r>
        <w:rPr>
          <w:rFonts w:cs="Times New Roman"/>
          <w:sz w:val="28"/>
          <w:szCs w:val="28"/>
        </w:rPr>
        <w:t vyd:_id="vyd:000000000000zg" xml:space="preserve"> положения приказа о п</w:t>
      </w:r>
      <w:r>
        <w:rPr>
          <w:rFonts w:cs="Times New Roman"/>
          <w:sz w:val="28"/>
          <w:szCs w:val="28"/>
        </w:rPr>
        <w:t vyd:_id="vyd:000000000000zf">оследовательно</w:t>
      </w:r>
      <w:r>
        <w:rPr>
          <w:rFonts w:cs="Times New Roman"/>
          <w:sz w:val="28"/>
          <w:szCs w:val="28"/>
        </w:rPr>
        <w:t vyd:_id="vyd:000000000000ze">м</w:t>
      </w:r>
      <w:r>
        <w:rPr>
          <w:rFonts w:cs="Times New Roman"/>
          <w:sz w:val="28"/>
          <w:szCs w:val="28"/>
        </w:rPr>
        <w:t vyd:_id="vyd:000000000000zd" xml:space="preserve"> и настойчиво</w:t>
      </w:r>
      <w:r>
        <w:rPr>
          <w:rFonts w:cs="Times New Roman"/>
          <w:sz w:val="28"/>
          <w:szCs w:val="28"/>
        </w:rPr>
        <w:t vyd:_id="vyd:000000000000zc">м</w:t>
      </w:r>
      <w:r>
        <w:rPr>
          <w:rFonts w:cs="Times New Roman"/>
          <w:sz w:val="28"/>
          <w:szCs w:val="28"/>
        </w:rPr>
        <w:t vyd:_id="vyd:000000000000zb" xml:space="preserve"> реально</w:t>
      </w:r>
      <w:r>
        <w:rPr>
          <w:rFonts w:cs="Times New Roman"/>
          <w:sz w:val="28"/>
          <w:szCs w:val="28"/>
        </w:rPr>
        <w:t vyd:_id="vyd:000000000000za">м</w:t>
      </w:r>
      <w:r>
        <w:rPr>
          <w:rFonts w:cs="Times New Roman"/>
          <w:sz w:val="28"/>
          <w:szCs w:val="28"/>
        </w:rPr>
        <w:t vyd:_id="vyd:000000000000z9" xml:space="preserve"> устранени</w:t>
      </w:r>
      <w:r>
        <w:rPr>
          <w:rFonts w:cs="Times New Roman"/>
          <w:sz w:val="28"/>
          <w:szCs w:val="28"/>
        </w:rPr>
        <w:t vyd:_id="vyd:000000000000z8">и</w:t>
      </w:r>
      <w:r>
        <w:rPr>
          <w:rFonts w:cs="Times New Roman"/>
          <w:sz w:val="28"/>
          <w:szCs w:val="28"/>
        </w:rPr>
        <w:t vyd:_id="vyd:000000000000z7" xml:space="preserve"> нарушений законов.</w:t>
      </w:r>
      <w:r>
        <w:rPr>
          <w:rFonts w:cs="Times New Roman"/>
          <w:sz w:val="28"/>
          <w:szCs w:val="28"/>
        </w:rPr>
        <w:t vyd:_id="vyd:000000000000z6" xml:space="preserve"> </w:t>
      </w:r>
    </w:p>
    <w:p w14:paraId="5953804B" w14:textId="5120A670" w:rsidR="00A91CE7" w:rsidRPr="00321B78" w:rsidRDefault="00A91CE7" w:rsidP="00403C73" vyd:_id="vyd:000000000000yh">
      <w:pPr>
        <w:spacing w:line="360" w:lineRule="auto"/>
        <w:ind w:firstLine="709"/>
        <w:rPr>
          <w:rFonts w:cs="Times New Roman"/>
          <w:sz w:val="28"/>
          <w:szCs w:val="28"/>
        </w:rPr>
      </w:pPr>
      <w:r>
        <w:rPr>
          <w:rFonts w:cs="Times New Roman"/>
          <w:sz w:val="28"/>
          <w:szCs w:val="28"/>
        </w:rPr>
        <w:t vyd:_id="vyd:000000000000z4" xml:space="preserve">Вместе с тем </w:t>
      </w:r>
      <w:r>
        <w:rPr>
          <w:rFonts w:cs="Times New Roman"/>
          <w:sz w:val="28"/>
          <w:szCs w:val="28"/>
        </w:rPr>
        <w:t vyd:_id="vyd:000000000000z3" xml:space="preserve">исполнение возложенных на прокуратуру обязанностей </w:t>
      </w:r>
      <w:r>
        <w:rPr>
          <w:rFonts w:cs="Times New Roman"/>
          <w:sz w:val="28"/>
          <w:szCs w:val="28"/>
        </w:rPr>
        <w:t vyd:_id="vyd:000000000000z2">не подменя</w:t>
      </w:r>
      <w:r>
        <w:rPr>
          <w:rFonts w:cs="Times New Roman"/>
          <w:sz w:val="28"/>
          <w:szCs w:val="28"/>
        </w:rPr>
        <w:t vyd:_id="vyd:000000000000z1">е</w:t>
      </w:r>
      <w:r>
        <w:rPr>
          <w:rFonts w:cs="Times New Roman"/>
          <w:sz w:val="28"/>
          <w:szCs w:val="28"/>
        </w:rPr>
        <w:t vyd:_id="vyd:000000000000z0">т иные государственные органы</w:t>
      </w:r>
      <w:r>
        <w:rPr>
          <w:rFonts w:cs="Times New Roman"/>
          <w:sz w:val="28"/>
          <w:szCs w:val="28"/>
        </w:rPr>
        <w:t vyd:_id="vyd:000000000000yz" xml:space="preserve"> </w:t>
      </w:r>
      <w:r>
        <w:rPr>
          <w:rFonts w:cs="Times New Roman"/>
          <w:sz w:val="28"/>
          <w:szCs w:val="28"/>
        </w:rPr>
        <w:t vyd:_id="vyd:000000000000yy">[</w:t>
      </w:r>
      <w:r>
        <w:rPr>
          <w:rFonts w:cs="Times New Roman"/>
          <w:sz w:val="28"/>
          <w:szCs w:val="28"/>
        </w:rPr>
        <w:t vyd:_id="vyd:000000000000yw">6</w:t>
      </w:r>
      <w:r>
        <w:fldChar w:fldCharType="end" vyd:_id="vyd:000000000000yx-end"/>
      </w:r>
      <w:r>
        <w:rPr>
          <w:rFonts w:cs="Times New Roman"/>
          <w:sz w:val="28"/>
          <w:szCs w:val="28"/>
        </w:rPr>
        <w:t vyd:_id="vyd:000000000000yv">, статья 21</w:t>
      </w:r>
      <w:r>
        <w:rPr>
          <w:rFonts w:cs="Times New Roman"/>
          <w:sz w:val="28"/>
          <w:szCs w:val="28"/>
        </w:rPr>
        <w:t vyd:_id="vyd:000000000000yu">]</w:t>
      </w:r>
      <w:r>
        <w:rPr>
          <w:rFonts w:cs="Times New Roman"/>
          <w:sz w:val="28"/>
          <w:szCs w:val="28"/>
        </w:rPr>
        <w:t vyd:_id="vyd:000000000000yt">.</w:t>
      </w:r>
      <w:r>
        <w:rPr>
          <w:rFonts w:cs="Times New Roman"/>
          <w:sz w:val="28"/>
          <w:szCs w:val="28"/>
        </w:rPr>
        <w:t vyd:_id="vyd:000000000000ys" xml:space="preserve"> Как отмечают </w:t>
      </w:r>
      <w:r>
        <w:rPr>
          <w:rFonts w:cs="Times New Roman"/>
          <w:sz w:val="28"/>
          <w:szCs w:val="28"/>
        </w:rPr>
        <w:t vyd:_id="vyd:000000000000yr">Бывальцева С. Г.</w:t>
      </w:r>
      <w:r>
        <w:rPr>
          <w:rFonts w:cs="Times New Roman"/>
          <w:sz w:val="28"/>
          <w:szCs w:val="28"/>
        </w:rPr>
        <w:t vyd:_id="vyd:000000000000yq" xml:space="preserve"> и</w:t>
      </w:r>
      <w:r>
        <w:rPr>
          <w:rFonts w:cs="Times New Roman"/>
          <w:sz w:val="28"/>
          <w:szCs w:val="28"/>
        </w:rPr>
        <w:t vyd:_id="vyd:000000000000yp" xml:space="preserve"> Белых Л. А. </w:t>
      </w:r>
      <w:r>
        <w:rPr>
          <w:rFonts w:cs="Times New Roman"/>
          <w:sz w:val="28"/>
          <w:szCs w:val="28"/>
        </w:rPr>
        <w:t vyd:_id="vyd:000000000000yo">н</w:t>
      </w:r>
      <w:r>
        <w:rPr>
          <w:rFonts w:cs="Times New Roman"/>
          <w:sz w:val="28"/>
          <w:szCs w:val="28"/>
        </w:rPr>
        <w:t vyd:_id="vyd:000000000000yn">е допускается дублирование, подмена прокурорами деятельности органов публичной власти в сфере экологии, таких как Роспотребнадзор, Ростехнадзор, Росреестр, Росрыболовство и других. Поэтому, если нет необходимости проводить проверку органами прокуратуры, следует направлять информацию о нарушениях в вышеуказанные контролирующие органы, поскольку они располагают квалифицированными специалистами, компетентными в данных вопросах, а также обладают определенными техническими средствами для проведения эффективной проверки</w:t>
      </w:r>
      <w:r>
        <w:rPr>
          <w:rFonts w:cs="Times New Roman"/>
          <w:sz w:val="28"/>
          <w:szCs w:val="28"/>
        </w:rPr>
        <w:t vyd:_id="vyd:000000000000ym" xml:space="preserve"> </w:t>
      </w:r>
      <w:r>
        <w:rPr>
          <w:rFonts w:cs="Times New Roman"/>
          <w:sz w:val="28"/>
          <w:szCs w:val="28"/>
        </w:rPr>
        <w:t vyd:_id="vyd:000000000000yl">[</w:t>
      </w:r>
      <w:r>
        <w:rPr>
          <w:rFonts w:cs="Times New Roman"/>
          <w:sz w:val="28"/>
          <w:szCs w:val="28"/>
        </w:rPr>
        <w:t vyd:_id="vyd:000000000000yj">30</w:t>
      </w:r>
      <w:r>
        <w:fldChar w:fldCharType="end" vyd:_id="vyd:000000000000yk-end"/>
      </w:r>
      <w:r>
        <w:rPr>
          <w:rFonts w:cs="Times New Roman"/>
          <w:sz w:val="28"/>
          <w:szCs w:val="28"/>
        </w:rPr>
        <w:t vyd:_id="vyd:000000000000yi">].</w:t>
      </w:r>
    </w:p>
    <w:p w14:paraId="344F2F9C" w14:textId="77777777" w:rsidR="007801C9" w:rsidRPr="00321B78" w:rsidRDefault="007801C9" w:rsidP="007801C9" vyd:_id="vyd:000000000000y9">
      <w:pPr>
        <w:spacing w:line="360" w:lineRule="auto"/>
        <w:ind w:firstLine="709"/>
        <w:rPr>
          <w:rFonts w:cs="Times New Roman"/>
          <w:sz w:val="28"/>
          <w:szCs w:val="28"/>
        </w:rPr>
      </w:pPr>
      <w:r>
        <w:rPr>
          <w:rFonts w:cs="Times New Roman"/>
          <w:sz w:val="28"/>
          <w:szCs w:val="28"/>
        </w:rPr>
        <w:t vyd:_id="vyd:000000000000yg">В 2020 году в связи с пандемией коронавирусной инфекции Постановлением Правительства Российской Федерации были внесены изменения в статью 26.2 Закона о защите прав предпринимателей</w:t>
      </w:r>
      <w:r>
        <w:rPr>
          <w:rFonts w:cs="Times New Roman"/>
          <w:sz w:val="28"/>
          <w:vertAlign w:val="superscript"/>
          <w:szCs w:val="28"/>
        </w:rPr>
        <w:footnoteReference vyd:_id="vyd:000000000000yf" w:id="139"/>
      </w:r>
      <w:r>
        <w:rPr>
          <w:rFonts w:cs="Times New Roman"/>
          <w:sz w:val="28"/>
          <w:szCs w:val="28"/>
        </w:rPr>
        <w:t vyd:_id="vyd:000000000000ye">, согласно которой в 2020 году в отношении субъектов МСП</w:t>
      </w:r>
      <w:r>
        <w:rPr>
          <w:rFonts w:cs="Times New Roman"/>
          <w:sz w:val="28"/>
          <w:vertAlign w:val="superscript"/>
          <w:szCs w:val="28"/>
        </w:rPr>
        <w:footnoteReference vyd:_id="vyd:000000000000yd" w:id="140"/>
      </w:r>
      <w:r>
        <w:rPr>
          <w:rFonts w:cs="Times New Roman"/>
          <w:sz w:val="28"/>
          <w:szCs w:val="28"/>
        </w:rPr>
        <w:t vyd:_id="vyd:000000000000yc" xml:space="preserve"> проводятся только внеплановые проверки, основаниями для проведения которых являются факты причинения вреда жизни, здоровью граждан или угрозы причинения вреда жизни, здоровью граждан, возникновение чрезвычайных ситуаций природного и техногенного характера и проведение которых согласовано органами прокуратуры и иные проверки по основаниям, предусмотренным Постановлением Правительства Российской Федерации от 3 апреля 2020 №438. Таким образом, был установлен приоритет государственной политики в части соблюдения экологического законодательства</w:t>
      </w:r>
      <w:r>
        <w:rPr>
          <w:rFonts w:cs="Times New Roman"/>
          <w:sz w:val="28"/>
          <w:vertAlign w:val="superscript"/>
          <w:szCs w:val="28"/>
        </w:rPr>
        <w:footnoteReference vyd:_id="vyd:000000000000yb" w:id="141"/>
      </w:r>
      <w:r>
        <w:rPr>
          <w:rFonts w:cs="Times New Roman"/>
          <w:sz w:val="28"/>
          <w:szCs w:val="28"/>
        </w:rPr>
        <w:t vyd:_id="vyd:000000000000ya" xml:space="preserve">. </w:t>
      </w:r>
    </w:p>
    <w:p w14:paraId="5CE233E2" w14:textId="2324816E" w:rsidR="007801C9" w:rsidRPr="00321B78" w:rsidRDefault="00A57797" w:rsidP="007801C9" vyd:_id="vyd:000000000000y4">
      <w:pPr>
        <w:spacing w:line="360" w:lineRule="auto"/>
        <w:ind w:firstLine="709"/>
        <w:rPr>
          <w:rFonts w:cs="Times New Roman"/>
          <w:sz w:val="28"/>
          <w:szCs w:val="28"/>
        </w:rPr>
      </w:pPr>
      <w:r>
        <w:rPr>
          <w:rFonts w:cs="Times New Roman"/>
          <w:sz w:val="28"/>
          <w:szCs w:val="28"/>
        </w:rPr>
        <w:t vyd:_id="vyd:000000000000y8">Вместе с тем, вопреки тому</w:t>
      </w:r>
      <w:r>
        <w:rPr>
          <w:rFonts w:cs="Times New Roman"/>
          <w:sz w:val="28"/>
          <w:szCs w:val="28"/>
        </w:rPr>
        <w:t vyd:_id="vyd:000000000000y7">, что ресурсы контролирующих органов в связи с пандемией высвободились от необходимости проведения плановых проверок в 2020 и 2021 годах, на территории России произошло множество экологических катастроф, ущерб от которых оценивается сотнями миллиардов рублей. В частности, случилось около десятка разливов нефтепродуктов в водоемы (Волгоградское водохранилище Волги в районе Увекского ковша; на Волге в районе Некрасовского района Ярославской области; на Волге в районе порта Кимры; на Волге в Красноармейском районе Волгограда; одна из крупнейших утечек на р. Амбарная, в месте расположения норильской ТЭЦ, принадлежащей компании «Норникель»; акватория порта Находки; р. Колва в Ненецком автономном округе в районе Харьягинского нефтяного месторождения) и многие другие, менее освещенные в прессе происшествия</w:t>
      </w:r>
      <w:r>
        <w:rPr>
          <w:rFonts w:cs="Times New Roman"/>
          <w:sz w:val="28"/>
          <w:vertAlign w:val="superscript"/>
          <w:szCs w:val="28"/>
        </w:rPr>
        <w:footnoteReference vyd:_id="vyd:000000000000y6" w:id="142"/>
      </w:r>
      <w:r>
        <w:rPr>
          <w:rFonts w:cs="Times New Roman"/>
          <w:sz w:val="28"/>
          <w:szCs w:val="28"/>
        </w:rPr>
        <w:t vyd:_id="vyd:000000000000y5">. Данные происшествия по большей части являются техногенными катастрофами, которые произошли из-за недостаточного контроля организаций со стороны надзорных органов. Рассчитывая на добросовестность предпринимателей, было упущено из виду состояние опасных объектов.</w:t>
      </w:r>
    </w:p>
    <w:p w14:paraId="122CF1E4" w14:textId="77777777" w:rsidR="007801C9" w:rsidRPr="00321B78" w:rsidRDefault="007801C9" w:rsidP="007801C9" vyd:_id="vyd:000000000000y2">
      <w:pPr>
        <w:spacing w:line="360" w:lineRule="auto"/>
        <w:ind w:firstLine="709"/>
        <w:rPr>
          <w:rFonts w:cs="Times New Roman"/>
          <w:sz w:val="28"/>
          <w:szCs w:val="28"/>
        </w:rPr>
      </w:pPr>
      <w:r>
        <w:rPr>
          <w:rFonts w:cs="Times New Roman"/>
          <w:sz w:val="28"/>
          <w:szCs w:val="28"/>
        </w:rPr>
        <w:t vyd:_id="vyd:000000000000y3" xml:space="preserve">Вместе с тем, указанные происшествия не имеют такого значения, как деградация Байкальской природной территории. </w:t>
      </w:r>
    </w:p>
    <w:p w14:paraId="61487352" w14:textId="77777777" w:rsidR="007801C9" w:rsidRPr="00321B78" w:rsidRDefault="007801C9" w:rsidP="007801C9" vyd:_id="vyd:000000000000xx">
      <w:pPr>
        <w:spacing w:line="360" w:lineRule="auto"/>
        <w:ind w:firstLine="709"/>
        <w:rPr>
          <w:rFonts w:cs="Times New Roman"/>
          <w:sz w:val="28"/>
          <w:szCs w:val="28"/>
        </w:rPr>
      </w:pPr>
      <w:r>
        <w:rPr>
          <w:rFonts w:cs="Times New Roman"/>
          <w:sz w:val="28"/>
          <w:b w:val="1"/>
          <w:bCs w:val="1"/>
          <w:szCs w:val="28"/>
        </w:rPr>
        <w:t vyd:_id="vyd:000000000000y1">Байкальская природная территория (далее – БПТ)</w:t>
      </w:r>
      <w:r>
        <w:rPr>
          <w:rFonts w:cs="Times New Roman"/>
          <w:sz w:val="28"/>
          <w:szCs w:val="28"/>
        </w:rPr>
        <w:t vyd:_id="vyd:000000000000y0" xml:space="preserve"> представляет собой территорию, в состав которой входят озеро Байкал, водоохранная зона, прилегающая к озеру Байкал, его водосборная площадь в пределах территории Российской Федерации, особо охраняемые природные территории, прилегающие к озеру Байкал, а также прилегающая к озеру Байкал территория шириной до 200 километров на запад и северо-запад от него</w:t>
      </w:r>
      <w:r>
        <w:rPr>
          <w:rFonts w:cs="Times New Roman"/>
          <w:sz w:val="28"/>
          <w:vertAlign w:val="superscript"/>
          <w:szCs w:val="28"/>
        </w:rPr>
        <w:footnoteReference vyd:_id="vyd:000000000000xz" w:id="143"/>
      </w:r>
      <w:r>
        <w:rPr>
          <w:rFonts w:cs="Times New Roman"/>
          <w:sz w:val="28"/>
          <w:szCs w:val="28"/>
        </w:rPr>
        <w:t vyd:_id="vyd:000000000000xy">.</w:t>
      </w:r>
    </w:p>
    <w:p w14:paraId="337CF32C" w14:textId="77777777" w:rsidR="007801C9" w:rsidRPr="00321B78" w:rsidRDefault="007801C9" w:rsidP="007801C9" vyd:_id="vyd:000000000000xr">
      <w:pPr>
        <w:spacing w:line="360" w:lineRule="auto"/>
        <w:ind w:firstLine="709"/>
        <w:rPr>
          <w:rFonts w:cs="Times New Roman"/>
          <w:sz w:val="28"/>
          <w:szCs w:val="28"/>
        </w:rPr>
      </w:pPr>
      <w:r>
        <w:rPr>
          <w:rFonts w:cs="Times New Roman"/>
          <w:sz w:val="28"/>
          <w:szCs w:val="28"/>
        </w:rPr>
        <w:t vyd:_id="vyd:000000000000xw">Озеро Байкал является не только уникальной экологической системой, но и объектом всемирного природного наследия</w:t>
      </w:r>
      <w:r>
        <w:rPr>
          <w:rFonts w:cs="Times New Roman"/>
          <w:sz w:val="28"/>
          <w:vertAlign w:val="superscript"/>
          <w:szCs w:val="28"/>
        </w:rPr>
        <w:footnoteReference vyd:_id="vyd:000000000000xv" w:id="144"/>
      </w:r>
      <w:r>
        <w:rPr>
          <w:rFonts w:cs="Times New Roman"/>
          <w:sz w:val="28"/>
          <w:szCs w:val="28"/>
        </w:rPr>
        <w:t vyd:_id="vyd:000000000000xu">. Ввиду его особого статуса, охрана экологического состояния озера является важной государственной задачей. В связи с этим, в Российской Федерации действует Федеральный закон от 1 мая 1999 №94-ФЗ «Об охране озера Байкал». Данным нормативным актом регулируется режим охраны БПТ, особенности организации туризма и использования ресурсов озера, определены федеральные органы исполнительной власти в области охраны БПТ, и иные положения. В частности, 2021 год был объявлен Годом Байкала на территории Иркутской области</w:t>
      </w:r>
      <w:r>
        <w:rPr>
          <w:rFonts w:cs="Times New Roman"/>
          <w:sz w:val="28"/>
          <w:vertAlign w:val="superscript"/>
          <w:szCs w:val="28"/>
        </w:rPr>
        <w:footnoteReference vyd:_id="vyd:000000000000xt" w:id="145"/>
      </w:r>
      <w:r>
        <w:rPr>
          <w:rFonts w:cs="Times New Roman"/>
          <w:sz w:val="28"/>
          <w:szCs w:val="28"/>
        </w:rPr>
        <w:t vyd:_id="vyd:000000000000xs" xml:space="preserve">. </w:t>
      </w:r>
    </w:p>
    <w:p w14:paraId="5B89A56A" w14:textId="77777777" w:rsidR="007801C9" w:rsidRPr="00321B78" w:rsidRDefault="007801C9" w:rsidP="007801C9" vyd:_id="vyd:000000000000xn">
      <w:pPr>
        <w:spacing w:line="360" w:lineRule="auto"/>
        <w:ind w:firstLine="709"/>
        <w:rPr>
          <w:rFonts w:cs="Times New Roman"/>
          <w:sz w:val="28"/>
          <w:szCs w:val="28"/>
        </w:rPr>
      </w:pPr>
      <w:r>
        <w:rPr>
          <w:rFonts w:cs="Times New Roman"/>
          <w:sz w:val="28"/>
          <w:szCs w:val="28"/>
        </w:rPr>
        <w:t vyd:_id="vyd:000000000000xq">Также, регулярно обновляются запреты на осуществление деятельности на территории БПТ</w:t>
      </w:r>
      <w:r>
        <w:rPr>
          <w:rFonts w:cs="Times New Roman"/>
          <w:sz w:val="28"/>
          <w:vertAlign w:val="superscript"/>
          <w:szCs w:val="28"/>
        </w:rPr>
        <w:footnoteReference vyd:_id="vyd:000000000000xp" w:id="146"/>
      </w:r>
      <w:r>
        <w:rPr>
          <w:rFonts w:cs="Times New Roman"/>
          <w:sz w:val="28"/>
          <w:szCs w:val="28"/>
        </w:rPr>
        <w:t vyd:_id="vyd:000000000000xo">. Одним из таких нормативных актов является Постановление Правительства РФ от 31 декабря 2020 №2399 «Об утверждении перечня видов деятельности, запрещенных в центральной экологической зоне Байкальской природной территории», которым установлено, что на территории БПТ запрещается, в частности, проведение сплошных рубок лесных насаждений в кедровых лесах, добыча полезных ископаемых на озере Байкал, добыча нефти, газа и прочие.</w:t>
      </w:r>
    </w:p>
    <w:p w14:paraId="4A9BC9D2" w14:textId="77777777" w:rsidR="007801C9" w:rsidRPr="00321B78" w:rsidRDefault="007801C9" w:rsidP="007801C9" vyd:_id="vyd:000000000000xj">
      <w:pPr>
        <w:spacing w:line="360" w:lineRule="auto"/>
        <w:ind w:firstLine="709"/>
        <w:rPr>
          <w:rFonts w:cs="Times New Roman"/>
          <w:sz w:val="28"/>
          <w:szCs w:val="28"/>
        </w:rPr>
      </w:pPr>
      <w:r>
        <w:rPr>
          <w:rFonts w:cs="Times New Roman"/>
          <w:sz w:val="28"/>
          <w:szCs w:val="28"/>
        </w:rPr>
        <w:t vyd:_id="vyd:000000000000xm">Федеральному государственному экологическому надзору подлежат все объекты, расположенные в границах центральной экологической зоны БПТ, за исключением объектов, расположенных в границах особо охраняемой природной территории регионального или местного значения</w:t>
      </w:r>
      <w:r>
        <w:rPr>
          <w:rFonts w:cs="Times New Roman"/>
          <w:sz w:val="28"/>
          <w:vertAlign w:val="superscript"/>
          <w:szCs w:val="28"/>
        </w:rPr>
        <w:footnoteReference vyd:_id="vyd:000000000000xl" w:id="147"/>
      </w:r>
      <w:r>
        <w:rPr>
          <w:rFonts w:cs="Times New Roman"/>
          <w:sz w:val="28"/>
          <w:szCs w:val="28"/>
        </w:rPr>
        <w:t vyd:_id="vyd:000000000000xk">.</w:t>
      </w:r>
    </w:p>
    <w:p w14:paraId="559A4FDC" w14:textId="77777777" w:rsidR="007801C9" w:rsidRPr="00321B78" w:rsidRDefault="007801C9" w:rsidP="007801C9" vyd:_id="vyd:000000000000xf">
      <w:pPr>
        <w:spacing w:line="360" w:lineRule="auto"/>
        <w:ind w:firstLine="709"/>
        <w:rPr>
          <w:rFonts w:cs="Times New Roman"/>
          <w:sz w:val="28"/>
          <w:szCs w:val="28"/>
        </w:rPr>
      </w:pPr>
      <w:r>
        <w:rPr>
          <w:rFonts w:cs="Times New Roman"/>
          <w:sz w:val="28"/>
          <w:szCs w:val="28"/>
        </w:rPr>
        <w:t vyd:_id="vyd:000000000000xi">Государственный экологический надзор в области охраны озера Байкал осуществляется уполномоченным федеральным органом исполнительной власти и органами исполнительной власти Республики Бурятия, Забайкальского края и Иркутской области, осуществляющими соответственно федеральный государственный экологический надзор и региональный государственный экологический надзор, в порядке, установленном законодательством Российской Федерации и законодательством указанных субъектов Российской Федерации</w:t>
      </w:r>
      <w:r>
        <w:rPr>
          <w:rFonts w:cs="Times New Roman"/>
          <w:sz w:val="28"/>
          <w:vertAlign w:val="superscript"/>
          <w:szCs w:val="28"/>
        </w:rPr>
        <w:footnoteReference vyd:_id="vyd:000000000000xh" w:id="148"/>
      </w:r>
      <w:r>
        <w:rPr>
          <w:rFonts w:cs="Times New Roman"/>
          <w:sz w:val="28"/>
          <w:szCs w:val="28"/>
        </w:rPr>
        <w:t vyd:_id="vyd:000000000000xg">.</w:t>
      </w:r>
    </w:p>
    <w:p w14:paraId="1BF68B35" w14:textId="77777777" w:rsidR="007801C9" w:rsidRPr="00321B78" w:rsidRDefault="007801C9" w:rsidP="007801C9" vyd:_id="vyd:000000000000xd">
      <w:pPr>
        <w:spacing w:line="360" w:lineRule="auto"/>
        <w:ind w:firstLine="709"/>
        <w:rPr>
          <w:rFonts w:cs="Times New Roman"/>
          <w:sz w:val="28"/>
          <w:szCs w:val="28"/>
        </w:rPr>
      </w:pPr>
      <w:r>
        <w:rPr>
          <w:rFonts w:cs="Times New Roman"/>
          <w:sz w:val="28"/>
          <w:szCs w:val="28"/>
        </w:rPr>
        <w:t vyd:_id="vyd:000000000000xe">Указом Губернатора Иркутской области от 24 октября 10.2019 № 250-уг «О внесении изменения в подпункт 11 пункта 5 структуры исполнительных органов государственной власти Иркутской области» и постановлением Правительства Иркутской области от 18 мая 2020 года № 343-пп «О службе государственного экологического надзора Иркутской области» служба по охране природы и озера Байкал Иркутской области переименована в службу государственного экологического надзора Иркутской области с сохранением осуществления функций в сфере регионального государственного экологического надзора.</w:t>
      </w:r>
    </w:p>
    <w:p w14:paraId="5C473363" w14:textId="49F65EC0" w:rsidR="007801C9" w:rsidRPr="00321B78" w:rsidRDefault="00EF5CA2" w:rsidP="007801C9" vyd:_id="vyd:000000000000x8">
      <w:pPr>
        <w:spacing w:line="360" w:lineRule="auto"/>
        <w:ind w:firstLine="709"/>
        <w:rPr>
          <w:rFonts w:cs="Times New Roman"/>
          <w:sz w:val="24"/>
          <w:szCs w:val="24"/>
        </w:rPr>
      </w:pPr>
      <w:r>
        <w:rPr>
          <w:rFonts w:cs="Times New Roman"/>
          <w:sz w:val="24"/>
          <w:b w:val="1"/>
          <w:bCs w:val="1"/>
          <w:szCs w:val="24"/>
        </w:rPr>
        <w:t vyd:_id="vyd:000000000000xc" xml:space="preserve">Таблица 1. </w:t>
      </w:r>
      <w:r>
        <w:rPr>
          <w:rFonts w:cs="Times New Roman"/>
          <w:sz w:val="24"/>
          <w:b w:val="1"/>
          <w:bCs w:val="1"/>
          <w:szCs w:val="24"/>
        </w:rPr>
        <w:t vyd:_id="vyd:000000000000xb">Анализ контрольно-надзорной деятельности службы государственного экологического надзора Иркутской области</w:t>
      </w:r>
      <w:r>
        <w:rPr>
          <w:rFonts w:cs="Times New Roman"/>
          <w:sz w:val="24"/>
          <w:szCs w:val="24"/>
        </w:rPr>
        <w:t vyd:_id="vyd:000000000000xa" xml:space="preserve"> </w:t>
      </w:r>
      <w:r>
        <w:rPr>
          <w:rFonts w:cs="Times New Roman"/>
          <w:sz w:val="24"/>
          <w:b w:val="1"/>
          <w:bCs w:val="1"/>
          <w:szCs w:val="24"/>
        </w:rPr>
        <w:t vyd:_id="vyd:000000000000x9">за 6 месяцев 2019 и 2020 годов</w:t>
      </w:r>
    </w:p>
    <w:tbl vyd:_id="vyd:000000000000v9">
      <w:tblPr>
        <w:tblW w:w="0" w:type="auto"/>
        <w:tblCellSpacing w:w="15" w:type="dxa"/>
        <w:tblBorders>
          <w:top w:val="outset" w:color="auto" w:sz="6" w:space="0"/>
          <w:left w:val="outset" w:color="auto" w:sz="6" w:space="0"/>
          <w:bottom w:val="outset" w:color="auto" w:sz="6" w:space="0"/>
          <w:right w:val="outset" w:color="auto" w:sz="6" w:space="0"/>
        </w:tblBorders>
        <w:shd w:val="clear" w:color="auto" w:fill="FFFFFF"/>
        <w:tblCellMar>
          <w:top w:w="15" w:type="dxa"/>
          <w:start w:w="15" w:type="dxa"/>
          <w:bottom w:w="15" w:type="dxa"/>
          <w:end w:w="15" w:type="dxa"/>
        </w:tblCellMar>
        <w:tblLook w:firstRow="1" w:lastRow="0" w:firstColumn="1" w:lastColumn="0" w:noHBand="0" w:noVBand="1" w:val="07c5"/>
      </w:tblPr>
      <w:tblGrid>
        <w:gridCol w:w="5635"/>
        <w:gridCol w:w="2128"/>
        <w:gridCol w:w="2143"/>
      </w:tblGrid>
      <w:tr w:rsidR="007801C9" w:rsidRPr="00321B78" w14:paraId="5BF88B7C" w14:textId="77777777" w:rsidTr="00C86AC2" vyd:_id="vyd:000000000000wy">
        <w:trPr>
          <w:tblCellSpacing w:w="15" w:type="dxa"/>
        </w:trPr>
        <w:tc vyd:_id="vyd:000000000000x5">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328B5394" w14:textId="77777777" w:rsidR="007801C9" w:rsidRPr="00321B78" w:rsidRDefault="007801C9" w:rsidP="007801C9" vyd:_id="vyd:000000000000x6">
            <w:pPr>
              <w:spacing w:line="360" w:lineRule="auto"/>
              <w:ind w:firstLine="709"/>
              <w:rPr>
                <w:rFonts w:cs="Times New Roman"/>
                <w:szCs w:val="20"/>
              </w:rPr>
            </w:pPr>
            <w:r>
              <w:rPr>
                <w:rFonts w:cs="Times New Roman"/>
                <w:b w:val="1"/>
                <w:bCs w:val="1"/>
                <w:szCs w:val="20"/>
              </w:rPr>
              <w:t vyd:_id="vyd:000000000000x7">Показатели</w:t>
            </w:r>
          </w:p>
        </w:tc>
        <w:tc vyd:_id="vyd:000000000000x2">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26121CD9" w14:textId="77777777" w:rsidR="007801C9" w:rsidRPr="00321B78" w:rsidRDefault="007801C9" w:rsidP="007801C9" vyd:_id="vyd:000000000000x3">
            <w:pPr>
              <w:spacing w:line="360" w:lineRule="auto"/>
              <w:ind w:firstLine="709"/>
              <w:rPr>
                <w:rFonts w:cs="Times New Roman"/>
                <w:szCs w:val="20"/>
              </w:rPr>
            </w:pPr>
            <w:r>
              <w:rPr>
                <w:rFonts w:cs="Times New Roman"/>
                <w:b w:val="1"/>
                <w:bCs w:val="1"/>
                <w:szCs w:val="20"/>
              </w:rPr>
              <w:t vyd:_id="vyd:000000000000x4">первое полугодие 2020 года</w:t>
            </w:r>
          </w:p>
        </w:tc>
        <w:tc vyd:_id="vyd:000000000000wz">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1FE980A2" w14:textId="77777777" w:rsidR="007801C9" w:rsidRPr="00321B78" w:rsidRDefault="007801C9" w:rsidP="007801C9" vyd:_id="vyd:000000000000x0">
            <w:pPr>
              <w:spacing w:line="360" w:lineRule="auto"/>
              <w:ind w:firstLine="709"/>
              <w:rPr>
                <w:rFonts w:cs="Times New Roman"/>
                <w:szCs w:val="20"/>
              </w:rPr>
            </w:pPr>
            <w:r>
              <w:rPr>
                <w:rFonts w:cs="Times New Roman"/>
                <w:b w:val="1"/>
                <w:bCs w:val="1"/>
                <w:szCs w:val="20"/>
              </w:rPr>
              <w:t vyd:_id="vyd:000000000000x1">первое полугодие 2019 года</w:t>
            </w:r>
          </w:p>
        </w:tc>
      </w:tr>
      <w:tr w:rsidR="007801C9" w:rsidRPr="00321B78" w14:paraId="71C8A0C6" w14:textId="77777777" w:rsidTr="00C86AC2" vyd:_id="vyd:000000000000wo">
        <w:trPr>
          <w:tblCellSpacing w:w="15" w:type="dxa"/>
        </w:trPr>
        <w:tc vyd:_id="vyd:000000000000wv">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690BFC92" w14:textId="77777777" w:rsidR="007801C9" w:rsidRPr="00321B78" w:rsidRDefault="007801C9" w:rsidP="007801C9" vyd:_id="vyd:000000000000ww">
            <w:pPr>
              <w:spacing w:line="360" w:lineRule="auto"/>
              <w:ind w:firstLine="709"/>
              <w:rPr>
                <w:rFonts w:cs="Times New Roman"/>
                <w:szCs w:val="20"/>
              </w:rPr>
            </w:pPr>
            <w:r>
              <w:rPr>
                <w:rFonts w:cs="Times New Roman"/>
                <w:szCs w:val="20"/>
              </w:rPr>
              <w:t vyd:_id="vyd:000000000000wx">Количество контрольно-надзорных мероприятий, ед.</w:t>
            </w:r>
          </w:p>
        </w:tc>
        <w:tc vyd:_id="vyd:000000000000ws">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0BE555CB" w14:textId="77777777" w:rsidR="007801C9" w:rsidRPr="00321B78" w:rsidRDefault="007801C9" w:rsidP="007801C9" vyd:_id="vyd:000000000000wt">
            <w:pPr>
              <w:spacing w:line="360" w:lineRule="auto"/>
              <w:ind w:firstLine="709"/>
              <w:rPr>
                <w:rFonts w:cs="Times New Roman"/>
                <w:szCs w:val="20"/>
              </w:rPr>
            </w:pPr>
            <w:r>
              <w:rPr>
                <w:rFonts w:cs="Times New Roman"/>
                <w:szCs w:val="20"/>
              </w:rPr>
              <w:t vyd:_id="vyd:000000000000wu">148</w:t>
            </w:r>
          </w:p>
        </w:tc>
        <w:tc vyd:_id="vyd:000000000000wp">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7818FDAC" w14:textId="77777777" w:rsidR="007801C9" w:rsidRPr="00321B78" w:rsidRDefault="007801C9" w:rsidP="007801C9" vyd:_id="vyd:000000000000wq">
            <w:pPr>
              <w:spacing w:line="360" w:lineRule="auto"/>
              <w:ind w:firstLine="709"/>
              <w:rPr>
                <w:rFonts w:cs="Times New Roman"/>
                <w:szCs w:val="20"/>
              </w:rPr>
            </w:pPr>
            <w:r>
              <w:rPr>
                <w:rFonts w:cs="Times New Roman"/>
                <w:szCs w:val="20"/>
              </w:rPr>
              <w:t vyd:_id="vyd:000000000000wr">155</w:t>
            </w:r>
          </w:p>
        </w:tc>
      </w:tr>
      <w:tr w:rsidR="007801C9" w:rsidRPr="00321B78" w14:paraId="591A8CD8" w14:textId="77777777" w:rsidTr="00C86AC2" vyd:_id="vyd:000000000000we">
        <w:trPr>
          <w:tblCellSpacing w:w="15" w:type="dxa"/>
        </w:trPr>
        <w:tc vyd:_id="vyd:000000000000wl">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38CCBE59" w14:textId="77777777" w:rsidR="007801C9" w:rsidRPr="00321B78" w:rsidRDefault="007801C9" w:rsidP="007801C9" vyd:_id="vyd:000000000000wm">
            <w:pPr>
              <w:spacing w:line="360" w:lineRule="auto"/>
              <w:ind w:firstLine="709"/>
              <w:rPr>
                <w:rFonts w:cs="Times New Roman"/>
                <w:szCs w:val="20"/>
              </w:rPr>
            </w:pPr>
            <w:r>
              <w:rPr>
                <w:rFonts w:cs="Times New Roman"/>
                <w:szCs w:val="20"/>
              </w:rPr>
              <w:t vyd:_id="vyd:000000000000wn">Участие должностных лиц службы в качестве специалистов в проверках, проводимых органами прокуратуры, ед.</w:t>
            </w:r>
          </w:p>
        </w:tc>
        <w:tc vyd:_id="vyd:000000000000wi">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21AF1DE5" w14:textId="77777777" w:rsidR="007801C9" w:rsidRPr="00321B78" w:rsidRDefault="007801C9" w:rsidP="007801C9" vyd:_id="vyd:000000000000wj">
            <w:pPr>
              <w:spacing w:line="360" w:lineRule="auto"/>
              <w:ind w:firstLine="709"/>
              <w:rPr>
                <w:rFonts w:cs="Times New Roman"/>
                <w:szCs w:val="20"/>
              </w:rPr>
            </w:pPr>
            <w:r>
              <w:rPr>
                <w:rFonts w:cs="Times New Roman"/>
                <w:szCs w:val="20"/>
              </w:rPr>
              <w:t vyd:_id="vyd:000000000000wk">51</w:t>
            </w:r>
          </w:p>
        </w:tc>
        <w:tc vyd:_id="vyd:000000000000wf">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561AB18F" w14:textId="77777777" w:rsidR="007801C9" w:rsidRPr="00321B78" w:rsidRDefault="007801C9" w:rsidP="007801C9" vyd:_id="vyd:000000000000wg">
            <w:pPr>
              <w:spacing w:line="360" w:lineRule="auto"/>
              <w:ind w:firstLine="709"/>
              <w:rPr>
                <w:rFonts w:cs="Times New Roman"/>
                <w:szCs w:val="20"/>
              </w:rPr>
            </w:pPr>
            <w:r>
              <w:rPr>
                <w:rFonts w:cs="Times New Roman"/>
                <w:szCs w:val="20"/>
              </w:rPr>
              <w:t vyd:_id="vyd:000000000000wh">85</w:t>
            </w:r>
          </w:p>
        </w:tc>
      </w:tr>
      <w:tr w:rsidR="007801C9" w:rsidRPr="00321B78" w14:paraId="408BE080" w14:textId="77777777" w:rsidTr="00C86AC2" vyd:_id="vyd:000000000000w4">
        <w:trPr>
          <w:tblCellSpacing w:w="15" w:type="dxa"/>
        </w:trPr>
        <w:tc vyd:_id="vyd:000000000000wb">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6A9A28C3" w14:textId="77777777" w:rsidR="007801C9" w:rsidRPr="00321B78" w:rsidRDefault="007801C9" w:rsidP="007801C9" vyd:_id="vyd:000000000000wc">
            <w:pPr>
              <w:spacing w:line="360" w:lineRule="auto"/>
              <w:ind w:firstLine="709"/>
              <w:rPr>
                <w:rFonts w:cs="Times New Roman"/>
                <w:szCs w:val="20"/>
              </w:rPr>
            </w:pPr>
            <w:r>
              <w:rPr>
                <w:rFonts w:cs="Times New Roman"/>
                <w:szCs w:val="20"/>
              </w:rPr>
              <w:t vyd:_id="vyd:000000000000wd">Количество выявленных нарушений, ед.</w:t>
            </w:r>
          </w:p>
        </w:tc>
        <w:tc vyd:_id="vyd:000000000000w8">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371AA911" w14:textId="77777777" w:rsidR="007801C9" w:rsidRPr="00321B78" w:rsidRDefault="007801C9" w:rsidP="007801C9" vyd:_id="vyd:000000000000w9">
            <w:pPr>
              <w:spacing w:line="360" w:lineRule="auto"/>
              <w:ind w:firstLine="709"/>
              <w:rPr>
                <w:rFonts w:cs="Times New Roman"/>
                <w:szCs w:val="20"/>
              </w:rPr>
            </w:pPr>
            <w:r>
              <w:rPr>
                <w:rFonts w:cs="Times New Roman"/>
                <w:szCs w:val="20"/>
              </w:rPr>
              <w:t vyd:_id="vyd:000000000000wa">401</w:t>
            </w:r>
          </w:p>
        </w:tc>
        <w:tc vyd:_id="vyd:000000000000w5">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14D4BE0E" w14:textId="77777777" w:rsidR="007801C9" w:rsidRPr="00321B78" w:rsidRDefault="007801C9" w:rsidP="007801C9" vyd:_id="vyd:000000000000w6">
            <w:pPr>
              <w:spacing w:line="360" w:lineRule="auto"/>
              <w:ind w:firstLine="709"/>
              <w:rPr>
                <w:rFonts w:cs="Times New Roman"/>
                <w:szCs w:val="20"/>
              </w:rPr>
            </w:pPr>
            <w:r>
              <w:rPr>
                <w:rFonts w:cs="Times New Roman"/>
                <w:szCs w:val="20"/>
              </w:rPr>
              <w:t vyd:_id="vyd:000000000000w7">183</w:t>
            </w:r>
          </w:p>
        </w:tc>
      </w:tr>
      <w:tr w:rsidR="007801C9" w:rsidRPr="00321B78" w14:paraId="7F0FA0E4" w14:textId="77777777" w:rsidTr="00C86AC2" vyd:_id="vyd:000000000000vu">
        <w:trPr>
          <w:tblCellSpacing w:w="15" w:type="dxa"/>
        </w:trPr>
        <w:tc vyd:_id="vyd:000000000000w1">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513057EE" w14:textId="77777777" w:rsidR="007801C9" w:rsidRPr="00321B78" w:rsidRDefault="007801C9" w:rsidP="007801C9" vyd:_id="vyd:000000000000w2">
            <w:pPr>
              <w:spacing w:line="360" w:lineRule="auto"/>
              <w:ind w:firstLine="709"/>
              <w:rPr>
                <w:rFonts w:cs="Times New Roman"/>
                <w:szCs w:val="20"/>
              </w:rPr>
            </w:pPr>
            <w:r>
              <w:rPr>
                <w:rFonts w:cs="Times New Roman"/>
                <w:szCs w:val="20"/>
              </w:rPr>
              <w:t vyd:_id="vyd:000000000000w3">Количество лиц, привлеченных к административной ответственности*</w:t>
            </w:r>
          </w:p>
        </w:tc>
        <w:tc vyd:_id="vyd:000000000000vy">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46AA1F99" w14:textId="77777777" w:rsidR="007801C9" w:rsidRPr="00321B78" w:rsidRDefault="007801C9" w:rsidP="007801C9" vyd:_id="vyd:000000000000vz">
            <w:pPr>
              <w:spacing w:line="360" w:lineRule="auto"/>
              <w:ind w:firstLine="709"/>
              <w:rPr>
                <w:rFonts w:cs="Times New Roman"/>
                <w:szCs w:val="20"/>
              </w:rPr>
            </w:pPr>
            <w:r>
              <w:rPr>
                <w:rFonts w:cs="Times New Roman"/>
                <w:szCs w:val="20"/>
              </w:rPr>
              <w:t vyd:_id="vyd:000000000000w0">135</w:t>
            </w:r>
          </w:p>
        </w:tc>
        <w:tc vyd:_id="vyd:000000000000vv">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078B1E22" w14:textId="77777777" w:rsidR="007801C9" w:rsidRPr="00321B78" w:rsidRDefault="007801C9" w:rsidP="007801C9" vyd:_id="vyd:000000000000vw">
            <w:pPr>
              <w:spacing w:line="360" w:lineRule="auto"/>
              <w:ind w:firstLine="709"/>
              <w:rPr>
                <w:rFonts w:cs="Times New Roman"/>
                <w:szCs w:val="20"/>
              </w:rPr>
            </w:pPr>
            <w:r>
              <w:rPr>
                <w:rFonts w:cs="Times New Roman"/>
                <w:szCs w:val="20"/>
              </w:rPr>
              <w:t vyd:_id="vyd:000000000000vx">169</w:t>
            </w:r>
          </w:p>
        </w:tc>
      </w:tr>
      <w:tr w:rsidR="007801C9" w:rsidRPr="00321B78" w14:paraId="5732A762" w14:textId="77777777" w:rsidTr="00C86AC2" vyd:_id="vyd:000000000000vk">
        <w:trPr>
          <w:tblCellSpacing w:w="15" w:type="dxa"/>
        </w:trPr>
        <w:tc vyd:_id="vyd:000000000000vr">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159C40EB" w14:textId="77777777" w:rsidR="007801C9" w:rsidRPr="00321B78" w:rsidRDefault="007801C9" w:rsidP="007801C9" vyd:_id="vyd:000000000000vs">
            <w:pPr>
              <w:spacing w:line="360" w:lineRule="auto"/>
              <w:ind w:firstLine="709"/>
              <w:rPr>
                <w:rFonts w:cs="Times New Roman"/>
                <w:szCs w:val="20"/>
              </w:rPr>
            </w:pPr>
            <w:r>
              <w:rPr>
                <w:rFonts w:cs="Times New Roman"/>
                <w:szCs w:val="20"/>
              </w:rPr>
              <w:t vyd:_id="vyd:000000000000vt">Сумма назначенных штрафов, тыс.руб.</w:t>
            </w:r>
          </w:p>
        </w:tc>
        <w:tc vyd:_id="vyd:000000000000vo">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2673350A" w14:textId="77777777" w:rsidR="007801C9" w:rsidRPr="00321B78" w:rsidRDefault="007801C9" w:rsidP="007801C9" vyd:_id="vyd:000000000000vp">
            <w:pPr>
              <w:spacing w:line="360" w:lineRule="auto"/>
              <w:ind w:firstLine="709"/>
              <w:rPr>
                <w:rFonts w:cs="Times New Roman"/>
                <w:szCs w:val="20"/>
              </w:rPr>
            </w:pPr>
            <w:r>
              <w:rPr>
                <w:rFonts w:cs="Times New Roman"/>
                <w:szCs w:val="20"/>
              </w:rPr>
              <w:t vyd:_id="vyd:000000000000vq">3 389,5</w:t>
            </w:r>
          </w:p>
        </w:tc>
        <w:tc vyd:_id="vyd:000000000000vl">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2CC686EB" w14:textId="77777777" w:rsidR="007801C9" w:rsidRPr="00321B78" w:rsidRDefault="007801C9" w:rsidP="007801C9" vyd:_id="vyd:000000000000vm">
            <w:pPr>
              <w:spacing w:line="360" w:lineRule="auto"/>
              <w:ind w:firstLine="709"/>
              <w:rPr>
                <w:rFonts w:cs="Times New Roman"/>
                <w:szCs w:val="20"/>
              </w:rPr>
            </w:pPr>
            <w:r>
              <w:rPr>
                <w:rFonts w:cs="Times New Roman"/>
                <w:szCs w:val="20"/>
              </w:rPr>
              <w:t vyd:_id="vyd:000000000000vn">7 259,0</w:t>
            </w:r>
          </w:p>
        </w:tc>
      </w:tr>
      <w:tr w:rsidR="007801C9" w:rsidRPr="00321B78" w14:paraId="11A59C99" w14:textId="77777777" w:rsidTr="00C86AC2" vyd:_id="vyd:000000000000va">
        <w:trPr>
          <w:tblCellSpacing w:w="15" w:type="dxa"/>
        </w:trPr>
        <w:tc vyd:_id="vyd:000000000000vh">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4D4C356A" w14:textId="77777777" w:rsidR="007801C9" w:rsidRPr="00321B78" w:rsidRDefault="007801C9" w:rsidP="007801C9" vyd:_id="vyd:000000000000vi">
            <w:pPr>
              <w:spacing w:line="360" w:lineRule="auto"/>
              <w:ind w:firstLine="709"/>
              <w:rPr>
                <w:rFonts w:cs="Times New Roman"/>
                <w:szCs w:val="20"/>
              </w:rPr>
            </w:pPr>
            <w:r>
              <w:rPr>
                <w:rFonts w:cs="Times New Roman"/>
                <w:szCs w:val="20"/>
              </w:rPr>
              <w:t vyd:_id="vyd:000000000000vj">Поступило денежных средств от штрафов и иных платежей на конец отчетного периода, тыс.руб. (данные УФК на 01.06.2020)</w:t>
            </w:r>
          </w:p>
        </w:tc>
        <w:tc vyd:_id="vyd:000000000000ve">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7FAA030A" w14:textId="77777777" w:rsidR="007801C9" w:rsidRPr="00321B78" w:rsidRDefault="007801C9" w:rsidP="007801C9" vyd:_id="vyd:000000000000vf">
            <w:pPr>
              <w:spacing w:line="360" w:lineRule="auto"/>
              <w:ind w:firstLine="709"/>
              <w:rPr>
                <w:rFonts w:cs="Times New Roman"/>
                <w:szCs w:val="20"/>
              </w:rPr>
            </w:pPr>
            <w:r>
              <w:rPr>
                <w:rFonts w:cs="Times New Roman"/>
                <w:szCs w:val="20"/>
              </w:rPr>
              <w:t vyd:_id="vyd:000000000000vg">3 734,8</w:t>
            </w:r>
          </w:p>
        </w:tc>
        <w:tc vyd:_id="vyd:000000000000vb">
          <w:tcPr>
            <w:tcBorders>
              <w:top w:val="outset" w:color="auto" w:sz="6" w:space="0"/>
              <w:start w:val="outset" w:color="auto" w:sz="6" w:space="0"/>
              <w:bottom w:val="outset" w:color="auto" w:sz="6" w:space="0"/>
              <w:end w:val="outset" w:color="auto" w:sz="6" w:space="0"/>
            </w:tcBorders>
            <w:shd w:val="clear" w:color="auto" w:fill="FFFFFF"/>
            <w:vAlign w:val="center"/>
            <w:hideMark w:val="1"/>
          </w:tcPr>
          <w:p w14:paraId="3843872D" w14:textId="77777777" w:rsidR="007801C9" w:rsidRPr="00321B78" w:rsidRDefault="007801C9" w:rsidP="007801C9" vyd:_id="vyd:000000000000vc">
            <w:pPr>
              <w:spacing w:line="360" w:lineRule="auto"/>
              <w:ind w:firstLine="709"/>
              <w:rPr>
                <w:rFonts w:cs="Times New Roman"/>
                <w:szCs w:val="20"/>
              </w:rPr>
            </w:pPr>
            <w:r>
              <w:rPr>
                <w:rFonts w:cs="Times New Roman"/>
                <w:szCs w:val="20"/>
              </w:rPr>
              <w:t vyd:_id="vyd:000000000000vd">3 620,2</w:t>
            </w:r>
          </w:p>
        </w:tc>
      </w:tr>
    </w:tbl>
    <w:p w14:paraId="32000CC7" w14:textId="5D836BBC" w:rsidR="00F133DF" w:rsidRPr="00321B78" w:rsidRDefault="00F133DF" w:rsidP="00EF5CA2" vyd:_id="vyd:000000000000v8">
      <w:pPr>
        <w:spacing w:line="360" w:lineRule="auto"/>
        <w:rPr>
          <w:rFonts w:cs="Times New Roman"/>
          <w:sz w:val="28"/>
          <w:szCs w:val="28"/>
        </w:rPr>
      </w:pPr>
    </w:p>
    <w:p w14:paraId="63ECD069" w14:textId="0CAC6B6A" w:rsidR="007801C9" w:rsidRPr="00321B78" w:rsidRDefault="007801C9" w:rsidP="00EF5CA2" vyd:_id="vyd:000000000000v3">
      <w:pPr>
        <w:spacing w:line="360" w:lineRule="auto"/>
        <w:ind w:firstLine="709"/>
        <w:rPr>
          <w:rFonts w:cs="Times New Roman"/>
          <w:sz w:val="28"/>
          <w:szCs w:val="28"/>
        </w:rPr>
      </w:pPr>
      <w:r>
        <w:rPr>
          <w:rFonts w:cs="Times New Roman"/>
          <w:sz w:val="28"/>
          <w:szCs w:val="28"/>
        </w:rPr>
        <w:t vyd:_id="vyd:000000000000v7" xml:space="preserve">Во исполнение статьи 8.2 Федеральный закон от 26.12.2008 № 294-ФЗ «О защите прав юридических лиц и индивидуальных предпринимателей при осуществлении государственного контроля (надзора) и муниципального контроля», в целях предупреждения нарушений юридическими лицами и индивидуальными предпринимателями обязательных требований, устранения причин, факторов и условий, способствующих нарушениям обязательных требований, </w:t>
      </w:r>
      <w:r>
        <w:rPr>
          <w:rFonts w:cs="Times New Roman"/>
          <w:sz w:val="28"/>
          <w:b w:val="1"/>
          <w:bCs w:val="1"/>
          <w:szCs w:val="28"/>
        </w:rPr>
        <w:t vyd:_id="vyd:000000000000v6">службой разработан перечень мероприятий по профилактике нарушений обязательных требований природоохранного законодательства Российской Федерации</w:t>
      </w:r>
      <w:r>
        <w:rPr>
          <w:rFonts w:cs="Times New Roman"/>
          <w:sz w:val="28"/>
          <w:vertAlign w:val="superscript"/>
          <w:szCs w:val="28"/>
        </w:rPr>
        <w:footnoteReference vyd:_id="vyd:000000000000v5" w:id="149"/>
      </w:r>
      <w:r>
        <w:rPr>
          <w:rFonts w:cs="Times New Roman"/>
          <w:sz w:val="28"/>
          <w:szCs w:val="28"/>
        </w:rPr>
        <w:t vyd:_id="vyd:000000000000v4">.</w:t>
      </w:r>
    </w:p>
    <w:p w14:paraId="6AB6B9DC" w14:textId="1EBE3E78" w:rsidR="00561703" w:rsidRDefault="007801C9" w:rsidP="007801C9" vyd:_id="vyd:000000000000uq">
      <w:pPr>
        <w:spacing w:line="360" w:lineRule="auto"/>
        <w:ind w:firstLine="709"/>
        <w:rPr>
          <w:rFonts w:cs="Times New Roman"/>
          <w:sz w:val="28"/>
          <w:szCs w:val="28"/>
        </w:rPr>
      </w:pPr>
      <w:r>
        <w:rPr>
          <w:rFonts w:cs="Times New Roman"/>
          <w:sz w:val="28"/>
          <w:szCs w:val="28"/>
        </w:rPr>
        <w:t vyd:_id="vyd:000000000000v2" xml:space="preserve">При этом представляется, что принимаемых мер все равно недостаточно. </w:t>
      </w:r>
      <w:r>
        <w:rPr>
          <w:rFonts w:cs="Times New Roman"/>
          <w:sz w:val="28"/>
          <w:szCs w:val="28"/>
        </w:rPr>
        <w:t vyd:_id="vyd:000000000000v1" xml:space="preserve"> Несмотря на двукратное увеличение количества привлеченных к ответственности за правонарушения в сфере </w:t>
      </w:r>
      <w:r>
        <w:rPr>
          <w:rFonts w:cs="Times New Roman"/>
          <w:sz w:val="28"/>
          <w:szCs w:val="28"/>
        </w:rPr>
        <w:t vyd:_id="vyd:000000000000v0" xml:space="preserve">охраны окружающей среды, количество штрафов уменьшилось вдвое. </w:t>
      </w:r>
      <w:r>
        <w:rPr>
          <w:rFonts w:cs="Times New Roman"/>
          <w:sz w:val="28"/>
          <w:szCs w:val="28"/>
        </w:rPr>
        <w:t vyd:_id="vyd:000000000000uz" xml:space="preserve">Правовые нормы, регулирующие </w:t>
      </w:r>
      <w:r>
        <w:rPr>
          <w:rFonts w:cs="Times New Roman"/>
          <w:sz w:val="28"/>
          <w:szCs w:val="28"/>
        </w:rPr>
        <w:t vyd:_id="vyd:000000000000uy" xml:space="preserve">риск-ориентированный подход рассчитаны на снижение нагрузки на предпринимателей, вместе с тем, вопрос непривлечения к ответственности за правонарушения в виде штрафа может оказать негативное влияние на </w:t>
      </w:r>
      <w:r>
        <w:rPr>
          <w:rFonts w:cs="Times New Roman"/>
          <w:sz w:val="28"/>
          <w:szCs w:val="28"/>
        </w:rPr>
        <w:t vyd:_id="vyd:000000000000ux">их количество в будущем. Профилактические мероприятия, преследующие своей целью предотвращение наступления негативных последствий</w:t>
      </w:r>
      <w:r>
        <w:rPr>
          <w:rFonts w:cs="Times New Roman"/>
          <w:sz w:val="28"/>
          <w:szCs w:val="28"/>
        </w:rPr>
        <w:t vyd:_id="vyd:000000000000uw">,</w:t>
      </w:r>
      <w:r>
        <w:rPr>
          <w:rFonts w:cs="Times New Roman"/>
          <w:sz w:val="28"/>
          <w:szCs w:val="28"/>
        </w:rPr>
        <w:t vyd:_id="vyd:000000000000uv" xml:space="preserve"> при обнаружении реального ущерба</w:t>
      </w:r>
      <w:r>
        <w:rPr>
          <w:rFonts w:cs="Times New Roman"/>
          <w:sz w:val="28"/>
          <w:szCs w:val="28"/>
        </w:rPr>
        <w:t vyd:_id="vyd:000000000000uu" xml:space="preserve"> не способны достичь своего предназначения ввиду наличия явного противоречия основным принципам защиты окружающей среды. Данные обстоятельства </w:t>
      </w:r>
      <w:r>
        <w:rPr>
          <w:rFonts w:cs="Times New Roman"/>
          <w:sz w:val="28"/>
          <w:szCs w:val="28"/>
        </w:rPr>
        <w:t vyd:_id="vyd:000000000000ut">демонстрируют</w:t>
      </w:r>
      <w:r>
        <w:rPr>
          <w:rFonts w:cs="Times New Roman"/>
          <w:sz w:val="28"/>
          <w:szCs w:val="28"/>
        </w:rPr>
        <w:t vyd:_id="vyd:000000000000us" xml:space="preserve"> несовершенство законодательства в части предупреждения негативных последствий </w:t>
      </w:r>
      <w:r>
        <w:rPr>
          <w:rFonts w:cs="Times New Roman"/>
          <w:sz w:val="28"/>
          <w:szCs w:val="28"/>
        </w:rPr>
        <w:t vyd:_id="vyd:000000000000ur">от правонарушений.</w:t>
      </w:r>
    </w:p>
    <w:p w14:paraId="112D5FA7" w14:textId="02368671" w:rsidR="009F2349" w:rsidRDefault="00776230" w:rsidP="00561703" vyd:_id="vyd:000000000000uk">
      <w:pPr>
        <w:spacing w:line="360" w:lineRule="auto"/>
        <w:ind w:firstLine="709"/>
        <w:rPr>
          <w:rFonts w:cs="Times New Roman"/>
          <w:sz w:val="28"/>
          <w:szCs w:val="28"/>
        </w:rPr>
      </w:pPr>
      <w:r>
        <w:rPr>
          <w:rFonts w:cs="Times New Roman"/>
          <w:sz w:val="28"/>
          <w:szCs w:val="28"/>
        </w:rPr>
        <w:t vyd:_id="vyd:000000000000up">Представляется, что д</w:t>
      </w:r>
      <w:r>
        <w:rPr>
          <w:rFonts w:cs="Times New Roman"/>
          <w:sz w:val="28"/>
          <w:szCs w:val="28"/>
        </w:rPr>
        <w:t vyd:_id="vyd:000000000000uo">обросовестным исполнением возложенных обязанностей на органы исполнительной власти, ответственных за осуществление экологического надзора, является информирование, пресечение и устранение последствий правонарушений, а не</w:t>
      </w:r>
      <w:r>
        <w:rPr>
          <w:rFonts w:cs="Times New Roman"/>
          <w:sz w:val="28"/>
          <w:szCs w:val="28"/>
        </w:rPr>
        <w:t vyd:_id="vyd:000000000000un" xml:space="preserve"> </w:t>
      </w:r>
      <w:r>
        <w:rPr>
          <w:rFonts w:cs="Times New Roman"/>
          <w:sz w:val="28"/>
          <w:szCs w:val="28"/>
        </w:rPr>
        <w:t vyd:_id="vyd:000000000000um">формирование статистической отчетности</w:t>
      </w:r>
      <w:r>
        <w:rPr>
          <w:rFonts w:cs="Times New Roman"/>
          <w:sz w:val="28"/>
          <w:szCs w:val="28"/>
        </w:rPr>
        <w:t vyd:_id="vyd:000000000000ul">.</w:t>
      </w:r>
    </w:p>
    <w:p w14:paraId="68ED8FD9" w14:textId="11E6F4A7" w:rsidR="00776230" w:rsidRDefault="00776230" w:rsidP="00561703" vyd:_id="vyd:000000000000uf">
      <w:pPr>
        <w:spacing w:line="360" w:lineRule="auto"/>
        <w:ind w:firstLine="709"/>
        <w:rPr>
          <w:rFonts w:cs="Times New Roman"/>
          <w:sz w:val="28"/>
          <w:szCs w:val="28"/>
        </w:rPr>
      </w:pPr>
      <w:r>
        <w:rPr>
          <w:rFonts w:cs="Times New Roman"/>
          <w:sz w:val="28"/>
          <w:szCs w:val="28"/>
        </w:rPr>
        <w:t vyd:_id="vyd:000000000000uj">Более того, при наличии существующи</w:t>
      </w:r>
      <w:r>
        <w:rPr>
          <w:rFonts w:cs="Times New Roman"/>
          <w:sz w:val="28"/>
          <w:szCs w:val="28"/>
        </w:rPr>
        <w:t vyd:_id="vyd:000000000000ui">х</w:t>
      </w:r>
      <w:r>
        <w:rPr>
          <w:rFonts w:cs="Times New Roman"/>
          <w:sz w:val="28"/>
          <w:szCs w:val="28"/>
        </w:rPr>
        <w:t vyd:_id="vyd:000000000000uh" xml:space="preserve"> угроз безопасности экосистемам озера Байкал и БПТ</w:t>
      </w:r>
      <w:r>
        <w:rPr>
          <w:rFonts w:cs="Times New Roman"/>
          <w:sz w:val="28"/>
          <w:szCs w:val="28"/>
        </w:rPr>
        <w:t vyd:_id="vyd:000000000000ug" xml:space="preserve"> данное бездействие со стороны уполномоченных органов может привести к экологической катастрофе. </w:t>
      </w:r>
    </w:p>
    <w:p w14:paraId="3264EA58" w14:textId="0FD88B51" w:rsidR="007801C9" w:rsidRDefault="007801C9" w:rsidP="007801C9" vyd:_id="vyd:000000000000ud">
      <w:pPr>
        <w:spacing w:line="360" w:lineRule="auto"/>
        <w:ind w:firstLine="709"/>
        <w:rPr>
          <w:rFonts w:cs="Times New Roman"/>
          <w:sz w:val="28"/>
          <w:szCs w:val="28"/>
        </w:rPr>
      </w:pPr>
      <w:r>
        <w:rPr>
          <w:rFonts w:cs="Times New Roman"/>
          <w:sz w:val="28"/>
          <w:szCs w:val="28"/>
        </w:rPr>
        <w:t vyd:_id="vyd:000000000000ue" xml:space="preserve">Так, не решен до сих пор вопрос с Байкальским целлюлозно-бумажным комбинатом – с 2008 года он закрыт, однако на его территории до сих пор осталось огромное количество опасных химикатов, которые могут нанести непоправимый ущерб при попадании в озеро. Река Селенга, являющаяся крупным притоком Байкала, также несет в себе загрязнения, попадающие туда со стороны Монголии – золото- и горнодобывающие предприятия ведут активную добычу. Экспорт воды в Китай, еще не введенная в эксплуатацию ГЭС и прочие угрозы могут погубить уникальный природный объект в считанные годы. </w:t>
      </w:r>
    </w:p>
    <w:p w14:paraId="0165663D" w14:textId="6CA8C429" w:rsidR="00DF4011" w:rsidRDefault="00DF4011" w:rsidP="007801C9" vyd:_id="vyd:000000000000u1">
      <w:pPr>
        <w:spacing w:line="360" w:lineRule="auto"/>
        <w:ind w:firstLine="709"/>
        <w:rPr>
          <w:rFonts w:cs="Times New Roman"/>
          <w:sz w:val="28"/>
          <w:szCs w:val="28"/>
        </w:rPr>
      </w:pPr>
      <w:r>
        <w:rPr>
          <w:rFonts w:cs="Times New Roman"/>
          <w:sz w:val="28"/>
          <w:szCs w:val="28"/>
        </w:rPr>
        <w:t vyd:_id="vyd:000000000000uc">Загрязнение территории осуществлялось не одномоментно, а накапливалось годами. Расположенная рядом с озером железнодорожная станция</w:t>
      </w:r>
      <w:r>
        <w:rPr>
          <w:rFonts w:cs="Times New Roman"/>
          <w:sz w:val="28"/>
          <w:szCs w:val="28"/>
        </w:rPr>
        <w:t vyd:_id="vyd:000000000000ub" xml:space="preserve">, а также отходы, стекающие с расположенного на берегу озера Байкал места отдыха туристов поселка Листвянка, влияют на чрезмерное образование органических водорослей, </w:t>
      </w:r>
      <w:r>
        <w:rPr>
          <w:rFonts w:cs="Times New Roman"/>
          <w:sz w:val="28"/>
          <w:szCs w:val="28"/>
        </w:rPr>
        <w:t vyd:_id="vyd:000000000000ua">в частности</w:t>
      </w:r>
      <w:r>
        <w:rPr>
          <w:rFonts w:cs="Times New Roman"/>
          <w:sz w:val="28"/>
          <w:szCs w:val="28"/>
        </w:rPr>
        <w:t vyd:_id="vyd:000000000000u9" xml:space="preserve"> спирогиры, которые уже на глубине </w:t>
      </w:r>
      <w:r>
        <w:rPr>
          <w:rFonts w:cs="Times New Roman"/>
          <w:sz w:val="28"/>
          <w:szCs w:val="28"/>
        </w:rPr>
        <w:t vyd:_id="vyd:000000000000u8" xml:space="preserve">5–20 </w:t>
      </w:r>
      <w:r>
        <w:rPr>
          <w:rFonts w:cs="Times New Roman"/>
          <w:sz w:val="28"/>
          <w:szCs w:val="28"/>
        </w:rPr>
        <w:t vyd:_id="vyd:000000000000u7" xml:space="preserve">метров негативно воздействуют на флору и фауну, вытесняя </w:t>
      </w:r>
      <w:r>
        <w:rPr>
          <w:rFonts w:cs="Times New Roman"/>
          <w:sz w:val="28"/>
          <w:szCs w:val="28"/>
        </w:rPr>
        <w:t vyd:_id="vyd:000000000000u6">естественных представителей,</w:t>
      </w:r>
      <w:r>
        <w:rPr>
          <w:rFonts w:cs="Times New Roman"/>
          <w:sz w:val="28"/>
          <w:szCs w:val="28"/>
        </w:rPr>
        <w:t vyd:_id="vyd:000000000000u5" xml:space="preserve"> </w:t>
      </w:r>
      <w:r>
        <w:rPr>
          <w:rFonts w:cs="Times New Roman"/>
          <w:sz w:val="28"/>
          <w:szCs w:val="28"/>
        </w:rPr>
        <w:t vyd:_id="vyd:000000000000u4">обеспечивающих фильтрацию и очистку воды в озере</w:t>
      </w:r>
      <w:r>
        <w:rPr>
          <w:rStyle w:val="a6"/>
          <w:rFonts w:cs="Times New Roman"/>
          <w:sz w:val="28"/>
          <w:szCs w:val="28"/>
        </w:rPr>
        <w:footnoteReference vyd:_id="vyd:000000000000u3" w:id="150"/>
      </w:r>
      <w:r>
        <w:rPr>
          <w:rFonts w:cs="Times New Roman"/>
          <w:sz w:val="28"/>
          <w:szCs w:val="28"/>
        </w:rPr>
        <w:t vyd:_id="vyd:000000000000u2">.</w:t>
      </w:r>
    </w:p>
    <w:p w14:paraId="455CC837" w14:textId="584AD9C3" w:rsidR="00E54D76" w:rsidRPr="00321B78" w:rsidRDefault="00E54D76" w:rsidP="007801C9" vyd:_id="vyd:000000000000tt">
      <w:pPr>
        <w:spacing w:line="360" w:lineRule="auto"/>
        <w:ind w:firstLine="709"/>
        <w:rPr>
          <w:rFonts w:cs="Times New Roman"/>
          <w:sz w:val="28"/>
          <w:szCs w:val="28"/>
        </w:rPr>
      </w:pPr>
      <w:r>
        <w:rPr>
          <w:rFonts w:cs="Times New Roman"/>
          <w:sz w:val="28"/>
          <w:szCs w:val="28"/>
        </w:rPr>
        <w:t vyd:_id="vyd:000000000000u0" xml:space="preserve">В связи с тем, что данные </w:t>
      </w:r>
      <w:r>
        <w:rPr>
          <w:rFonts w:cs="Times New Roman"/>
          <w:sz w:val="28"/>
          <w:szCs w:val="28"/>
        </w:rPr>
        <w:t vyd:_id="vyd:000000000000tz" xml:space="preserve">нарушения экологической обстановки пока не вызывают существенной угрозу экологической обстановке, </w:t>
      </w:r>
      <w:r>
        <w:rPr>
          <w:rFonts w:cs="Times New Roman"/>
          <w:sz w:val="28"/>
          <w:szCs w:val="28"/>
        </w:rPr>
        <w:t vyd:_id="vyd:000000000000ty" xml:space="preserve">данная проблема не решается должным образом. В данной ситуации имеющиеся государственные механизмы обеспечения защиты озера не решают имеющихся проблем. </w:t>
      </w:r>
      <w:r>
        <w:rPr>
          <w:rFonts w:cs="Times New Roman"/>
          <w:sz w:val="28"/>
          <w:szCs w:val="28"/>
        </w:rPr>
        <w:t vyd:_id="vyd:000000000000tx" xml:space="preserve">Для полноценного добросовестного исполнения своих обязанностей представителям </w:t>
      </w:r>
      <w:r>
        <w:rPr>
          <w:rFonts w:cs="Times New Roman"/>
          <w:sz w:val="28"/>
          <w:szCs w:val="28"/>
        </w:rPr>
        <w:t vyd:_id="vyd:000000000000tw" xml:space="preserve">федеральных </w:t>
      </w:r>
      <w:r>
        <w:rPr>
          <w:rFonts w:cs="Times New Roman"/>
          <w:sz w:val="28"/>
          <w:szCs w:val="28"/>
        </w:rPr>
        <w:t vyd:_id="vyd:000000000000tv" xml:space="preserve">органов государственной власти необходимо ускорить разработку планов очистки </w:t>
      </w:r>
      <w:r>
        <w:rPr>
          <w:rFonts w:cs="Times New Roman"/>
          <w:sz w:val="28"/>
          <w:szCs w:val="28"/>
        </w:rPr>
        <w:t vyd:_id="vyd:000000000000tu">водоема и обеспечить их реализацию посредством участия контролирующих органов.</w:t>
      </w:r>
    </w:p>
    <w:p w14:paraId="647EEF1C" w14:textId="0D274060" w:rsidR="007801C9" w:rsidRDefault="00D81879" w:rsidP="007801C9" vyd:_id="vyd:000000000000ti">
      <w:pPr>
        <w:spacing w:line="360" w:lineRule="auto"/>
        <w:ind w:firstLine="709"/>
        <w:rPr>
          <w:rFonts w:cs="Times New Roman"/>
          <w:sz w:val="28"/>
          <w:szCs w:val="28"/>
        </w:rPr>
      </w:pPr>
      <w:r>
        <w:rPr>
          <w:rFonts w:cs="Times New Roman"/>
          <w:sz w:val="28"/>
          <w:szCs w:val="28"/>
        </w:rPr>
        <w:t vyd:_id="vyd:000000000000ts">В</w:t>
      </w:r>
      <w:r>
        <w:rPr>
          <w:rFonts w:cs="Times New Roman"/>
          <w:sz w:val="28"/>
          <w:szCs w:val="28"/>
        </w:rPr>
        <w:t vyd:_id="vyd:000000000000tr" xml:space="preserve">идится, что </w:t>
      </w:r>
      <w:r>
        <w:rPr>
          <w:rFonts w:cs="Times New Roman"/>
          <w:sz w:val="28"/>
          <w:szCs w:val="28"/>
        </w:rPr>
        <w:t vyd:_id="vyd:000000000000tq" xml:space="preserve">данная проблема напрямую связана с </w:t>
      </w:r>
      <w:r>
        <w:rPr>
          <w:rFonts w:cs="Times New Roman"/>
          <w:sz w:val="28"/>
          <w:szCs w:val="28"/>
        </w:rPr>
        <w:t vyd:_id="vyd:000000000000tp">нехватк</w:t>
      </w:r>
      <w:r>
        <w:rPr>
          <w:rFonts w:cs="Times New Roman"/>
          <w:sz w:val="28"/>
          <w:szCs w:val="28"/>
        </w:rPr>
        <w:t vyd:_id="vyd:000000000000to">ой</w:t>
      </w:r>
      <w:r>
        <w:rPr>
          <w:rFonts w:cs="Times New Roman"/>
          <w:sz w:val="28"/>
          <w:szCs w:val="28"/>
        </w:rPr>
        <w:t vyd:_id="vyd:000000000000tn" xml:space="preserve"> квалифицированных кадров, финансирования, а также стимулов для работы в экологическом надзоре</w:t>
      </w:r>
      <w:r>
        <w:rPr>
          <w:rFonts w:cs="Times New Roman"/>
          <w:sz w:val="28"/>
          <w:szCs w:val="28"/>
        </w:rPr>
        <w:t vyd:_id="vyd:000000000000tm">, что</w:t>
      </w:r>
      <w:r>
        <w:rPr>
          <w:rFonts w:cs="Times New Roman"/>
          <w:sz w:val="28"/>
          <w:szCs w:val="28"/>
        </w:rPr>
        <w:t vyd:_id="vyd:000000000000tl" xml:space="preserve"> влечет за собой колоссальный ущерб окружающей среде. Требуется обратить пристальное внимание на указанные проблемы при осуществлении риск-ориентированных проверок. Необходимо пересмотреть действующие и грядущие подходы к заботе об окружающей среде, ведь в настоящее время существует масса катастроф, от которых нас отделяет лишь своевременность принятых превентивных мер, которые можно </w:t>
      </w:r>
      <w:r>
        <w:rPr>
          <w:rFonts w:cs="Times New Roman"/>
          <w:sz w:val="28"/>
          <w:szCs w:val="28"/>
        </w:rPr>
        <w:t vyd:_id="vyd:000000000000tk">осуществить</w:t>
      </w:r>
      <w:r>
        <w:rPr>
          <w:rFonts w:cs="Times New Roman"/>
          <w:sz w:val="28"/>
          <w:szCs w:val="28"/>
        </w:rPr>
        <w:t vyd:_id="vyd:000000000000tj" xml:space="preserve"> только благодаря объективной оценке текущей экологической ситуации. </w:t>
      </w:r>
    </w:p>
    <w:p w14:paraId="231CA3FB" w14:textId="1CCBA841" w:rsidR="00BA7A1E" w:rsidRDefault="00824123" w:rsidP="00BA7A1E" vyd:_id="vyd:000000000000tb">
      <w:pPr>
        <w:spacing w:line="360" w:lineRule="auto"/>
        <w:ind w:firstLine="709"/>
        <w:rPr>
          <w:rFonts w:cs="Times New Roman"/>
          <w:sz w:val="28"/>
          <w:szCs w:val="28"/>
        </w:rPr>
      </w:pPr>
      <w:r>
        <w:rPr>
          <w:rFonts w:cs="Times New Roman"/>
          <w:sz w:val="28"/>
          <w:szCs w:val="28"/>
        </w:rPr>
        <w:t vyd:_id="vyd:000000000000th" xml:space="preserve">Согласно статье 42 Конституции Российской Федерации, </w:t>
      </w:r>
      <w:r>
        <w:rPr>
          <w:rFonts w:cs="Times New Roman"/>
          <w:sz w:val="28"/>
          <w:szCs w:val="28"/>
        </w:rPr>
        <w:t vyd:_id="vyd:000000000000tg">к</w:t>
      </w:r>
      <w:r>
        <w:rPr>
          <w:rFonts w:cs="Times New Roman"/>
          <w:sz w:val="28"/>
          <w:szCs w:val="28"/>
        </w:rPr>
        <w:t vyd:_id="vyd:000000000000tf">аждый имеет право на благоприятную окружающую среду, достоверную информацию о ее состоянии и на возмещение ущерба, причиненного его здоровью или имуществу экологическим правонарушением.</w:t>
      </w:r>
      <w:r>
        <w:rPr>
          <w:rFonts w:cs="Times New Roman"/>
          <w:sz w:val="28"/>
          <w:szCs w:val="28"/>
        </w:rPr>
        <w:t vyd:_id="vyd:000000000000te" xml:space="preserve"> Вместе с тем, как уже указывалось выше, </w:t>
      </w:r>
      <w:r>
        <w:rPr>
          <w:rFonts w:cs="Times New Roman"/>
          <w:sz w:val="28"/>
          <w:szCs w:val="28"/>
        </w:rPr>
        <w:t vyd:_id="vyd:000000000000td">не только надзор за состоянием экологической среды является способом добросовестного исполнения контрольно-надзорными и иными органами государственной власти</w:t>
      </w:r>
      <w:r>
        <w:rPr>
          <w:rFonts w:cs="Times New Roman"/>
          <w:sz w:val="28"/>
          <w:szCs w:val="28"/>
        </w:rPr>
        <w:t vyd:_id="vyd:000000000000tc">, но и обеспечение открытости и доступности информации о состоянии окружающей среды являются необходимыми для добросовестного исполнения возложенных полномочий.</w:t>
      </w:r>
    </w:p>
    <w:p w14:paraId="783D8624" w14:textId="77777777" w:rsidR="00B00BF6" w:rsidRPr="00B00BF6" w:rsidRDefault="00B00BF6" w:rsidP="00B00BF6" vyd:_id="vyd:000000000000t8">
      <w:pPr>
        <w:spacing w:line="360" w:lineRule="auto"/>
        <w:ind w:firstLine="709"/>
        <w:rPr>
          <w:rFonts w:cs="Times New Roman"/>
          <w:sz w:val="28"/>
          <w:b w:val="1"/>
          <w:bCs w:val="1"/>
          <w:szCs w:val="28"/>
        </w:rPr>
      </w:pPr>
      <w:bookmarkStart w:id="35" w:name="_Toc53221176" vyd:_id="vyd:000000000000ta"/>
      <w:bookmarkEnd w:id="35"/>
      <w:r>
        <w:rPr>
          <w:rFonts w:cs="Times New Roman"/>
          <w:sz w:val="28"/>
          <w:b w:val="1"/>
          <w:bCs w:val="1"/>
          <w:szCs w:val="28"/>
        </w:rPr>
        <w:t vyd:_id="vyd:000000000000t9">Источники и способы получения информации</w:t>
      </w:r>
    </w:p>
    <w:p w14:paraId="6B500E7C" w14:textId="77777777" w:rsidR="00B00BF6" w:rsidRPr="00B00BF6" w:rsidRDefault="00B00BF6" w:rsidP="00B00BF6" vyd:_id="vyd:000000000000t4">
      <w:pPr>
        <w:spacing w:line="360" w:lineRule="auto"/>
        <w:ind w:firstLine="709"/>
        <w:rPr>
          <w:rFonts w:cs="Times New Roman"/>
          <w:sz w:val="28"/>
          <w:szCs w:val="28"/>
        </w:rPr>
      </w:pPr>
      <w:r>
        <w:rPr>
          <w:rFonts w:cs="Times New Roman"/>
          <w:sz w:val="28"/>
          <w:szCs w:val="28"/>
        </w:rPr>
        <w:t vyd:_id="vyd:000000000000t7">Открытость информации является основным инструментом управления государством, наравне с открытостью данных и открытым диалогом. Экспертами отмечается, что высокие социально-экономические показатели государства напрямую зависят от готовности органов власти предоставлять имеющиеся данные гражданам и представителям бизнес-сообщества</w:t>
      </w:r>
      <w:r>
        <w:rPr>
          <w:rFonts w:cs="Times New Roman"/>
          <w:sz w:val="28"/>
          <w:vertAlign w:val="superscript"/>
          <w:szCs w:val="28"/>
        </w:rPr>
        <w:footnoteReference vyd:_id="vyd:000000000000t6" w:id="151"/>
      </w:r>
      <w:r>
        <w:rPr>
          <w:rFonts w:cs="Times New Roman"/>
          <w:sz w:val="28"/>
          <w:szCs w:val="28"/>
        </w:rPr>
        <w:t vyd:_id="vyd:000000000000t5" xml:space="preserve">. </w:t>
      </w:r>
    </w:p>
    <w:p w14:paraId="79488B2D" w14:textId="77777777" w:rsidR="00B00BF6" w:rsidRPr="00B00BF6" w:rsidRDefault="00B00BF6" w:rsidP="00B00BF6" vyd:_id="vyd:000000000000t0">
      <w:pPr>
        <w:spacing w:line="360" w:lineRule="auto"/>
        <w:ind w:firstLine="709"/>
        <w:rPr>
          <w:rFonts w:cs="Times New Roman"/>
          <w:sz w:val="28"/>
          <w:szCs w:val="28"/>
        </w:rPr>
      </w:pPr>
      <w:r>
        <w:rPr>
          <w:rFonts w:cs="Times New Roman"/>
          <w:sz w:val="28"/>
          <w:szCs w:val="28"/>
        </w:rPr>
        <w:t vyd:_id="vyd:000000000000t3">В соответствии с информационным законодательством к числу принципов, на которых основывается правовое регулирование отношений в сфере информации, информационных технологий и защиты информации, относятся свобода поиска, получения, передачи, производства и распространения информации любым законным способом, установление ограничений доступа к информации только федеральным законом, открытость информации о деятельности государственных органов и органов местного самоуправления и свободный доступ к такой информации, кроме случаев, установленных федеральными законами; достоверность информации и своевременность ее предоставления</w:t>
      </w:r>
      <w:r>
        <w:rPr>
          <w:rFonts w:cs="Times New Roman"/>
          <w:sz w:val="28"/>
          <w:vertAlign w:val="superscript"/>
          <w:szCs w:val="28"/>
        </w:rPr>
        <w:footnoteReference vyd:_id="vyd:000000000000t2" w:id="152"/>
      </w:r>
      <w:r>
        <w:rPr>
          <w:rFonts w:cs="Times New Roman"/>
          <w:sz w:val="28"/>
          <w:szCs w:val="28"/>
        </w:rPr>
        <w:t vyd:_id="vyd:000000000000t1">.</w:t>
      </w:r>
    </w:p>
    <w:p w14:paraId="6F103F58" w14:textId="77777777" w:rsidR="00B00BF6" w:rsidRPr="00B00BF6" w:rsidRDefault="00B00BF6" w:rsidP="00B00BF6" vyd:_id="vyd:000000000000sw">
      <w:pPr>
        <w:spacing w:line="360" w:lineRule="auto"/>
        <w:ind w:firstLine="709"/>
        <w:rPr>
          <w:rFonts w:cs="Times New Roman"/>
          <w:sz w:val="28"/>
          <w:bCs w:val="1"/>
          <w:szCs w:val="28"/>
        </w:rPr>
      </w:pPr>
      <w:r>
        <w:rPr>
          <w:rFonts w:cs="Times New Roman"/>
          <w:sz w:val="28"/>
          <w:bCs w:val="1"/>
          <w:szCs w:val="28"/>
        </w:rPr>
        <w:t vyd:_id="vyd:000000000000sz">Также, государственные органы и органы местного самоуправления, согласно Федеральному закону «Об обеспечении доступа к информации о деятельности государственных органов и органов местного самоуправления», обеспечивают доступ пользователей к информации об их деятельности посредством ее обнародования (опубликования) в средствах массовой информации (статья 12), размещения в сети Интернет (статьи 13 и 14), присутствия граждан (физических лиц), в том числе представителей организаций (юридических лиц) и общественных объединений, на заседаниях, проводимых коллегиальными государственными органами и коллегиальными органами местного самоуправления (статья 15), размещения такой информации в помещениях, занимаемых этими органами, и иных отведенных для этих целей местах (статья 16), предоставления возможности ознакомления с ней в соответствующих государственных и муниципальных учреждениях, а также через библиотечные и архивные фонды (статья 17), обращения с запросом в государственные органы и органы местного самоуправления (статья 18), другими способами, предусмотренными законами и (или) иными нормативными правовыми актами, а в отношении доступа к информации о деятельности органов местного самоуправления - также муниципальными правовыми актами (пункт 7 статьи 6)</w:t>
      </w:r>
      <w:r>
        <w:rPr>
          <w:rFonts w:cs="Times New Roman"/>
          <w:sz w:val="28"/>
          <w:vertAlign w:val="superscript"/>
          <w:bCs w:val="1"/>
          <w:szCs w:val="28"/>
        </w:rPr>
        <w:footnoteReference vyd:_id="vyd:000000000000sy" w:id="153"/>
      </w:r>
      <w:r>
        <w:rPr>
          <w:rFonts w:cs="Times New Roman"/>
          <w:sz w:val="28"/>
          <w:bCs w:val="1"/>
          <w:szCs w:val="28"/>
        </w:rPr>
        <w:t vyd:_id="vyd:000000000000sx">.</w:t>
      </w:r>
    </w:p>
    <w:p w14:paraId="5D5B18DD" w14:textId="77777777" w:rsidR="00B00BF6" w:rsidRPr="00B00BF6" w:rsidRDefault="00B00BF6" w:rsidP="00B00BF6" vyd:_id="vyd:000000000000su">
      <w:pPr>
        <w:spacing w:line="360" w:lineRule="auto"/>
        <w:ind w:firstLine="709"/>
        <w:rPr>
          <w:rFonts w:cs="Times New Roman"/>
          <w:sz w:val="28"/>
          <w:b w:val="1"/>
          <w:bCs w:val="1"/>
          <w:szCs w:val="28"/>
        </w:rPr>
      </w:pPr>
      <w:r>
        <w:rPr>
          <w:rFonts w:cs="Times New Roman"/>
          <w:sz w:val="28"/>
          <w:b w:val="1"/>
          <w:bCs w:val="1"/>
          <w:szCs w:val="28"/>
        </w:rPr>
        <w:t vyd:_id="vyd:000000000000sv">Экологическая информация</w:t>
      </w:r>
    </w:p>
    <w:p w14:paraId="0AD5C6E8" w14:textId="77777777" w:rsidR="00B00BF6" w:rsidRPr="00B00BF6" w:rsidRDefault="00B00BF6" w:rsidP="00B00BF6" vyd:_id="vyd:000000000000ss">
      <w:pPr>
        <w:spacing w:line="360" w:lineRule="auto"/>
        <w:ind w:firstLine="709"/>
        <w:rPr>
          <w:rFonts w:cs="Times New Roman"/>
          <w:sz w:val="28"/>
          <w:bCs w:val="1"/>
          <w:szCs w:val="28"/>
        </w:rPr>
      </w:pPr>
      <w:r>
        <w:rPr>
          <w:rFonts w:cs="Times New Roman"/>
          <w:sz w:val="28"/>
          <w:bCs w:val="1"/>
          <w:szCs w:val="28"/>
        </w:rPr>
        <w:t vyd:_id="vyd:000000000000st">Важную роль в современном мире занимают открытые данные об экологическом благосостоянии природы и ее компонентов.</w:t>
      </w:r>
    </w:p>
    <w:p w14:paraId="463C65FB" w14:textId="77777777" w:rsidR="00B00BF6" w:rsidRPr="00B00BF6" w:rsidRDefault="00B00BF6" w:rsidP="00B00BF6" vyd:_id="vyd:000000000000so">
      <w:pPr>
        <w:spacing w:line="360" w:lineRule="auto"/>
        <w:ind w:firstLine="709"/>
        <w:rPr>
          <w:rFonts w:cs="Times New Roman"/>
          <w:sz w:val="28"/>
          <w:bCs w:val="1"/>
          <w:szCs w:val="28"/>
        </w:rPr>
      </w:pPr>
      <w:r>
        <w:rPr>
          <w:rFonts w:cs="Times New Roman"/>
          <w:sz w:val="28"/>
          <w:bCs w:val="1"/>
          <w:szCs w:val="28"/>
        </w:rPr>
        <w:t vyd:_id="vyd:000000000000sr">Так, право на достоверную информацию об окружающей среде закреплено (статья 42 Конституции РФ) наряду с иными основными правами и свободами человека и гражданина в Российской Федерации</w:t>
      </w:r>
      <w:r>
        <w:rPr>
          <w:rFonts w:cs="Times New Roman"/>
          <w:sz w:val="28"/>
          <w:vertAlign w:val="superscript"/>
          <w:bCs w:val="1"/>
          <w:szCs w:val="28"/>
        </w:rPr>
        <w:footnoteReference vyd:_id="vyd:000000000000sq" w:id="154"/>
      </w:r>
      <w:r>
        <w:rPr>
          <w:rFonts w:cs="Times New Roman"/>
          <w:sz w:val="28"/>
          <w:bCs w:val="1"/>
          <w:szCs w:val="28"/>
        </w:rPr>
        <w:t vyd:_id="vyd:000000000000sp">.</w:t>
      </w:r>
    </w:p>
    <w:p w14:paraId="162134C3" w14:textId="77777777" w:rsidR="00B00BF6" w:rsidRPr="00B00BF6" w:rsidRDefault="00B00BF6" w:rsidP="00B00BF6" vyd:_id="vyd:000000000000sm">
      <w:pPr>
        <w:spacing w:line="360" w:lineRule="auto"/>
        <w:ind w:firstLine="709"/>
        <w:rPr>
          <w:rFonts w:cs="Times New Roman"/>
          <w:sz w:val="28"/>
          <w:bCs w:val="1"/>
          <w:szCs w:val="28"/>
        </w:rPr>
      </w:pPr>
      <w:r>
        <w:rPr>
          <w:rFonts w:cs="Times New Roman"/>
          <w:sz w:val="28"/>
          <w:bCs w:val="1"/>
          <w:szCs w:val="28"/>
        </w:rPr>
        <w:t vyd:_id="vyd:000000000000sn">Более того, в 2020 году в Конституцию были внесены изменения, касающиеся охраны окружающей среды.</w:t>
      </w:r>
    </w:p>
    <w:p w14:paraId="12F1E9DF" w14:textId="77777777" w:rsidR="00B00BF6" w:rsidRPr="00B00BF6" w:rsidRDefault="00B00BF6" w:rsidP="00B00BF6" vyd:_id="vyd:000000000000sk">
      <w:pPr>
        <w:spacing w:line="360" w:lineRule="auto"/>
        <w:ind w:firstLine="709"/>
        <w:rPr>
          <w:rFonts w:cs="Times New Roman"/>
          <w:sz w:val="28"/>
          <w:bCs w:val="1"/>
          <w:szCs w:val="28"/>
        </w:rPr>
      </w:pPr>
      <w:r>
        <w:rPr>
          <w:rFonts w:cs="Times New Roman"/>
          <w:sz w:val="28"/>
          <w:bCs w:val="1"/>
          <w:szCs w:val="28"/>
        </w:rPr>
        <w:t vyd:_id="vyd:000000000000sl">Согласно внесенным изменениям, к новым полномочиям Правительства Российской Федерации относятся, в частности:</w:t>
      </w:r>
    </w:p>
    <w:p w14:paraId="65A5B8FF" w14:textId="77777777" w:rsidR="00B00BF6" w:rsidRPr="00B00BF6" w:rsidRDefault="00B00BF6" w:rsidP="00B00BF6" vyd:_id="vyd:000000000000si">
      <w:pPr>
        <w:spacing w:line="360" w:lineRule="auto"/>
        <w:ind w:firstLine="709"/>
        <w:rPr>
          <w:rFonts w:cs="Times New Roman"/>
          <w:sz w:val="28"/>
          <w:bCs w:val="1"/>
          <w:szCs w:val="28"/>
        </w:rPr>
      </w:pPr>
      <w:r>
        <w:rPr>
          <w:rFonts w:cs="Times New Roman"/>
          <w:sz w:val="28"/>
          <w:bCs w:val="1"/>
          <w:szCs w:val="28"/>
        </w:rPr>
        <w:t vyd:_id="vyd:000000000000sj">- обеспечение проведения в Российской Федерации единой социально ориентированной государственной политики в области культуры, науки, образования, здравоохранения, социального обеспечения, поддержки, укрепления и защиты семьи, сохранения традиционных семейных ценностей, а также в области охраны окружающей среды;</w:t>
      </w:r>
    </w:p>
    <w:p w14:paraId="21B6F631" w14:textId="77777777" w:rsidR="00B00BF6" w:rsidRPr="00B00BF6" w:rsidRDefault="00B00BF6" w:rsidP="00B00BF6" vyd:_id="vyd:000000000000sg">
      <w:pPr>
        <w:spacing w:line="360" w:lineRule="auto"/>
        <w:ind w:firstLine="709"/>
        <w:rPr>
          <w:rFonts w:cs="Times New Roman"/>
          <w:sz w:val="28"/>
          <w:bCs w:val="1"/>
          <w:szCs w:val="28"/>
        </w:rPr>
      </w:pPr>
      <w:r>
        <w:rPr>
          <w:rFonts w:cs="Times New Roman"/>
          <w:sz w:val="28"/>
          <w:bCs w:val="1"/>
          <w:szCs w:val="28"/>
        </w:rPr>
        <w:t vyd:_id="vyd:000000000000sh">- осуществление мер, направленных на создание благоприятных условий жизнедеятельности населения, снижение негативного воздействия хозяйственной и иной деятельности на окружающую среду, сохранение уникального природного и биологического многообразия страны, формирование в обществе ответственного отношения к животным.</w:t>
      </w:r>
    </w:p>
    <w:p w14:paraId="030F6A54" w14:textId="77777777" w:rsidR="00B00BF6" w:rsidRPr="00B00BF6" w:rsidRDefault="00B00BF6" w:rsidP="00B00BF6" vyd:_id="vyd:000000000000s8">
      <w:pPr>
        <w:spacing w:line="360" w:lineRule="auto"/>
        <w:ind w:firstLine="709"/>
        <w:rPr>
          <w:rFonts w:cs="Times New Roman"/>
          <w:sz w:val="28"/>
          <w:bCs w:val="1"/>
          <w:szCs w:val="28"/>
        </w:rPr>
      </w:pPr>
      <w:bookmarkStart w:id="36" w:name="Кроме_наблюдений_за_загрязнением_почв_то" vyd:_id="vyd:000000000000sf"/>
      <w:bookmarkEnd w:id="36"/>
      <w:bookmarkStart w:id="37" w:name="Загрязнение_водосборных_площадей_и_сброс" vyd:_id="vyd:000000000000se"/>
      <w:bookmarkEnd w:id="37"/>
      <w:bookmarkStart w:id="38" w:name="Качество_воды_основных_рек_страны,_их_пр" vyd:_id="vyd:000000000000sd"/>
      <w:bookmarkEnd w:id="38"/>
      <w:bookmarkStart w:id="39" w:name="В_России_наблюдается_увеличение_выбросов" vyd:_id="vyd:000000000000sc"/>
      <w:bookmarkEnd w:id="39"/>
      <w:r>
        <w:rPr>
          <w:rFonts w:cs="Times New Roman"/>
          <w:sz w:val="28"/>
          <w:bCs w:val="1"/>
          <w:szCs w:val="28"/>
        </w:rPr>
        <w:t vyd:_id="vyd:000000000000sb">Необходимо отметить, что в 2019 г. качество атмосферного воздуха в городах (по отдельным показателям) по-прежнему сохраняется неудовлетворительным. В 133 городах с населением 50,6 млн. человек средняя за год концентрация какой-либо примеси превышала 1 ПДК. В 47 городах средние за год концентрации поступающего в атмосферу при сгорании топлива бенз(а)пирена превышали 1 ПДК. В 45 городах максимальные из среднемесячных (среднесуточных) концентраций бенз(а)пирена превышали 5 ПДК. В 40 городах (18% городов) качество атмосферного воздуха характеризовалось высоким и очень высоким уровнем загрязнения, из них 22 города расположены в Сибирском федеральном округе. В 35 городах с населением 10,7 млн. человек были отмечены максимальные концентрации примесей выше 10 ПД. Всего за 2019 г. было зарегистрировано 139 случаев превышения 10 ПДК загрязняющих веществ. Приоритетный список городов с наибольшим уровнем загрязнения в 2019 г. включает 18 городов с населением 3,3 млн. жителей (в 2018 г. - 22 города с населением 5,1 млн. жителей). При этом отмечается рост уровня загрязнения атмосферного воздуха бенз(а)пиреном в городах на Азиатской части территории России, которая характеризуется особо неблагоприятными для рассеивания при</w:t>
      </w:r>
      <w:bookmarkStart w:id="40" w:name="Вокруг_городов_с_объектами_металлургичес" vyd:_id="vyd:000000000000sa"/>
      <w:bookmarkEnd w:id="40"/>
      <w:r>
        <w:rPr>
          <w:rFonts w:cs="Times New Roman"/>
          <w:sz w:val="28"/>
          <w:bCs w:val="1"/>
          <w:szCs w:val="28"/>
        </w:rPr>
        <w:t vyd:_id="vyd:000000000000s9">месей метеорологическими условиями.</w:t>
      </w:r>
    </w:p>
    <w:p w14:paraId="016ED8A9" w14:textId="77777777" w:rsidR="00B00BF6" w:rsidRPr="00B00BF6" w:rsidRDefault="00B00BF6" w:rsidP="00B00BF6" vyd:_id="vyd:000000000000s4">
      <w:pPr>
        <w:spacing w:line="360" w:lineRule="auto"/>
        <w:ind w:firstLine="709"/>
        <w:rPr>
          <w:rFonts w:cs="Times New Roman"/>
          <w:sz w:val="28"/>
          <w:bCs w:val="1"/>
          <w:szCs w:val="28"/>
        </w:rPr>
      </w:pPr>
      <w:r>
        <w:rPr>
          <w:rFonts w:cs="Times New Roman"/>
          <w:sz w:val="28"/>
          <w:bCs w:val="1"/>
          <w:szCs w:val="28"/>
        </w:rPr>
        <w:t vyd:_id="vyd:000000000000s7">Вокруг городов с объектами металлургической, топливной, энергетической, химической, нефтехимической промышленности сложились ареалы хронически загрязненных почв c радиусом от 1 до 20 км. Почвы территорий промышленных центров и прилегающих к ним районов загрязнены тяжелыми металлами, которые накапливаются в условиях перманентного техногенного воздействия при поступлении загрязняющих веществ из атмосферы и другими путями</w:t>
      </w:r>
      <w:r>
        <w:rPr>
          <w:rFonts w:cs="Times New Roman"/>
          <w:sz w:val="28"/>
          <w:vertAlign w:val="superscript"/>
          <w:bCs w:val="1"/>
          <w:szCs w:val="28"/>
        </w:rPr>
        <w:footnoteReference vyd:_id="vyd:000000000000s6" w:id="155"/>
      </w:r>
      <w:r>
        <w:rPr>
          <w:rFonts w:cs="Times New Roman"/>
          <w:sz w:val="28"/>
          <w:bCs w:val="1"/>
          <w:szCs w:val="28"/>
        </w:rPr>
        <w:t vyd:_id="vyd:000000000000s5">.</w:t>
      </w:r>
    </w:p>
    <w:p w14:paraId="147A6B18" w14:textId="77777777" w:rsidR="00B00BF6" w:rsidRPr="00B00BF6" w:rsidRDefault="00B00BF6" w:rsidP="00B00BF6" vyd:_id="vyd:000000000000s0">
      <w:pPr>
        <w:spacing w:line="360" w:lineRule="auto"/>
        <w:ind w:firstLine="709"/>
        <w:rPr>
          <w:rFonts w:cs="Times New Roman"/>
          <w:sz w:val="28"/>
          <w:bCs w:val="1"/>
          <w:szCs w:val="28"/>
        </w:rPr>
      </w:pPr>
      <w:r>
        <w:rPr>
          <w:rFonts w:cs="Times New Roman"/>
          <w:sz w:val="28"/>
          <w:bCs w:val="1"/>
          <w:szCs w:val="28"/>
        </w:rPr>
        <w:t vyd:_id="vyd:000000000000s3">В подобных условиях, гражданам становится жизненно необходима достоверная и открытая информация о состоянии окружающей среды – т.н.</w:t>
      </w:r>
      <w:r>
        <w:rPr>
          <w:rFonts w:cs="Times New Roman"/>
          <w:sz w:val="28"/>
          <w:b w:val="1"/>
          <w:bCs w:val="1"/>
          <w:szCs w:val="28"/>
        </w:rPr>
        <w:t vyd:_id="vyd:000000000000s2" xml:space="preserve"> «экологическая информация»</w:t>
      </w:r>
      <w:r>
        <w:rPr>
          <w:rFonts w:cs="Times New Roman"/>
          <w:sz w:val="28"/>
          <w:bCs w:val="1"/>
          <w:szCs w:val="28"/>
        </w:rPr>
        <w:t vyd:_id="vyd:000000000000s1">.</w:t>
      </w:r>
    </w:p>
    <w:p w14:paraId="376B3BD3" w14:textId="77777777" w:rsidR="00B00BF6" w:rsidRPr="00B00BF6" w:rsidRDefault="00B00BF6" w:rsidP="00B00BF6" vyd:_id="vyd:000000000000rr">
      <w:pPr>
        <w:spacing w:line="360" w:lineRule="auto"/>
        <w:ind w:firstLine="709"/>
        <w:rPr>
          <w:rFonts w:cs="Times New Roman"/>
          <w:sz w:val="28"/>
          <w:bCs w:val="1"/>
          <w:szCs w:val="28"/>
        </w:rPr>
      </w:pPr>
      <w:r>
        <w:rPr>
          <w:rFonts w:cs="Times New Roman"/>
          <w:sz w:val="28"/>
          <w:b w:val="1"/>
          <w:bCs w:val="1"/>
          <w:szCs w:val="28"/>
        </w:rPr>
        <w:t vyd:_id="vyd:000000000000rz">Под экологической информацией</w:t>
      </w:r>
      <w:r>
        <w:rPr>
          <w:rFonts w:cs="Times New Roman"/>
          <w:sz w:val="28"/>
          <w:bCs w:val="1"/>
          <w:szCs w:val="28"/>
        </w:rPr>
        <w:t vyd:_id="vyd:000000000000ry" xml:space="preserve"> </w:t>
      </w:r>
      <w:r>
        <w:rPr>
          <w:rFonts w:cs="Times New Roman"/>
          <w:sz w:val="28"/>
          <w:b w:val="1"/>
          <w:bCs w:val="1"/>
          <w:szCs w:val="28"/>
        </w:rPr>
        <w:t vyd:_id="vyd:000000000000rx">понимаются</w:t>
      </w:r>
      <w:r>
        <w:rPr>
          <w:rFonts w:cs="Times New Roman"/>
          <w:sz w:val="28"/>
          <w:bCs w:val="1"/>
          <w:szCs w:val="28"/>
        </w:rPr>
        <w:t vyd:_id="vyd:000000000000rw" xml:space="preserve"> сведения о фактах, событиях, лицах, явлениях, имеющих важное значение для охраны окружающей среды, обеспечения благоприятных условий для проживания на данной территории, независимо от формы их представления. В научной литературе приводятся мнения о том, что такие данные должны быть основаны на принципах и положениях Орхусской конвенции, содержащей подробный перечень сведений, относящихся к экологической информации</w:t>
      </w:r>
      <w:r>
        <w:rPr>
          <w:rFonts w:cs="Times New Roman"/>
          <w:sz w:val="28"/>
          <w:vertAlign w:val="superscript"/>
          <w:bCs w:val="1"/>
          <w:szCs w:val="28"/>
        </w:rPr>
        <w:footnoteReference vyd:_id="vyd:000000000000rv" w:id="156"/>
      </w:r>
      <w:r>
        <w:rPr>
          <w:rFonts w:cs="Times New Roman"/>
          <w:sz w:val="28"/>
          <w:bCs w:val="1"/>
          <w:szCs w:val="28"/>
        </w:rPr>
        <w:t vyd:_id="vyd:000000000000ru">. В частности, Н.Г. Жаворонкова и Г.В. Выпханова отмечают, что, к сожалению, в настоящее время подобные подходы не применимы для России в связи с неучастием ее в данной Конвенции. Это позволило бы заметно упростить экологическое стратегирование в части перманентной актуализации данных</w:t>
      </w:r>
      <w:r>
        <w:rPr>
          <w:rFonts w:cs="Times New Roman"/>
          <w:sz w:val="28"/>
          <w:vertAlign w:val="superscript"/>
          <w:bCs w:val="1"/>
          <w:szCs w:val="28"/>
        </w:rPr>
        <w:footnoteReference vyd:_id="vyd:000000000000rt" w:id="157"/>
      </w:r>
      <w:r>
        <w:rPr>
          <w:rFonts w:cs="Times New Roman"/>
          <w:sz w:val="28"/>
          <w:bCs w:val="1"/>
          <w:szCs w:val="28"/>
        </w:rPr>
        <w:t vyd:_id="vyd:000000000000rs">.</w:t>
      </w:r>
    </w:p>
    <w:p w14:paraId="27E2D8A3" w14:textId="77777777" w:rsidR="00B00BF6" w:rsidRPr="00B00BF6" w:rsidRDefault="00B00BF6" w:rsidP="00B00BF6" vyd:_id="vyd:000000000000rn">
      <w:pPr>
        <w:spacing w:line="360" w:lineRule="auto"/>
        <w:ind w:firstLine="709"/>
        <w:rPr>
          <w:rFonts w:cs="Times New Roman"/>
          <w:sz w:val="28"/>
          <w:szCs w:val="28"/>
        </w:rPr>
      </w:pPr>
      <w:r>
        <w:rPr>
          <w:rFonts w:cs="Times New Roman"/>
          <w:sz w:val="28"/>
          <w:szCs w:val="28"/>
        </w:rPr>
        <w:t vyd:_id="vyd:000000000000rq">В российском законодательстве была предпринята попытка закрепления термина «экологическая информация» после того, как Президент России В.В. Путин утвердил Перечень поручений по итогам заседания Государственного совета по вопросу «Об экологическом развитии Российской Федерации в интересах будущих поколений», состоявшегося 27 декабря 2016 года</w:t>
      </w:r>
      <w:r>
        <w:rPr>
          <w:rFonts w:cs="Times New Roman"/>
          <w:sz w:val="28"/>
          <w:vertAlign w:val="superscript"/>
          <w:szCs w:val="28"/>
        </w:rPr>
        <w:footnoteReference vyd:_id="vyd:000000000000rp" w:id="158"/>
      </w:r>
      <w:r>
        <w:rPr>
          <w:rFonts w:cs="Times New Roman"/>
          <w:sz w:val="28"/>
          <w:szCs w:val="28"/>
        </w:rPr>
        <w:t vyd:_id="vyd:000000000000ro">.</w:t>
      </w:r>
    </w:p>
    <w:p w14:paraId="449DC01A" w14:textId="77777777" w:rsidR="00B00BF6" w:rsidRPr="00B00BF6" w:rsidRDefault="00B00BF6" w:rsidP="00B00BF6" vyd:_id="vyd:000000000000rl">
      <w:pPr>
        <w:spacing w:line="360" w:lineRule="auto"/>
        <w:ind w:firstLine="709"/>
        <w:rPr>
          <w:rFonts w:cs="Times New Roman"/>
          <w:sz w:val="28"/>
          <w:szCs w:val="28"/>
        </w:rPr>
      </w:pPr>
      <w:r>
        <w:rPr>
          <w:rFonts w:cs="Times New Roman"/>
          <w:sz w:val="28"/>
          <w:szCs w:val="28"/>
        </w:rPr>
        <w:t vyd:_id="vyd:000000000000rm" xml:space="preserve">Так, согласно пункту 1в-5 указанного Перечня, Правительству Российской Федерации поручается внести в законодательство определение понятия «экологическая информация», порядка доступа к ней и отнесение такой информации к общедоступной информации, размещаемой государственными органами и органами местного самоуправления в информационно-телекоммуникационной сети Интернет в форме открытых данных. Срок исполнения был установлен до 1 ноября 2017 года. </w:t>
      </w:r>
    </w:p>
    <w:p w14:paraId="72DF8BF2" w14:textId="77777777" w:rsidR="00B00BF6" w:rsidRPr="00B00BF6" w:rsidRDefault="00B00BF6" w:rsidP="00B00BF6" vyd:_id="vyd:000000000000rh">
      <w:pPr>
        <w:spacing w:line="360" w:lineRule="auto"/>
        <w:ind w:firstLine="709"/>
        <w:rPr>
          <w:rFonts w:cs="Times New Roman"/>
          <w:sz w:val="28"/>
          <w:szCs w:val="28"/>
        </w:rPr>
      </w:pPr>
      <w:r>
        <w:rPr>
          <w:rFonts w:cs="Times New Roman"/>
          <w:sz w:val="28"/>
          <w:szCs w:val="28"/>
        </w:rPr>
        <w:t vyd:_id="vyd:000000000000rk">Вместе с тем, только в 2019 году</w:t>
      </w:r>
      <w:r>
        <w:rPr>
          <w:rFonts w:cs="Times New Roman"/>
          <w:sz w:val="28"/>
          <w:vertAlign w:val="superscript"/>
          <w:szCs w:val="28"/>
        </w:rPr>
        <w:footnoteReference vyd:_id="vyd:000000000000rj" w:id="159"/>
      </w:r>
      <w:r>
        <w:rPr>
          <w:rFonts w:cs="Times New Roman"/>
          <w:sz w:val="28"/>
          <w:szCs w:val="28"/>
        </w:rPr>
        <w:t vyd:_id="vyd:000000000000ri" xml:space="preserve"> Правительством Российской Федерации в Государственную Думу был внесен законопроект №735006-7 «О внесении изменений в Федеральный закон «Об охране окружающей среды» и отдельные законодательные акты Российской Федерации», которым определялась информация, доступ к которой не может быть ограничен. Вместе с тем, из замечаний к законопроекту следует, что Правительству Российской Федерации, необходимо было соотнести содержание термина «информация о состоянии окружающей среды» с понятием «экологическая информация», так как данный законопроект разработан в связи с Поручением Президента Российской Федерации. </w:t>
      </w:r>
    </w:p>
    <w:p w14:paraId="0508AF57" w14:textId="77777777" w:rsidR="00B00BF6" w:rsidRPr="00B00BF6" w:rsidRDefault="00B00BF6" w:rsidP="00B00BF6" vyd:_id="vyd:000000000000rf">
      <w:pPr>
        <w:spacing w:line="360" w:lineRule="auto"/>
        <w:ind w:firstLine="709"/>
        <w:rPr>
          <w:rFonts w:cs="Times New Roman"/>
          <w:sz w:val="28"/>
          <w:szCs w:val="28"/>
        </w:rPr>
      </w:pPr>
      <w:r>
        <w:rPr>
          <w:rFonts w:cs="Times New Roman"/>
          <w:sz w:val="28"/>
          <w:szCs w:val="28"/>
        </w:rPr>
        <w:t vyd:_id="vyd:000000000000rg">Учитывая, что до настоящего времени выявленные замечания не были устранены, термин «экологическая информация» так и не был введен в российское законодательство.</w:t>
      </w:r>
    </w:p>
    <w:p w14:paraId="393B49CA" w14:textId="77777777" w:rsidR="00B00BF6" w:rsidRPr="00B00BF6" w:rsidRDefault="00B00BF6" w:rsidP="00B00BF6" vyd:_id="vyd:000000000000rc">
      <w:pPr>
        <w:spacing w:line="360" w:lineRule="auto"/>
        <w:ind w:firstLine="709"/>
        <w:rPr>
          <w:rFonts w:cs="Times New Roman"/>
          <w:sz w:val="28"/>
          <w:b w:val="1"/>
          <w:szCs w:val="28"/>
        </w:rPr>
      </w:pPr>
      <w:r>
        <w:rPr>
          <w:rFonts w:cs="Times New Roman"/>
          <w:sz w:val="28"/>
          <w:szCs w:val="28"/>
        </w:rPr>
        <w:t vyd:_id="vyd:000000000000re">Несмотря на то, что понятие «экологические данные» не определено, в российском законодательстве данная конструкция используется в Кодексе Российской Федерации об административных правонарушениях.</w:t>
      </w:r>
      <w:r>
        <w:rPr>
          <w:rFonts w:cs="Times New Roman"/>
          <w:sz w:val="28"/>
          <w:b w:val="1"/>
          <w:szCs w:val="28"/>
        </w:rPr>
        <w:t vyd:_id="vyd:000000000000rd" xml:space="preserve"> </w:t>
      </w:r>
    </w:p>
    <w:p w14:paraId="35A9400C" w14:textId="1A86C402" w:rsidR="00CF3A08" w:rsidRPr="00321B78" w:rsidRDefault="00B00BF6" w:rsidP="00BA7A1E" vyd:_id="vyd:000000000000r7">
      <w:pPr>
        <w:spacing w:line="360" w:lineRule="auto"/>
        <w:ind w:firstLine="709"/>
        <w:rPr>
          <w:rFonts w:cs="Times New Roman"/>
          <w:sz w:val="28"/>
          <w:szCs w:val="28"/>
        </w:rPr>
      </w:pPr>
      <w:r>
        <w:rPr>
          <w:rFonts w:cs="Times New Roman"/>
          <w:sz w:val="28"/>
          <w:b w:val="1"/>
          <w:szCs w:val="28"/>
        </w:rPr>
        <w:t vyd:_id="vyd:000000000000rb">Согласно статье 8.5 КоАП РФ</w:t>
      </w:r>
      <w:r>
        <w:rPr>
          <w:rFonts w:cs="Times New Roman"/>
          <w:sz w:val="28"/>
          <w:szCs w:val="28"/>
        </w:rPr>
        <w:t vyd:_id="vyd:000000000000ra" xml:space="preserve"> </w:t>
      </w:r>
      <w:r>
        <w:rPr>
          <w:rFonts w:cs="Times New Roman"/>
          <w:sz w:val="28"/>
          <w:b w:val="1"/>
          <w:szCs w:val="28"/>
        </w:rPr>
        <w:t vyd:_id="vyd:000000000000r9">под экологической информацией понимается</w:t>
      </w:r>
      <w:r>
        <w:rPr>
          <w:rFonts w:cs="Times New Roman"/>
          <w:sz w:val="28"/>
          <w:szCs w:val="28"/>
        </w:rPr>
        <w:t vyd:_id="vyd:000000000000r8" xml:space="preserve"> полная и достоверная информация о состоянии окружающей среды и природных ресурсов, об источниках загрязнения окружающей среды и природных ресурсов или иного вредного воздействия на окружающую среду и природные ресурсы, о радиационной обстановке данных, полученных при осуществлении производственного экологического контроля, информации, содержащейся в заявлении о постановке на государственный учет объектов, оказывающих негативное воздействие на окружающую среду, декларации о воздействии на окружающую среду, декларации о плате за негативное воздействие на окружающую среду, отчете о выполнении плана мероприятий по охране окружающей среды или программы повышения экологической эффективности, а равно сведения о состоянии земель, водных объектов и других объектов окружающей среды.</w:t>
      </w:r>
    </w:p>
    <w:p w14:paraId="07C8C4CA" w14:textId="77777777" w:rsidR="00E7108C" w:rsidRPr="00321B78" w:rsidRDefault="00E7108C" w:rsidP="00E7108C" vyd:_id="vyd:000000000000r1">
      <w:pPr>
        <w:spacing w:line="360" w:lineRule="auto"/>
        <w:ind w:firstLine="709"/>
        <w:rPr>
          <w:rFonts w:cs="Times New Roman"/>
          <w:sz w:val="28"/>
          <w:bCs w:val="1"/>
          <w:szCs w:val="28"/>
        </w:rPr>
      </w:pPr>
      <w:r>
        <w:rPr>
          <w:rFonts w:cs="Times New Roman"/>
          <w:sz w:val="28"/>
          <w:bCs w:val="1"/>
          <w:szCs w:val="28"/>
        </w:rPr>
        <w:t vyd:_id="vyd:000000000000r6" xml:space="preserve">Принцип транспарентности происходит от латинских слов </w:t>
      </w:r>
      <w:r>
        <w:rPr>
          <w:rFonts w:cs="Times New Roman"/>
          <w:sz w:val="28"/>
          <w:lang w:val="en-US"/>
          <w:bCs w:val="1"/>
          <w:szCs w:val="28"/>
        </w:rPr>
        <w:t vyd:_id="vyd:000000000000r5">trans</w:t>
      </w:r>
      <w:r>
        <w:rPr>
          <w:rFonts w:cs="Times New Roman"/>
          <w:sz w:val="28"/>
          <w:bCs w:val="1"/>
          <w:szCs w:val="28"/>
        </w:rPr>
        <w:t vyd:_id="vyd:000000000000r4" xml:space="preserve"> – прозрачный и </w:t>
      </w:r>
      <w:r>
        <w:rPr>
          <w:rFonts w:cs="Times New Roman"/>
          <w:sz w:val="28"/>
          <w:lang w:val="en-US"/>
          <w:bCs w:val="1"/>
          <w:szCs w:val="28"/>
        </w:rPr>
        <w:t vyd:_id="vyd:000000000000r3">pareo</w:t>
      </w:r>
      <w:r>
        <w:rPr>
          <w:rFonts w:cs="Times New Roman"/>
          <w:sz w:val="28"/>
          <w:bCs w:val="1"/>
          <w:szCs w:val="28"/>
        </w:rPr>
        <w:t vyd:_id="vyd:000000000000r2" xml:space="preserve"> – очевидный. Этот принцип означает открытость информации, ее доступность неограниченному кругу лиц. Действие данного принципа распространяется на всю информацию, которая не ограничена в использовании на основании нормативных актов. </w:t>
      </w:r>
    </w:p>
    <w:p w14:paraId="3C323028" w14:textId="77777777" w:rsidR="00E7108C" w:rsidRPr="00321B78" w:rsidRDefault="00E7108C" w:rsidP="00E7108C" vyd:_id="vyd:000000000000qv">
      <w:pPr>
        <w:spacing w:line="360" w:lineRule="auto"/>
        <w:ind w:firstLine="709"/>
        <w:rPr>
          <w:rFonts w:cs="Times New Roman"/>
          <w:sz w:val="28"/>
          <w:bCs w:val="1"/>
          <w:szCs w:val="28"/>
        </w:rPr>
      </w:pPr>
      <w:r>
        <w:rPr>
          <w:rFonts w:cs="Times New Roman"/>
          <w:sz w:val="28"/>
          <w:bCs w:val="1"/>
          <w:szCs w:val="28"/>
        </w:rPr>
        <w:t vyd:_id="vyd:000000000000r0" xml:space="preserve">Введение в обиход данного термина обусловлено интеграцией России в международную систему права. Несмотря на то, что корнями данный принцип уходит далеко к древнегреческой демократии в части открытости осуществления государственного управления и участия в нем граждан, в российском законодательстве он оформился сравнительно недавно. Сам термин появился в </w:t>
      </w:r>
      <w:r>
        <w:rPr>
          <w:rFonts w:cs="Times New Roman"/>
          <w:sz w:val="28"/>
          <w:lang w:val="en-US"/>
          <w:bCs w:val="1"/>
          <w:szCs w:val="28"/>
        </w:rPr>
        <w:t vyd:_id="vyd:000000000000qz">XV</w:t>
      </w:r>
      <w:r>
        <w:rPr>
          <w:rFonts w:cs="Times New Roman"/>
          <w:sz w:val="28"/>
          <w:bCs w:val="1"/>
          <w:szCs w:val="28"/>
        </w:rPr>
        <w:t vyd:_id="vyd:000000000000qy" xml:space="preserve"> веке в средневековой латыни</w:t>
      </w:r>
      <w:r>
        <w:rPr>
          <w:rFonts w:cs="Times New Roman"/>
          <w:sz w:val="28"/>
          <w:vertAlign w:val="superscript"/>
          <w:szCs w:val="28"/>
        </w:rPr>
        <w:footnoteReference vyd:_id="vyd:000000000000qx" w:id="160"/>
      </w:r>
      <w:r>
        <w:rPr>
          <w:rFonts w:cs="Times New Roman"/>
          <w:sz w:val="28"/>
          <w:bCs w:val="1"/>
          <w:szCs w:val="28"/>
        </w:rPr>
        <w:t vyd:_id="vyd:000000000000qw">. В настоящее время данный термин и вместе с ним и сам принцип ушли корнями во многие европейские правовые системы.</w:t>
      </w:r>
    </w:p>
    <w:p w14:paraId="6C6E3FE7" w14:textId="77777777" w:rsidR="00E7108C" w:rsidRPr="00321B78" w:rsidRDefault="00E7108C" w:rsidP="00E7108C" vyd:_id="vyd:000000000000qt">
      <w:pPr>
        <w:spacing w:line="360" w:lineRule="auto"/>
        <w:ind w:firstLine="709"/>
        <w:rPr>
          <w:rFonts w:cs="Times New Roman"/>
          <w:sz w:val="28"/>
          <w:bCs w:val="1"/>
          <w:szCs w:val="28"/>
        </w:rPr>
      </w:pPr>
      <w:r>
        <w:rPr>
          <w:rFonts w:cs="Times New Roman"/>
          <w:sz w:val="28"/>
          <w:bCs w:val="1"/>
          <w:szCs w:val="28"/>
        </w:rPr>
        <w:t vyd:_id="vyd:000000000000qu" xml:space="preserve">В России предпосылки закрепления данного принципа в российской системе права были предприняты еще в Конституции 1993 года. Данный принцип содержится во многих ее положениях, в частности, в статье 42 гражданам гарантируется право на получение достоверной информации о состоянии окружающей среды. Вместе с тем, данный принцип в равной степени относится и к другим отраслям права и судебного процесса. </w:t>
      </w:r>
    </w:p>
    <w:p w14:paraId="5C9664CC" w14:textId="77777777" w:rsidR="00E7108C" w:rsidRPr="00321B78" w:rsidRDefault="00E7108C" w:rsidP="00E7108C" vyd:_id="vyd:000000000000qr">
      <w:pPr>
        <w:spacing w:line="360" w:lineRule="auto"/>
        <w:ind w:firstLine="709"/>
        <w:rPr>
          <w:rFonts w:cs="Times New Roman"/>
          <w:sz w:val="28"/>
          <w:szCs w:val="28"/>
        </w:rPr>
      </w:pPr>
      <w:r>
        <w:rPr>
          <w:rFonts w:cs="Times New Roman"/>
          <w:sz w:val="28"/>
          <w:szCs w:val="28"/>
        </w:rPr>
        <w:t vyd:_id="vyd:000000000000qs">Впоследствии данный принцип был более подробно раскрыт в Федеральном законе Российской Федерации от 09.02.2009 №8-ФЗ «Об обеспечении доступа к информации о деятельности государственных органов и органов местного самоуправления».</w:t>
      </w:r>
    </w:p>
    <w:p w14:paraId="10A5C4E6" w14:textId="77777777" w:rsidR="00E7108C" w:rsidRPr="00321B78" w:rsidRDefault="00E7108C" w:rsidP="00E7108C" vyd:_id="vyd:000000000000qp">
      <w:pPr>
        <w:spacing w:line="360" w:lineRule="auto"/>
        <w:ind w:firstLine="709"/>
        <w:rPr>
          <w:rFonts w:cs="Times New Roman"/>
          <w:sz w:val="28"/>
          <w:bCs w:val="1"/>
          <w:szCs w:val="28"/>
        </w:rPr>
      </w:pPr>
      <w:r>
        <w:rPr>
          <w:rFonts w:cs="Times New Roman"/>
          <w:sz w:val="28"/>
          <w:bCs w:val="1"/>
          <w:szCs w:val="28"/>
        </w:rPr>
        <w:t vyd:_id="vyd:000000000000qq" xml:space="preserve">Открытость данных позволяет не только получать, но и обрабатывать и анализировать полученную информацию для целей ее использования. Учитывая возрастающее значение информации в современном мире, достоверность и транспарентность становятся наиболее часто задействованными принципами как в международном, так и в российском праве, в частности. </w:t>
      </w:r>
    </w:p>
    <w:p w14:paraId="427F566A" w14:textId="77777777" w:rsidR="00E7108C" w:rsidRPr="00321B78" w:rsidRDefault="00E7108C" w:rsidP="00E7108C" vyd:_id="vyd:000000000000ql">
      <w:pPr>
        <w:spacing w:line="360" w:lineRule="auto"/>
        <w:ind w:firstLine="709"/>
        <w:rPr>
          <w:rFonts w:cs="Times New Roman"/>
          <w:sz w:val="28"/>
          <w:bCs w:val="1"/>
          <w:szCs w:val="28"/>
        </w:rPr>
      </w:pPr>
      <w:r>
        <w:rPr>
          <w:rFonts w:cs="Times New Roman"/>
          <w:sz w:val="28"/>
          <w:bCs w:val="1"/>
          <w:szCs w:val="28"/>
        </w:rPr>
        <w:t vyd:_id="vyd:000000000000qo">Концепция открытости федеральных органов исполнительной власти (далее - Концепция открытости), была одобрена Правительством Российской Федерации</w:t>
      </w:r>
      <w:r>
        <w:rPr>
          <w:rFonts w:cs="Times New Roman"/>
          <w:sz w:val="28"/>
          <w:vertAlign w:val="superscript"/>
          <w:bCs w:val="1"/>
          <w:szCs w:val="28"/>
        </w:rPr>
        <w:footnoteReference vyd:_id="vyd:000000000000qn" w:id="161"/>
      </w:r>
      <w:r>
        <w:rPr>
          <w:rFonts w:cs="Times New Roman"/>
          <w:sz w:val="28"/>
          <w:bCs w:val="1"/>
          <w:szCs w:val="28"/>
        </w:rPr>
        <w:t vyd:_id="vyd:000000000000qm">, направлена на упорядочивание и систематизацию деятельности федеральных органов исполнительной власти при внедрении принципов открытости в своей деятельности. Для этого в системе государственного управления федеральным органам исполнительной власти предусмотрено последовательная реализация ряда системных мероприятий, направленных на формирование и развитие механизмов (инструментов) открытости, описанных в Концепции.</w:t>
      </w:r>
    </w:p>
    <w:p w14:paraId="2A22F674" w14:textId="41E42FC4" w:rsidR="00E7108C" w:rsidRDefault="00E7108C" w:rsidP="00E7108C" vyd:_id="vyd:000000000000qh">
      <w:pPr>
        <w:spacing w:line="360" w:lineRule="auto"/>
        <w:ind w:firstLine="709"/>
        <w:rPr>
          <w:rFonts w:cs="Times New Roman"/>
          <w:sz w:val="28"/>
          <w:bCs w:val="1"/>
          <w:szCs w:val="28"/>
        </w:rPr>
      </w:pPr>
      <w:r>
        <w:rPr>
          <w:rFonts w:cs="Times New Roman"/>
          <w:sz w:val="28"/>
          <w:bCs w:val="1"/>
          <w:szCs w:val="28"/>
        </w:rPr>
        <w:t vyd:_id="vyd:000000000000qk">В соответствии с положениями Концепции открытости органы власти утверждают «дорожные карты» реализации принципов открытости в своей деятельности. Они разрабатываются с учетом принятых нормативных правовых актов и документов по созданию системы «Открытое правительство» в Российской Федерации</w:t>
      </w:r>
      <w:r>
        <w:rPr>
          <w:rFonts w:cs="Times New Roman"/>
          <w:sz w:val="28"/>
          <w:vertAlign w:val="superscript"/>
          <w:bCs w:val="1"/>
          <w:szCs w:val="28"/>
        </w:rPr>
        <w:footnoteReference vyd:_id="vyd:000000000000qj" w:id="162"/>
      </w:r>
      <w:r>
        <w:rPr>
          <w:rFonts w:cs="Times New Roman"/>
          <w:sz w:val="28"/>
          <w:bCs w:val="1"/>
          <w:szCs w:val="28"/>
        </w:rPr>
        <w:t vyd:_id="vyd:000000000000qi">.</w:t>
      </w:r>
    </w:p>
    <w:p w14:paraId="6A094778" w14:textId="5144EC8C" w:rsidR="0043056C" w:rsidRPr="00321B78" w:rsidRDefault="0043056C" w:rsidP="00E7108C" vyd:_id="vyd:000000000000qa">
      <w:pPr>
        <w:spacing w:line="360" w:lineRule="auto"/>
        <w:ind w:firstLine="709"/>
        <w:rPr>
          <w:rFonts w:cs="Times New Roman"/>
          <w:sz w:val="28"/>
          <w:bCs w:val="1"/>
          <w:szCs w:val="28"/>
        </w:rPr>
      </w:pPr>
      <w:ins w:id="42" w:author="Галина Мисник" w:date="2021-05-12T18:17:00Z" vyd:_id="vyd:000000000000qe">
        <w:r vyd:_id="vyd:000000000000qf">
          <w:rPr>
            <w:rFonts w:cs="Times New Roman"/>
            <w:bCs w:val="1"/>
            <w:sz w:val="28"/>
            <w:szCs w:val="28"/>
          </w:rPr>
          <w:t vyd:_id="vyd:000000000000qg">Необходимо учесть изменения Закона «Об охране окружающей среды»</w:t>
        </w:r>
      </w:ins>
      <w:ins w:id="43" w:author="Галина Мисник" w:date="2021-05-12T18:18:00Z" vyd:_id="vyd:000000000000qb">
        <w:r vyd:_id="vyd:000000000000qc">
          <w:rPr>
            <w:rFonts w:cs="Times New Roman"/>
            <w:bCs w:val="1"/>
            <w:sz w:val="28"/>
            <w:szCs w:val="28"/>
          </w:rPr>
          <w:t vyd:_id="vyd:000000000000qd">, внесенные ФЗ от 9.03.2021г. №39 – об информации</w:t>
        </w:r>
      </w:ins>
    </w:p>
    <w:p w14:paraId="187B595A" w14:textId="77777777" w:rsidR="00E7108C" w:rsidRPr="00321B78" w:rsidRDefault="00E7108C" w:rsidP="00E7108C" vyd:_id="vyd:000000000000q6">
      <w:pPr>
        <w:spacing w:line="360" w:lineRule="auto"/>
        <w:ind w:firstLine="709"/>
        <w:rPr>
          <w:rFonts w:cs="Times New Roman"/>
          <w:sz w:val="28"/>
          <w:b w:val="1"/>
          <w:bCs w:val="1"/>
          <w:szCs w:val="28"/>
        </w:rPr>
      </w:pPr>
      <w:bookmarkStart w:id="44" w:name="_Toc53221177" vyd:_id="vyd:000000000000q9"/>
      <w:bookmarkEnd w:id="44"/>
      <w:r>
        <w:rPr>
          <w:rFonts w:cs="Times New Roman"/>
          <w:sz w:val="28"/>
          <w:b w:val="1"/>
          <w:bCs w:val="1"/>
          <w:szCs w:val="28"/>
        </w:rPr>
        <w:t vyd:_id="vyd:000000000000q8" xml:space="preserve">Современные технологии актуализации </w:t>
      </w:r>
      <w:r>
        <w:rPr>
          <w:rFonts w:cs="Times New Roman"/>
          <w:sz w:val="28"/>
          <w:b w:val="1"/>
          <w:bCs w:val="1"/>
          <w:szCs w:val="28"/>
        </w:rPr>
        <w:t vyd:_id="vyd:000000000000q7">информации</w:t>
      </w:r>
    </w:p>
    <w:p w14:paraId="4F1F8D30" w14:textId="77777777" w:rsidR="00E7108C" w:rsidRPr="00321B78" w:rsidRDefault="00E7108C" w:rsidP="00E7108C" vyd:_id="vyd:000000000000q4">
      <w:pPr>
        <w:spacing w:line="360" w:lineRule="auto"/>
        <w:ind w:firstLine="709"/>
        <w:rPr>
          <w:rFonts w:cs="Times New Roman"/>
          <w:sz w:val="28"/>
          <w:bCs w:val="1"/>
          <w:szCs w:val="28"/>
        </w:rPr>
      </w:pPr>
      <w:r>
        <w:rPr>
          <w:rFonts w:cs="Times New Roman"/>
          <w:sz w:val="28"/>
          <w:bCs w:val="1"/>
          <w:szCs w:val="28"/>
        </w:rPr>
        <w:t vyd:_id="vyd:000000000000q5">В данной связи необходимо отметить неразрывную связь понятия транспарентности и актуальности экологической информации. Постоянная востребованность в актуализации сведений позволяет не только своевременно получать оперативную информацию, но и порождает новые подходы к методам и способам обработки данных.</w:t>
      </w:r>
    </w:p>
    <w:p w14:paraId="08784CD2" w14:textId="77777777" w:rsidR="00E7108C" w:rsidRPr="00321B78" w:rsidRDefault="00E7108C" w:rsidP="00E7108C" vyd:_id="vyd:000000000000q2">
      <w:pPr>
        <w:spacing w:line="360" w:lineRule="auto"/>
        <w:ind w:firstLine="709"/>
        <w:rPr>
          <w:rFonts w:cs="Times New Roman"/>
          <w:sz w:val="28"/>
          <w:bCs w:val="1"/>
          <w:szCs w:val="28"/>
        </w:rPr>
      </w:pPr>
      <w:r>
        <w:rPr>
          <w:rFonts w:cs="Times New Roman"/>
          <w:sz w:val="28"/>
          <w:bCs w:val="1"/>
          <w:szCs w:val="28"/>
        </w:rPr>
        <w:t vyd:_id="vyd:000000000000q3" xml:space="preserve">В сельском хозяйстве актуальная экологическая информация оказывает значимое влияние на эффективность землепользования. Так, своевременно полученная и обработанная информация, позволит повысить урожайность земель, оптимизировать затраты на удобрения и средства защиты растений, определить территории, нуждающиеся в дополнительном орошении. Также, применение указанных технологий позволит создавать ортофотопланы местности, строить трехмерные модели рельефа, а также создавать карты вегетационных индексов. Таким образом, полученные данные можно использовать как для выяснения текущей ситуации, так и для составления долговременных анализов и прогнозов. </w:t>
      </w:r>
    </w:p>
    <w:p w14:paraId="0A27DABA" w14:textId="77777777" w:rsidR="00E7108C" w:rsidRPr="00321B78" w:rsidRDefault="00E7108C" w:rsidP="00E7108C" vyd:_id="vyd:000000000000q0">
      <w:pPr>
        <w:spacing w:line="360" w:lineRule="auto"/>
        <w:ind w:firstLine="709"/>
        <w:rPr>
          <w:rFonts w:cs="Times New Roman"/>
          <w:sz w:val="28"/>
          <w:bCs w:val="1"/>
          <w:szCs w:val="28"/>
        </w:rPr>
      </w:pPr>
      <w:r>
        <w:rPr>
          <w:rFonts w:cs="Times New Roman"/>
          <w:sz w:val="28"/>
          <w:bCs w:val="1"/>
          <w:szCs w:val="28"/>
        </w:rPr>
        <w:t vyd:_id="vyd:000000000000q1">Вопрос лишь состоит в том, как данные могут попасть к неограниченному кругу лиц, учитывая, что многие сведения были получены не государственными организациями, а частными лицами для собственных нужд?</w:t>
      </w:r>
    </w:p>
    <w:p w14:paraId="35FEBB28" w14:textId="77777777" w:rsidR="00E7108C" w:rsidRPr="00321B78" w:rsidRDefault="00E7108C" w:rsidP="00E7108C" vyd:_id="vyd:000000000000pu">
      <w:pPr>
        <w:spacing w:line="360" w:lineRule="auto"/>
        <w:ind w:firstLine="709"/>
        <w:rPr>
          <w:rFonts w:cs="Times New Roman"/>
          <w:sz w:val="28"/>
          <w:bCs w:val="1"/>
          <w:szCs w:val="28"/>
        </w:rPr>
      </w:pPr>
      <w:r>
        <w:rPr>
          <w:rFonts w:cs="Times New Roman"/>
          <w:sz w:val="28"/>
          <w:bCs w:val="1"/>
          <w:szCs w:val="28"/>
        </w:rPr>
        <w:t vyd:_id="vyd:000000000000pz">Ответом может стать реформирование законодательства в части изменения требований по опубликованию информации, получаемой путем проведения анализа окружающей среды. В целом, экологические данные не могут представлять собой государственную или коммерческую тайну, согласно действующему российскому законодательству</w:t>
      </w:r>
      <w:r>
        <w:rPr>
          <w:rFonts w:cs="Times New Roman"/>
          <w:sz w:val="28"/>
          <w:vertAlign w:val="superscript"/>
          <w:szCs w:val="28"/>
        </w:rPr>
        <w:footnoteReference vyd:_id="vyd:000000000000py" w:id="163"/>
      </w:r>
      <w:r>
        <w:rPr>
          <w:rFonts w:cs="Times New Roman"/>
          <w:sz w:val="28"/>
          <w:bCs w:val="1"/>
          <w:szCs w:val="28"/>
        </w:rPr>
        <w:t vyd:_id="vyd:000000000000px">. Вместе с тем, данное положение не распространяется на сведения, представляющие собой коммерческую тайну</w:t>
      </w:r>
      <w:r>
        <w:rPr>
          <w:rFonts w:cs="Times New Roman"/>
          <w:sz w:val="28"/>
          <w:vertAlign w:val="superscript"/>
          <w:szCs w:val="28"/>
        </w:rPr>
        <w:footnoteReference vyd:_id="vyd:000000000000pw" w:id="164"/>
      </w:r>
      <w:r>
        <w:rPr>
          <w:rFonts w:cs="Times New Roman"/>
          <w:sz w:val="28"/>
          <w:bCs w:val="1"/>
          <w:szCs w:val="28"/>
        </w:rPr>
        <w:t vyd:_id="vyd:000000000000pv">. Однако, что именно подразумевал законодатель вводя подобную норму, ограничившись лишь общими фразами «о необходимости размещать информацию о об объемах или массах размещенных объектов по каждому классу опасности отходов на сайте Федеральной службы по надзору в сфере природопользования, за исключением информации, отнесенной законодательством РФ к категории информации ограниченного доступа» не раскрывается.</w:t>
      </w:r>
    </w:p>
    <w:p w14:paraId="085EC01B" w14:textId="77777777" w:rsidR="00E7108C" w:rsidRPr="00321B78" w:rsidRDefault="00E7108C" w:rsidP="00E7108C" vyd:_id="vyd:000000000000ps">
      <w:pPr>
        <w:spacing w:line="360" w:lineRule="auto"/>
        <w:ind w:firstLine="709"/>
        <w:rPr>
          <w:rFonts w:cs="Times New Roman"/>
          <w:sz w:val="28"/>
          <w:bCs w:val="1"/>
          <w:szCs w:val="28"/>
        </w:rPr>
      </w:pPr>
      <w:r>
        <w:rPr>
          <w:rFonts w:cs="Times New Roman"/>
          <w:sz w:val="28"/>
          <w:bCs w:val="1"/>
          <w:szCs w:val="28"/>
        </w:rPr>
        <w:t vyd:_id="vyd:000000000000pt">Информация об отходах является безусловно важной с точки зрения состояния окружающей среды, но как получить сведения о состоянии почв, проведенные на определенной территории частной компанией?</w:t>
      </w:r>
    </w:p>
    <w:p w14:paraId="35FC85BB" w14:textId="77777777" w:rsidR="00E7108C" w:rsidRPr="00321B78" w:rsidRDefault="00E7108C" w:rsidP="00E7108C" vyd:_id="vyd:000000000000pq">
      <w:pPr>
        <w:spacing w:line="360" w:lineRule="auto"/>
        <w:ind w:firstLine="709"/>
        <w:rPr>
          <w:rFonts w:cs="Times New Roman"/>
          <w:sz w:val="28"/>
          <w:bCs w:val="1"/>
          <w:szCs w:val="28"/>
        </w:rPr>
      </w:pPr>
      <w:r>
        <w:rPr>
          <w:rFonts w:cs="Times New Roman"/>
          <w:sz w:val="28"/>
          <w:bCs w:val="1"/>
          <w:szCs w:val="28"/>
        </w:rPr>
        <w:t vyd:_id="vyd:000000000000pr" xml:space="preserve">Эти данные также являются важной составляющей окружающей природы и непосредственно влияют на благоприятную окружающую среду, в том числе, напрямую затрагивают жизни и здоровье граждан, которые выращивают продукты для личных нужд. </w:t>
      </w:r>
    </w:p>
    <w:p w14:paraId="33A31A12" w14:textId="77777777" w:rsidR="00E7108C" w:rsidRPr="00321B78" w:rsidRDefault="00E7108C" w:rsidP="00E7108C" vyd:_id="vyd:000000000000po">
      <w:pPr>
        <w:spacing w:line="360" w:lineRule="auto"/>
        <w:ind w:firstLine="709"/>
        <w:rPr>
          <w:rFonts w:cs="Times New Roman"/>
          <w:sz w:val="28"/>
          <w:bCs w:val="1"/>
          <w:szCs w:val="28"/>
        </w:rPr>
      </w:pPr>
      <w:r>
        <w:rPr>
          <w:rFonts w:cs="Times New Roman"/>
          <w:sz w:val="28"/>
          <w:bCs w:val="1"/>
          <w:szCs w:val="28"/>
        </w:rPr>
        <w:t vyd:_id="vyd:000000000000pp" xml:space="preserve">Видится целесообразным дополнить действующее законодательство и конкретизировать указанные выше положения в части необходимости публикации сведений не только касающихся отходов, но и информацию о состоянии земли и воду, а также атмосферного воздуха при осуществлении подобных изысканий. Данные размещаются на официальном сайте Федеральной службы по надзору в сфере природопользования, а экспертов-оценщиков контролирует СРО, в котором они состоят. По мнению автора это позволит значительно расширить применение принципа транспарентности и качественно улучшит жизнь заинтересованных лиц. </w:t>
      </w:r>
    </w:p>
    <w:p w14:paraId="132BF4CA" w14:textId="77777777" w:rsidR="00E7108C" w:rsidRPr="00321B78" w:rsidRDefault="00E7108C" w:rsidP="00E7108C" vyd:_id="vyd:000000000000pm">
      <w:pPr>
        <w:spacing w:line="360" w:lineRule="auto"/>
        <w:ind w:firstLine="709"/>
        <w:rPr>
          <w:rFonts w:cs="Times New Roman"/>
          <w:sz w:val="28"/>
          <w:bCs w:val="1"/>
          <w:szCs w:val="28"/>
        </w:rPr>
      </w:pPr>
      <w:r>
        <w:rPr>
          <w:rFonts w:cs="Times New Roman"/>
          <w:sz w:val="28"/>
          <w:bCs w:val="1"/>
          <w:szCs w:val="28"/>
        </w:rPr>
        <w:t vyd:_id="vyd:000000000000pn">Также стоит отметить, что такая экологическая информация об объектах окружающего мира может позволить не только спрогнозировать действия в отношении интересующего объекта, но и выявить скрытые последствия.</w:t>
      </w:r>
    </w:p>
    <w:p w14:paraId="185AB177" w14:textId="66EC3412" w:rsidR="00E7108C" w:rsidRPr="00321B78" w:rsidRDefault="00E7108C" w:rsidP="00E7108C" vyd:_id="vyd:000000000000pk">
      <w:pPr>
        <w:spacing w:line="360" w:lineRule="auto"/>
        <w:ind w:firstLine="709"/>
        <w:rPr>
          <w:rFonts w:cs="Times New Roman"/>
          <w:sz w:val="28"/>
          <w:bCs w:val="1"/>
          <w:szCs w:val="28"/>
        </w:rPr>
      </w:pPr>
      <w:r>
        <w:rPr>
          <w:rFonts w:cs="Times New Roman"/>
          <w:sz w:val="28"/>
          <w:bCs w:val="1"/>
          <w:szCs w:val="28"/>
        </w:rPr>
        <w:t vyd:_id="vyd:000000000000pl">Вместе с тем, медленное и неравномерное (частичное) внедрение цифровых технологий в технически отсталых отраслях обусловливает их относительно невысокую эффективность. Исполнение утвержденных программ цифровизации находится на низком уровне, что связано с нехваткой финансирования, дефицитом квалифицированных кадров, низким уровнем информированности о возможностях современных цифровых систем и, соответственно, мотивации пользователей к их использованию. Сегодня требуется создание единой автоматизированной системы управления в различных отраслях, так как отсутствие достоверных сведений о состоянии отдельных объектов негативно отражается на развитии отраслей в целом.</w:t>
      </w:r>
    </w:p>
    <w:p w14:paraId="0E968549" w14:textId="77777777" w:rsidR="00061429" w:rsidRDefault="00061429" w:rsidP="00E7108C" vyd:_id="vyd:000000000000pj">
      <w:pPr>
        <w:spacing w:line="360" w:lineRule="auto"/>
        <w:ind w:firstLine="709"/>
        <w:rPr>
          <w:rFonts w:cs="Times New Roman"/>
          <w:sz w:val="28"/>
          <w:bCs w:val="1"/>
          <w:szCs w:val="28"/>
        </w:rPr>
      </w:pPr>
    </w:p>
    <w:p w14:paraId="49113738" w14:textId="284CB3DA" w:rsidR="003A3869" w:rsidRPr="009C7F3D" w:rsidRDefault="003A3869" w:rsidP="00E7108C" vyd:_id="vyd:000000000000pg">
      <w:pPr>
        <w:spacing w:line="360" w:lineRule="auto"/>
        <w:ind w:firstLine="709"/>
        <w:rPr>
          <w:rFonts w:cs="Times New Roman"/>
          <w:sz w:val="28"/>
          <w:b w:val="1"/>
          <w:bCs w:val="1"/>
          <w:szCs w:val="28"/>
        </w:rPr>
      </w:pPr>
      <w:r>
        <w:rPr>
          <w:rFonts w:cs="Times New Roman"/>
          <w:sz w:val="28"/>
          <w:b w:val="1"/>
          <w:bCs w:val="1"/>
          <w:szCs w:val="28"/>
        </w:rPr>
        <w:t vyd:_id="vyd:000000000000pi" xml:space="preserve">Доверие </w:t>
      </w:r>
      <w:r>
        <w:rPr>
          <w:rFonts w:cs="Times New Roman"/>
          <w:sz w:val="28"/>
          <w:b w:val="1"/>
          <w:bCs w:val="1"/>
          <w:szCs w:val="28"/>
        </w:rPr>
        <w:t vyd:_id="vyd:000000000000ph">как основа государственно-частных отношений</w:t>
      </w:r>
    </w:p>
    <w:p w14:paraId="1876F196" w14:textId="77777777" w:rsidR="009C7F3D" w:rsidRPr="009C7F3D" w:rsidRDefault="009C7F3D" w:rsidP="009C7F3D" vyd:_id="vyd:000000000000pd">
      <w:pPr>
        <w:spacing w:line="360" w:lineRule="auto"/>
        <w:ind w:firstLine="709"/>
        <w:rPr>
          <w:rFonts w:cs="Times New Roman"/>
          <w:sz w:val="28"/>
          <w:b w:val="1"/>
          <w:bCs w:val="1"/>
          <w:szCs w:val="28"/>
        </w:rPr>
      </w:pPr>
      <w:r>
        <w:rPr>
          <w:rFonts w:cs="Times New Roman"/>
          <w:sz w:val="28"/>
          <w:bCs w:val="1"/>
          <w:szCs w:val="28"/>
        </w:rPr>
        <w:t vyd:_id="vyd:000000000000pf">Доверие между органами государственной власти и гражданами – важнейший элемент стабильности и процветания государства. Оно достигается путем реализации принципа прозрачности в деятельности органов государственной власти и участия граждан в принятии политических решений.</w:t>
      </w:r>
      <w:r>
        <w:rPr>
          <w:rFonts w:cs="Times New Roman"/>
          <w:sz w:val="28"/>
          <w:b w:val="1"/>
          <w:bCs w:val="1"/>
          <w:szCs w:val="28"/>
        </w:rPr>
        <w:t vyd:_id="vyd:000000000000pe" xml:space="preserve"> </w:t>
      </w:r>
    </w:p>
    <w:p w14:paraId="261ECE74" w14:textId="77777777" w:rsidR="009C7F3D" w:rsidRPr="009C7F3D" w:rsidRDefault="009C7F3D" w:rsidP="009C7F3D" vyd:_id="vyd:000000000000pb">
      <w:pPr>
        <w:spacing w:line="360" w:lineRule="auto"/>
        <w:ind w:firstLine="709"/>
        <w:rPr>
          <w:rFonts w:cs="Times New Roman"/>
          <w:sz w:val="28"/>
          <w:bCs w:val="1"/>
          <w:szCs w:val="28"/>
        </w:rPr>
      </w:pPr>
      <w:r>
        <w:rPr>
          <w:rFonts w:cs="Times New Roman"/>
          <w:sz w:val="28"/>
          <w:bCs w:val="1"/>
          <w:szCs w:val="28"/>
        </w:rPr>
        <w:t vyd:_id="vyd:000000000000pc">В Российской Федерации взаимодействие институтов гражданского общества с органами государственной власти осуществляется в различных форматах и по разным направлениям.</w:t>
      </w:r>
    </w:p>
    <w:p w14:paraId="06E2EC25" w14:textId="77777777" w:rsidR="009C7F3D" w:rsidRPr="009C7F3D" w:rsidRDefault="009C7F3D" w:rsidP="009C7F3D" vyd:_id="vyd:000000000000p7">
      <w:pPr>
        <w:spacing w:line="360" w:lineRule="auto"/>
        <w:ind w:firstLine="709"/>
        <w:rPr>
          <w:rFonts w:cs="Times New Roman"/>
          <w:sz w:val="28"/>
          <w:bCs w:val="1"/>
          <w:szCs w:val="28"/>
        </w:rPr>
      </w:pPr>
      <w:r>
        <w:rPr>
          <w:rFonts w:cs="Times New Roman"/>
          <w:sz w:val="28"/>
          <w:bCs w:val="1"/>
          <w:szCs w:val="28"/>
        </w:rPr>
        <w:t vyd:_id="vyd:000000000000pa">Эффективными площадками для диалога власти и общества становятся форумы Общероссийского народного фронта, Общественной палаты Российской Федерации (ОПРФ) и других организаций</w:t>
      </w:r>
      <w:r>
        <w:rPr>
          <w:rFonts w:cs="Times New Roman"/>
          <w:sz w:val="28"/>
          <w:vertAlign w:val="superscript"/>
          <w:bCs w:val="1"/>
          <w:szCs w:val="28"/>
        </w:rPr>
        <w:footnoteReference vyd:_id="vyd:000000000000p9" w:id="165"/>
      </w:r>
      <w:r>
        <w:rPr>
          <w:rFonts w:cs="Times New Roman"/>
          <w:sz w:val="28"/>
          <w:bCs w:val="1"/>
          <w:szCs w:val="28"/>
        </w:rPr>
        <w:t vyd:_id="vyd:000000000000p8">.</w:t>
      </w:r>
    </w:p>
    <w:p w14:paraId="4A89FD2A" w14:textId="77777777" w:rsidR="009C7F3D" w:rsidRPr="009C7F3D" w:rsidRDefault="009C7F3D" w:rsidP="009C7F3D" vyd:_id="vyd:000000000000p5">
      <w:pPr>
        <w:spacing w:line="360" w:lineRule="auto"/>
        <w:ind w:firstLine="709"/>
        <w:rPr>
          <w:rFonts w:cs="Times New Roman"/>
          <w:sz w:val="28"/>
          <w:bCs w:val="1"/>
          <w:szCs w:val="28"/>
        </w:rPr>
      </w:pPr>
      <w:r>
        <w:rPr>
          <w:rFonts w:cs="Times New Roman"/>
          <w:sz w:val="28"/>
          <w:bCs w:val="1"/>
          <w:szCs w:val="28"/>
        </w:rPr>
        <w:t vyd:_id="vyd:000000000000p6">Развивается система общественного обсуждения особо значимых законопроектов, в том числе с использованием специальных интернет-ресурсов.</w:t>
      </w:r>
    </w:p>
    <w:p w14:paraId="2AC2172A" w14:textId="77777777" w:rsidR="009C7F3D" w:rsidRPr="009C7F3D" w:rsidRDefault="009C7F3D" w:rsidP="009C7F3D" vyd:_id="vyd:000000000000p1">
      <w:pPr>
        <w:spacing w:line="360" w:lineRule="auto"/>
        <w:ind w:firstLine="709"/>
        <w:rPr>
          <w:rFonts w:cs="Times New Roman"/>
          <w:sz w:val="28"/>
          <w:bCs w:val="1"/>
          <w:szCs w:val="28"/>
        </w:rPr>
      </w:pPr>
      <w:r>
        <w:rPr>
          <w:rFonts w:cs="Times New Roman"/>
          <w:sz w:val="28"/>
          <w:bCs w:val="1"/>
          <w:szCs w:val="28"/>
        </w:rPr>
        <w:t vyd:_id="vyd:000000000000p4">Функционируют электронные ресурсы «Открытого правительства», Федеральный портал проектов нормативных правовых актов, «Парламентский портал», автоматизированная информационная система «Мониторинг государственных сайтов»</w:t>
      </w:r>
      <w:r>
        <w:rPr>
          <w:rFonts w:cs="Times New Roman"/>
          <w:sz w:val="28"/>
          <w:vertAlign w:val="superscript"/>
          <w:bCs w:val="1"/>
          <w:szCs w:val="28"/>
        </w:rPr>
        <w:footnoteReference vyd:_id="vyd:000000000000p3" w:id="166"/>
      </w:r>
      <w:r>
        <w:rPr>
          <w:rFonts w:cs="Times New Roman"/>
          <w:sz w:val="28"/>
          <w:bCs w:val="1"/>
          <w:szCs w:val="28"/>
        </w:rPr>
        <w:t vyd:_id="vyd:000000000000p2" xml:space="preserve">, ряд дискуссионных разделов на сайтах профильных министерств и ведомств, интернет-ресурс «Российская общественная инициатива». </w:t>
      </w:r>
    </w:p>
    <w:p w14:paraId="72FF771A" w14:textId="77777777" w:rsidR="009C7F3D" w:rsidRPr="009C7F3D" w:rsidRDefault="009C7F3D" w:rsidP="009C7F3D" vyd:_id="vyd:000000000000oz">
      <w:pPr>
        <w:spacing w:line="360" w:lineRule="auto"/>
        <w:ind w:firstLine="709"/>
        <w:rPr>
          <w:rFonts w:cs="Times New Roman"/>
          <w:sz w:val="28"/>
          <w:bCs w:val="1"/>
          <w:szCs w:val="28"/>
        </w:rPr>
      </w:pPr>
      <w:r>
        <w:rPr>
          <w:rFonts w:cs="Times New Roman"/>
          <w:sz w:val="28"/>
          <w:bCs w:val="1"/>
          <w:szCs w:val="28"/>
        </w:rPr>
        <w:t vyd:_id="vyd:000000000000p0">В субъектах Российской Федерации обеспечен доступ к информации о деятельности органов государственной власти, сформирована система обсуждения общественных инициатив, проектов законов и государственных решений. В этой работе задействованы региональные общественные палаты, консультативные и экспертные советы при органах государственной власти субъектов Российской Федерации.</w:t>
      </w:r>
    </w:p>
    <w:p w14:paraId="4D892046" w14:textId="77777777" w:rsidR="009C7F3D" w:rsidRPr="009C7F3D" w:rsidRDefault="009C7F3D" w:rsidP="009C7F3D" vyd:_id="vyd:000000000000ov">
      <w:pPr>
        <w:spacing w:line="360" w:lineRule="auto"/>
        <w:ind w:firstLine="709"/>
        <w:rPr>
          <w:rFonts w:cs="Times New Roman"/>
          <w:sz w:val="28"/>
          <w:bCs w:val="1"/>
          <w:szCs w:val="28"/>
        </w:rPr>
      </w:pPr>
      <w:r>
        <w:rPr>
          <w:rFonts w:cs="Times New Roman"/>
          <w:sz w:val="28"/>
          <w:bCs w:val="1"/>
          <w:szCs w:val="28"/>
        </w:rPr>
        <w:t vyd:_id="vyd:000000000000oy">В ряде регионов Российской Федерации созданы информационные порталы, с помощью которых граждане могут обратиться к органам государственной власти</w:t>
      </w:r>
      <w:r>
        <w:rPr>
          <w:rFonts w:cs="Times New Roman"/>
          <w:sz w:val="28"/>
          <w:vertAlign w:val="superscript"/>
          <w:bCs w:val="1"/>
          <w:szCs w:val="28"/>
        </w:rPr>
        <w:footnoteReference vyd:_id="vyd:000000000000ox" w:id="167"/>
      </w:r>
      <w:r>
        <w:rPr>
          <w:rFonts w:cs="Times New Roman"/>
          <w:sz w:val="28"/>
          <w:bCs w:val="1"/>
          <w:szCs w:val="28"/>
        </w:rPr>
        <w:t vyd:_id="vyd:000000000000ow" xml:space="preserve">. </w:t>
      </w:r>
    </w:p>
    <w:p w14:paraId="20A7F2C6" w14:textId="77777777" w:rsidR="009C7F3D" w:rsidRPr="009C7F3D" w:rsidRDefault="009C7F3D" w:rsidP="009C7F3D" vyd:_id="vyd:000000000000or">
      <w:pPr>
        <w:spacing w:line="360" w:lineRule="auto"/>
        <w:ind w:firstLine="709"/>
        <w:rPr>
          <w:rFonts w:cs="Times New Roman"/>
          <w:sz w:val="28"/>
          <w:bCs w:val="1"/>
          <w:szCs w:val="28"/>
        </w:rPr>
      </w:pPr>
      <w:r>
        <w:rPr>
          <w:rFonts w:cs="Times New Roman"/>
          <w:sz w:val="28"/>
          <w:bCs w:val="1"/>
          <w:szCs w:val="28"/>
        </w:rPr>
        <w:t vyd:_id="vyd:000000000000ou">Важным шагом в совершенствовании механизмов взаимодействия гражданского общества и власти стало принятие в 2014 году Федерального закона об основах общественного контроля</w:t>
      </w:r>
      <w:r>
        <w:rPr>
          <w:rFonts w:cs="Times New Roman"/>
          <w:sz w:val="28"/>
          <w:vertAlign w:val="superscript"/>
          <w:bCs w:val="1"/>
          <w:szCs w:val="28"/>
        </w:rPr>
        <w:footnoteReference vyd:_id="vyd:000000000000ot" w:id="168"/>
      </w:r>
      <w:r>
        <w:rPr>
          <w:rFonts w:cs="Times New Roman"/>
          <w:sz w:val="28"/>
          <w:bCs w:val="1"/>
          <w:szCs w:val="28"/>
        </w:rPr>
        <w:t vyd:_id="vyd:000000000000os">. Благодаря данному Закону некоммерческие организации, наблюдательные комиссии, общественные инспекции могут более оперативно подключиться к контролю и экспертизе, к реагированию на запросы и обращения граждан. Правовой основой системы общественного контроля, помимо Федерального закона, являются законы субъектов Российской Федерации, отражающие региональную специфику.</w:t>
      </w:r>
    </w:p>
    <w:p w14:paraId="66196B7F" w14:textId="77777777" w:rsidR="009C7F3D" w:rsidRPr="009C7F3D" w:rsidRDefault="009C7F3D" w:rsidP="009C7F3D" vyd:_id="vyd:000000000000op">
      <w:pPr>
        <w:spacing w:line="360" w:lineRule="auto"/>
        <w:ind w:firstLine="709"/>
        <w:rPr>
          <w:rFonts w:cs="Times New Roman"/>
          <w:sz w:val="28"/>
          <w:bCs w:val="1"/>
          <w:szCs w:val="28"/>
        </w:rPr>
      </w:pPr>
      <w:r>
        <w:rPr>
          <w:rFonts w:cs="Times New Roman"/>
          <w:sz w:val="28"/>
          <w:bCs w:val="1"/>
          <w:szCs w:val="28"/>
        </w:rPr>
        <w:t vyd:_id="vyd:000000000000oq">При органах государственной власти действуют общественные советы. Благодаря участию в их составе экспертов обеспечивается оценка качества и последствий законотворческих решений, гражданское представительство и осуществление общественного контроля.</w:t>
      </w:r>
    </w:p>
    <w:p w14:paraId="783DD19B" w14:textId="77777777" w:rsidR="009C7F3D" w:rsidRPr="009C7F3D" w:rsidRDefault="009C7F3D" w:rsidP="009C7F3D" vyd:_id="vyd:000000000000on">
      <w:pPr>
        <w:spacing w:line="360" w:lineRule="auto"/>
        <w:ind w:firstLine="709"/>
        <w:rPr>
          <w:rFonts w:cs="Times New Roman"/>
          <w:sz w:val="28"/>
          <w:bCs w:val="1"/>
          <w:szCs w:val="28"/>
        </w:rPr>
      </w:pPr>
      <w:r>
        <w:rPr>
          <w:rFonts w:cs="Times New Roman"/>
          <w:sz w:val="28"/>
          <w:bCs w:val="1"/>
          <w:szCs w:val="28"/>
        </w:rPr>
        <w:t vyd:_id="vyd:000000000000oo">Важную работу по обеспечению взаимодействия государственных структур и гражданского общества ведут общественные палаты субъектов Российской Федерации. Они осуществляют общественную экспертизу региональных законопроектов, проектов нормативных правовых актов органов исполнительной власти регионов.</w:t>
      </w:r>
    </w:p>
    <w:p w14:paraId="535F76E4" w14:textId="77777777" w:rsidR="009C7F3D" w:rsidRPr="009C7F3D" w:rsidRDefault="009C7F3D" w:rsidP="009C7F3D" vyd:_id="vyd:000000000000oj">
      <w:pPr>
        <w:spacing w:line="360" w:lineRule="auto"/>
        <w:ind w:firstLine="709"/>
        <w:rPr>
          <w:rFonts w:cs="Times New Roman"/>
          <w:sz w:val="28"/>
          <w:bCs w:val="1"/>
          <w:szCs w:val="28"/>
        </w:rPr>
      </w:pPr>
      <w:r>
        <w:rPr>
          <w:rFonts w:cs="Times New Roman"/>
          <w:sz w:val="28"/>
          <w:bCs w:val="1"/>
          <w:szCs w:val="28"/>
        </w:rPr>
        <w:t vyd:_id="vyd:000000000000om">Феномен доверия лежит в основе практически всех экономических процессов. Проблема формирования института доверия признается одной из важнейших в институциональной экономике и носит важный практический характер. Известный специалист по теории постиндустриального общества Фрэнсис Фукуяма утверждает «Один из важнейших уроков экономической жизни заключается в том, что благополучие нации, как и ее способность к конкуренции, обусловлены единственной всепроникающей культурной характеристикой – уровнем доверия, присущим данному обществу»</w:t>
      </w:r>
      <w:r>
        <w:rPr>
          <w:rFonts w:cs="Times New Roman"/>
          <w:sz w:val="28"/>
          <w:vertAlign w:val="superscript"/>
          <w:bCs w:val="1"/>
          <w:szCs w:val="28"/>
        </w:rPr>
        <w:footnoteReference vyd:_id="vyd:000000000000ol" w:id="169"/>
      </w:r>
      <w:r>
        <w:rPr>
          <w:rFonts w:cs="Times New Roman"/>
          <w:sz w:val="28"/>
          <w:bCs w:val="1"/>
          <w:szCs w:val="28"/>
        </w:rPr>
        <w:t vyd:_id="vyd:000000000000ok">.</w:t>
      </w:r>
    </w:p>
    <w:p w14:paraId="1060DD93" w14:textId="77777777" w:rsidR="009C7F3D" w:rsidRPr="009C7F3D" w:rsidRDefault="009C7F3D" w:rsidP="009C7F3D" vyd:_id="vyd:000000000000oh">
      <w:pPr>
        <w:spacing w:line="360" w:lineRule="auto"/>
        <w:ind w:firstLine="709"/>
        <w:rPr>
          <w:rFonts w:cs="Times New Roman"/>
          <w:sz w:val="28"/>
          <w:bCs w:val="1"/>
          <w:szCs w:val="28"/>
        </w:rPr>
      </w:pPr>
      <w:r>
        <w:rPr>
          <w:rFonts w:cs="Times New Roman"/>
          <w:sz w:val="28"/>
          <w:bCs w:val="1"/>
          <w:szCs w:val="28"/>
        </w:rPr>
        <w:t vyd:_id="vyd:000000000000oi">Институт доверия стал основой развития современного общества. Недостаток доверия препятствует экономическому росту, сдерживает инвестиционную активность, вызывает другие негативные последствия.</w:t>
      </w:r>
    </w:p>
    <w:p w14:paraId="6F211496" w14:textId="77777777" w:rsidR="009C7F3D" w:rsidRPr="009C7F3D" w:rsidRDefault="009C7F3D" w:rsidP="009C7F3D" vyd:_id="vyd:000000000000od">
      <w:pPr>
        <w:spacing w:line="360" w:lineRule="auto"/>
        <w:ind w:firstLine="709"/>
        <w:rPr>
          <w:rFonts w:cs="Times New Roman"/>
          <w:sz w:val="28"/>
          <w:b w:val="1"/>
          <w:bCs w:val="1"/>
          <w:szCs w:val="28"/>
        </w:rPr>
      </w:pPr>
      <w:r>
        <w:rPr>
          <w:rFonts w:cs="Times New Roman"/>
          <w:sz w:val="28"/>
          <w:bCs w:val="1"/>
          <w:szCs w:val="28"/>
        </w:rPr>
        <w:t vyd:_id="vyd:000000000000og" xml:space="preserve">Ф. Фукуяма также утверждал, что </w:t>
      </w:r>
      <w:r>
        <w:rPr>
          <w:rFonts w:cs="Times New Roman"/>
          <w:sz w:val="28"/>
          <w:bCs w:val="1"/>
          <w:iCs w:val="1"/>
          <w:szCs w:val="28"/>
        </w:rPr>
        <w:t vyd:_id="vyd:000000000000of">преобладание недоверия в обществе равносильно введению дополнительного налога на все формы экономической деятельности</w:t>
      </w:r>
      <w:r>
        <w:rPr>
          <w:rFonts w:cs="Times New Roman"/>
          <w:sz w:val="28"/>
          <w:bCs w:val="1"/>
          <w:szCs w:val="28"/>
        </w:rPr>
        <w:t vyd:_id="vyd:000000000000oe">, от которого избавлены общества с высоким уровнем доверия. Если нет доверия, то издержки ведения хозяйственной деятельности растут примерно на 50% из-за необходимости ведения надзора и контроля.</w:t>
      </w:r>
    </w:p>
    <w:p w14:paraId="631FA392" w14:textId="77777777" w:rsidR="009C7F3D" w:rsidRPr="009C7F3D" w:rsidRDefault="009C7F3D" w:rsidP="009C7F3D" vyd:_id="vyd:000000000000ob">
      <w:pPr>
        <w:spacing w:line="360" w:lineRule="auto"/>
        <w:ind w:firstLine="709"/>
        <w:rPr>
          <w:rFonts w:cs="Times New Roman"/>
          <w:sz w:val="28"/>
          <w:bCs w:val="1"/>
          <w:szCs w:val="28"/>
        </w:rPr>
      </w:pPr>
      <w:r>
        <w:rPr>
          <w:rFonts w:cs="Times New Roman"/>
          <w:sz w:val="28"/>
          <w:bCs w:val="1"/>
          <w:szCs w:val="28"/>
        </w:rPr>
        <w:t vyd:_id="vyd:000000000000oc" xml:space="preserve">Примером разрушительных последствий вследствие не учета феномена доверия служит проведение в России шоковых реформ в 1990-х годах, в результате которых промышленное производство сократилось более чем в два раза. </w:t>
      </w:r>
    </w:p>
    <w:p w14:paraId="4FD2F33A" w14:textId="77777777" w:rsidR="009C7F3D" w:rsidRPr="009C7F3D" w:rsidRDefault="009C7F3D" w:rsidP="009C7F3D" vyd:_id="vyd:000000000000o9">
      <w:pPr>
        <w:spacing w:line="360" w:lineRule="auto"/>
        <w:ind w:firstLine="709"/>
        <w:rPr>
          <w:rFonts w:cs="Times New Roman"/>
          <w:sz w:val="28"/>
          <w:bCs w:val="1"/>
          <w:szCs w:val="28"/>
        </w:rPr>
      </w:pPr>
      <w:r>
        <w:rPr>
          <w:rFonts w:cs="Times New Roman"/>
          <w:sz w:val="28"/>
          <w:bCs w:val="1"/>
          <w:szCs w:val="28"/>
        </w:rPr>
        <w:t vyd:_id="vyd:000000000000oa" xml:space="preserve">Диспропорции в социально-экономических и демографических показателях страны, сформировавшиеся в пореформенный период 1990-х годов, значительно усугубились в условиях финансово-экономического кризиса и последовавшей за ним рецессии 2008-2015 годы и привели к возникновению масштабного кризиса доверия к государству и его институтам. </w:t>
      </w:r>
    </w:p>
    <w:p w14:paraId="6AC9D414" w14:textId="77777777" w:rsidR="009C7F3D" w:rsidRPr="009C7F3D" w:rsidRDefault="009C7F3D" w:rsidP="009C7F3D" vyd:_id="vyd:000000000000o7">
      <w:pPr>
        <w:spacing w:line="360" w:lineRule="auto"/>
        <w:ind w:firstLine="709"/>
        <w:rPr>
          <w:rFonts w:cs="Times New Roman"/>
          <w:sz w:val="28"/>
          <w:bCs w:val="1"/>
          <w:szCs w:val="28"/>
        </w:rPr>
      </w:pPr>
      <w:r>
        <w:rPr>
          <w:rFonts w:cs="Times New Roman"/>
          <w:sz w:val="28"/>
          <w:bCs w:val="1"/>
          <w:szCs w:val="28"/>
        </w:rPr>
        <w:t vyd:_id="vyd:000000000000o8">B последние годы роль института доверия начинает приобретать все большее значение в процессе оценки факторов, оказывающих влияние на экономическую динамику. Хотя доверие сложно поддается количественной оценке, тем не менее, оно способно оказать прямое воздействие на решения экономических агентов.</w:t>
      </w:r>
    </w:p>
    <w:p w14:paraId="5BDA0591" w14:textId="77777777" w:rsidR="009C7F3D" w:rsidRPr="009C7F3D" w:rsidRDefault="009C7F3D" w:rsidP="009C7F3D" vyd:_id="vyd:000000000000o5">
      <w:pPr>
        <w:spacing w:line="360" w:lineRule="auto"/>
        <w:ind w:firstLine="709"/>
        <w:rPr>
          <w:rFonts w:cs="Times New Roman"/>
          <w:sz w:val="28"/>
          <w:bCs w:val="1"/>
          <w:szCs w:val="28"/>
        </w:rPr>
      </w:pPr>
      <w:r>
        <w:rPr>
          <w:rFonts w:cs="Times New Roman"/>
          <w:sz w:val="28"/>
          <w:bCs w:val="1"/>
          <w:szCs w:val="28"/>
        </w:rPr>
        <w:t vyd:_id="vyd:000000000000o6">Учитывая особую роль государства в нашей стране, именно оно оказывает основное влияние на доверие как феномен в целом. Поэтому очень важно изучить способность развития доверия в Российской Федерации. Тем более, что опыт показывает, насколько хрупка эта категория. В период кризиса правительство может быстро и легко растратить этот капитал, восстановить же его гораздо сложнее.</w:t>
      </w:r>
    </w:p>
    <w:p w14:paraId="561460B8" w14:textId="77777777" w:rsidR="009C7F3D" w:rsidRPr="009C7F3D" w:rsidRDefault="009C7F3D" w:rsidP="009C7F3D" vyd:_id="vyd:000000000000o3">
      <w:pPr>
        <w:spacing w:line="360" w:lineRule="auto"/>
        <w:ind w:firstLine="709"/>
        <w:rPr>
          <w:rFonts w:cs="Times New Roman"/>
          <w:sz w:val="28"/>
          <w:bCs w:val="1"/>
          <w:szCs w:val="28"/>
        </w:rPr>
      </w:pPr>
      <w:r>
        <w:rPr>
          <w:rFonts w:cs="Times New Roman"/>
          <w:sz w:val="28"/>
          <w:bCs w:val="1"/>
          <w:szCs w:val="28"/>
        </w:rPr>
        <w:t vyd:_id="vyd:000000000000o4" xml:space="preserve">Так, доверие играло и играет ключевую роль при трансплантации западных институтов в экономику Российской Федерации. Последствия механической трансплантации институтов часто не совпадали с ожидаемым результатом. Классический пример – трансплантация института банкротства. </w:t>
      </w:r>
    </w:p>
    <w:p w14:paraId="66CF52E6" w14:textId="77777777" w:rsidR="009C7F3D" w:rsidRPr="009C7F3D" w:rsidRDefault="009C7F3D" w:rsidP="009C7F3D" vyd:_id="vyd:000000000000o1">
      <w:pPr>
        <w:spacing w:line="360" w:lineRule="auto"/>
        <w:ind w:firstLine="709"/>
        <w:rPr>
          <w:rFonts w:cs="Times New Roman"/>
          <w:sz w:val="28"/>
          <w:bCs w:val="1"/>
          <w:szCs w:val="28"/>
        </w:rPr>
      </w:pPr>
      <w:r>
        <w:rPr>
          <w:rFonts w:cs="Times New Roman"/>
          <w:sz w:val="28"/>
          <w:bCs w:val="1"/>
          <w:szCs w:val="28"/>
        </w:rPr>
        <w:t vyd:_id="vyd:000000000000o2">Важным фактором в формировании института доверия в нашей стране является экономическая и социальная стабильность. Стабильность подразумевает снижение частоты изменения законодательной базы и общее упрощение бюрократических барьеров, стабилизация монетарной политики и поэтапная реализация нововведений.</w:t>
      </w:r>
    </w:p>
    <w:p w14:paraId="3AAC3C83" w14:textId="5EF300F0" w:rsidR="009C7F3D" w:rsidRPr="009C7F3D" w:rsidRDefault="0048358A" w:rsidP="009C7F3D" vyd:_id="vyd:000000000000ny">
      <w:pPr>
        <w:spacing w:line="360" w:lineRule="auto"/>
        <w:ind w:firstLine="709"/>
        <w:rPr>
          <w:rFonts w:cs="Times New Roman"/>
          <w:sz w:val="28"/>
          <w:bCs w:val="1"/>
          <w:szCs w:val="28"/>
        </w:rPr>
      </w:pPr>
      <w:r>
        <w:rPr>
          <w:rFonts w:cs="Times New Roman"/>
          <w:sz w:val="28"/>
          <w:bCs w:val="1"/>
          <w:szCs w:val="28"/>
        </w:rPr>
        <w:t vyd:_id="vyd:000000000000o0">Также</w:t>
      </w:r>
      <w:r>
        <w:rPr>
          <w:rFonts w:cs="Times New Roman"/>
          <w:sz w:val="28"/>
          <w:bCs w:val="1"/>
          <w:szCs w:val="28"/>
        </w:rPr>
        <w:t vyd:_id="vyd:000000000000nz" xml:space="preserve"> на состояние доверия в экономике большое влияние оказывает налоговое законодательство. И речь здесь идет не только о величине фискальной нагрузки на бизнес, но и о стабильности налогового законодательства и системы обязательных платежей.</w:t>
      </w:r>
    </w:p>
    <w:p w14:paraId="7C9A4A33" w14:textId="77777777" w:rsidR="009C7F3D" w:rsidRPr="009C7F3D" w:rsidRDefault="009C7F3D" w:rsidP="009C7F3D" vyd:_id="vyd:000000000000nw">
      <w:pPr>
        <w:spacing w:line="360" w:lineRule="auto"/>
        <w:ind w:firstLine="709"/>
        <w:rPr>
          <w:rFonts w:cs="Times New Roman"/>
          <w:sz w:val="28"/>
          <w:bCs w:val="1"/>
          <w:szCs w:val="28"/>
        </w:rPr>
      </w:pPr>
      <w:r>
        <w:rPr>
          <w:rFonts w:cs="Times New Roman"/>
          <w:sz w:val="28"/>
          <w:bCs w:val="1"/>
          <w:szCs w:val="28"/>
        </w:rPr>
        <w:t vyd:_id="vyd:000000000000nx" xml:space="preserve">И если в последние годы новых налогов на бизнес не вводится, то методы сбора налогов и состав неналоговых платежей меняется постоянно. Это заставляет хозяйствующие субъекты вносить коррективы в свою деятельность, часто нести дополнительные затраты. </w:t>
      </w:r>
    </w:p>
    <w:p w14:paraId="461D73D9" w14:textId="77777777" w:rsidR="009C7F3D" w:rsidRDefault="009C7F3D" w:rsidP="009C7F3D" vyd:_id="vyd:000000000000nu">
      <w:pPr>
        <w:spacing w:line="360" w:lineRule="auto"/>
        <w:ind w:firstLine="709"/>
        <w:rPr>
          <w:rFonts w:cs="Times New Roman"/>
          <w:sz w:val="28"/>
          <w:bCs w:val="1"/>
          <w:szCs w:val="28"/>
        </w:rPr>
      </w:pPr>
      <w:r>
        <w:rPr>
          <w:rFonts w:cs="Times New Roman"/>
          <w:sz w:val="28"/>
          <w:bCs w:val="1"/>
          <w:szCs w:val="28"/>
        </w:rPr>
        <w:t vyd:_id="vyd:000000000000nv">Важным источником институционального доверия является прозрачность действий власти. Низкое общее доверие к государственным структурам в нашей стране вызвано происходившим в 1990-х годах произволом и непрозрачностью действий власти в период финансово-экономических кризисов.</w:t>
      </w:r>
    </w:p>
    <w:p w14:paraId="65C33F8D" w14:textId="6B3D55BF" w:rsidR="0048358A" w:rsidRDefault="00E7108C" w:rsidP="00E7108C" vyd:_id="vyd:000000000000ni">
      <w:pPr>
        <w:spacing w:line="360" w:lineRule="auto"/>
        <w:ind w:firstLine="709"/>
        <w:rPr>
          <w:rFonts w:cs="Times New Roman"/>
          <w:sz w:val="28"/>
          <w:szCs w:val="28"/>
        </w:rPr>
      </w:pPr>
      <w:r>
        <w:rPr>
          <w:rFonts w:cs="Times New Roman"/>
          <w:sz w:val="28"/>
          <w:szCs w:val="28"/>
        </w:rPr>
        <w:t vyd:_id="vyd:000000000000nt">По словам Президента Российской Федерации В.В. Путина, глобальные вызовы современности, в частности экологические, страны могут решить только сообща</w:t>
      </w:r>
      <w:r>
        <w:rPr>
          <w:rFonts w:cs="Times New Roman"/>
          <w:sz w:val="28"/>
          <w:vertAlign w:val="superscript"/>
          <w:szCs w:val="28"/>
        </w:rPr>
        <w:footnoteReference vyd:_id="vyd:000000000000ns" w:id="170"/>
      </w:r>
      <w:r>
        <w:rPr>
          <w:rFonts w:cs="Times New Roman"/>
          <w:sz w:val="28"/>
          <w:szCs w:val="28"/>
        </w:rPr>
        <w:t vyd:_id="vyd:000000000000nr">. Впрочем, это относится не только к межгосударственным, но и к межведомственным</w:t>
      </w:r>
      <w:r>
        <w:rPr>
          <w:rFonts w:cs="Times New Roman"/>
          <w:sz w:val="28"/>
          <w:szCs w:val="28"/>
        </w:rPr>
        <w:t vyd:_id="vyd:000000000000nq" xml:space="preserve"> и государственно-частным</w:t>
      </w:r>
      <w:r>
        <w:rPr>
          <w:rFonts w:cs="Times New Roman"/>
          <w:sz w:val="28"/>
          <w:szCs w:val="28"/>
        </w:rPr>
        <w:t vyd:_id="vyd:000000000000np" xml:space="preserve"> отношениям. </w:t>
      </w:r>
      <w:r>
        <w:rPr>
          <w:rFonts w:cs="Times New Roman"/>
          <w:sz w:val="28"/>
          <w:szCs w:val="28"/>
        </w:rPr>
        <w:t vyd:_id="vyd:000000000000no">И</w:t>
      </w:r>
      <w:r>
        <w:rPr>
          <w:rFonts w:cs="Times New Roman"/>
          <w:sz w:val="28"/>
          <w:szCs w:val="28"/>
        </w:rPr>
        <w:t vyd:_id="vyd:000000000000nn" xml:space="preserve">сследователи </w:t>
      </w:r>
      <w:r>
        <w:rPr>
          <w:rFonts w:cs="Times New Roman"/>
          <w:sz w:val="28"/>
          <w:szCs w:val="28"/>
        </w:rPr>
        <w:t vyd:_id="vyd:000000000000nm">отмечают</w:t>
      </w:r>
      <w:r>
        <w:rPr>
          <w:rFonts w:cs="Times New Roman"/>
          <w:sz w:val="28"/>
          <w:szCs w:val="28"/>
        </w:rPr>
        <w:t vyd:_id="vyd:000000000000nl">, что информационное обеспечение природопользования и охраны окружающей среды следует выделять в числе основных направлений науки экологического права т.н. «экологизацию экономического развития»</w:t>
      </w:r>
      <w:r>
        <w:rPr>
          <w:rFonts w:cs="Times New Roman"/>
          <w:sz w:val="28"/>
          <w:vertAlign w:val="superscript"/>
          <w:szCs w:val="28"/>
        </w:rPr>
        <w:footnoteReference vyd:_id="vyd:000000000000nk" w:id="171"/>
      </w:r>
      <w:r>
        <w:rPr>
          <w:rFonts w:cs="Times New Roman"/>
          <w:sz w:val="28"/>
          <w:szCs w:val="28"/>
        </w:rPr>
        <w:t vyd:_id="vyd:000000000000nj" xml:space="preserve">. </w:t>
      </w:r>
    </w:p>
    <w:p w14:paraId="248FE18B" w14:textId="0E69FCDC" w:rsidR="00E7108C" w:rsidRPr="00321B78" w:rsidRDefault="00E7108C" w:rsidP="00E7108C" vyd:_id="vyd:000000000000ng">
      <w:pPr>
        <w:spacing w:line="360" w:lineRule="auto"/>
        <w:ind w:firstLine="709"/>
        <w:rPr>
          <w:rFonts w:cs="Times New Roman"/>
          <w:sz w:val="28"/>
          <w:szCs w:val="28"/>
        </w:rPr>
      </w:pPr>
      <w:r>
        <w:rPr>
          <w:rFonts w:cs="Times New Roman"/>
          <w:sz w:val="28"/>
          <w:szCs w:val="28"/>
        </w:rPr>
        <w:t vyd:_id="vyd:000000000000nh" xml:space="preserve">Это направление предполагает возможность оперирования информацией государством для целей структурной перестройки экономической политики, а также взаимодействовать с хозяйствующими субъектами, деятельность которых может потенциально оказывать влияние на окружающую среду. </w:t>
      </w:r>
    </w:p>
    <w:p w14:paraId="3ECC53A8" w14:textId="77777777" w:rsidR="00E7108C" w:rsidRPr="00321B78" w:rsidRDefault="00E7108C" w:rsidP="00E7108C" vyd:_id="vyd:000000000000ne">
      <w:pPr>
        <w:spacing w:line="360" w:lineRule="auto"/>
        <w:ind w:firstLine="709"/>
        <w:rPr>
          <w:rFonts w:cs="Times New Roman"/>
          <w:sz w:val="28"/>
          <w:szCs w:val="28"/>
        </w:rPr>
      </w:pPr>
      <w:r>
        <w:rPr>
          <w:rFonts w:cs="Times New Roman"/>
          <w:sz w:val="28"/>
          <w:szCs w:val="28"/>
        </w:rPr>
        <w:t vyd:_id="vyd:000000000000nf">В свою очередь, предприниматели должны также открыто предоставлять информацию о своей деятельности.</w:t>
      </w:r>
    </w:p>
    <w:p w14:paraId="3FB23CC8" w14:textId="77777777" w:rsidR="00E7108C" w:rsidRPr="00321B78" w:rsidRDefault="00E7108C" w:rsidP="00E7108C" vyd:_id="vyd:000000000000nc">
      <w:pPr>
        <w:spacing w:line="360" w:lineRule="auto"/>
        <w:ind w:firstLine="709"/>
        <w:rPr>
          <w:rFonts w:cs="Times New Roman"/>
          <w:sz w:val="28"/>
          <w:szCs w:val="28"/>
        </w:rPr>
      </w:pPr>
      <w:r>
        <w:rPr>
          <w:rFonts w:cs="Times New Roman"/>
          <w:sz w:val="28"/>
          <w:szCs w:val="28"/>
        </w:rPr>
        <w:t vyd:_id="vyd:000000000000nd">Такая модель построения экономической политики государства основывается на равенстве и добросовестности всех субъектов и позволяет стимулировать добросовестное отношение участников для достижения поставленных целей по транспарентности данных.</w:t>
      </w:r>
    </w:p>
    <w:p w14:paraId="33D29BF3" w14:textId="77777777" w:rsidR="00E7108C" w:rsidRPr="00321B78" w:rsidRDefault="00E7108C" w:rsidP="00E7108C" vyd:_id="vyd:000000000000n4">
      <w:pPr>
        <w:spacing w:line="360" w:lineRule="auto"/>
        <w:ind w:firstLine="709"/>
        <w:rPr>
          <w:rFonts w:cs="Times New Roman"/>
          <w:sz w:val="28"/>
          <w:szCs w:val="28"/>
        </w:rPr>
      </w:pPr>
      <w:r>
        <w:rPr>
          <w:rFonts w:cs="Times New Roman"/>
          <w:sz w:val="28"/>
          <w:szCs w:val="28"/>
        </w:rPr>
        <w:t vyd:_id="vyd:000000000000nb">Этот подход может также лечь в основу проработки долгосрочной стратегии развития экологической безопасности, которой российские ученые, такие как О.С. Колбасов</w:t>
      </w:r>
      <w:r>
        <w:rPr>
          <w:rFonts w:cs="Times New Roman"/>
          <w:sz w:val="28"/>
          <w:vertAlign w:val="superscript"/>
          <w:szCs w:val="28"/>
        </w:rPr>
        <w:footnoteReference vyd:_id="vyd:000000000000na" w:id="172"/>
      </w:r>
      <w:r>
        <w:rPr>
          <w:rFonts w:cs="Times New Roman"/>
          <w:sz w:val="28"/>
          <w:szCs w:val="28"/>
        </w:rPr>
        <w:t vyd:_id="vyd:000000000000n9">, И.О. Краснова</w:t>
      </w:r>
      <w:r>
        <w:rPr>
          <w:rFonts w:cs="Times New Roman"/>
          <w:sz w:val="28"/>
          <w:vertAlign w:val="superscript"/>
          <w:szCs w:val="28"/>
        </w:rPr>
        <w:footnoteReference vyd:_id="vyd:000000000000n8" w:id="173"/>
      </w:r>
      <w:r>
        <w:rPr>
          <w:rFonts w:cs="Times New Roman"/>
          <w:sz w:val="28"/>
          <w:szCs w:val="28"/>
        </w:rPr>
        <w:t vyd:_id="vyd:000000000000n7">, А.С. Тимошенко</w:t>
      </w:r>
      <w:r>
        <w:rPr>
          <w:rFonts w:cs="Times New Roman"/>
          <w:sz w:val="28"/>
          <w:vertAlign w:val="superscript"/>
          <w:szCs w:val="28"/>
        </w:rPr>
        <w:footnoteReference vyd:_id="vyd:000000000000n6" w:id="174"/>
      </w:r>
      <w:r>
        <w:rPr>
          <w:rFonts w:cs="Times New Roman"/>
          <w:sz w:val="28"/>
          <w:szCs w:val="28"/>
        </w:rPr>
        <w:t vyd:_id="vyd:000000000000n5" xml:space="preserve"> уделяли особое внимание в своих трудах.</w:t>
      </w:r>
    </w:p>
    <w:p w14:paraId="31B58435" w14:textId="77777777" w:rsidR="00E7108C" w:rsidRPr="00321B78" w:rsidRDefault="00E7108C" w:rsidP="00E7108C" vyd:_id="vyd:000000000000n0">
      <w:pPr>
        <w:spacing w:line="360" w:lineRule="auto"/>
        <w:ind w:firstLine="709"/>
        <w:rPr>
          <w:rFonts w:cs="Times New Roman"/>
          <w:sz w:val="28"/>
          <w:szCs w:val="28"/>
        </w:rPr>
      </w:pPr>
      <w:r>
        <w:rPr>
          <w:rFonts w:cs="Times New Roman"/>
          <w:sz w:val="28"/>
          <w:szCs w:val="28"/>
        </w:rPr>
        <w:t vyd:_id="vyd:000000000000n3">Информационное взаимодействие между органами государственной власти и предпринимательским сообществом должно быть налажено таким образом, что при необходимости не только на федеральном, но и на региональном уровне могли быть приняты оперативные решения по исправлению возникшей неблагоприятной ситуации</w:t>
      </w:r>
      <w:r>
        <w:rPr>
          <w:rFonts w:cs="Times New Roman"/>
          <w:sz w:val="28"/>
          <w:vertAlign w:val="superscript"/>
          <w:szCs w:val="28"/>
        </w:rPr>
        <w:footnoteReference vyd:_id="vyd:000000000000n2" w:id="175"/>
      </w:r>
      <w:r>
        <w:rPr>
          <w:rFonts w:cs="Times New Roman"/>
          <w:sz w:val="28"/>
          <w:szCs w:val="28"/>
        </w:rPr>
        <w:t vyd:_id="vyd:000000000000n1">.</w:t>
      </w:r>
    </w:p>
    <w:p w14:paraId="1B9DB14F" w14:textId="77777777" w:rsidR="00E7108C" w:rsidRPr="00321B78" w:rsidRDefault="00E7108C" w:rsidP="00E7108C" vyd:_id="vyd:000000000000my">
      <w:pPr>
        <w:spacing w:line="360" w:lineRule="auto"/>
        <w:ind w:firstLine="709"/>
        <w:rPr>
          <w:rFonts w:cs="Times New Roman"/>
          <w:sz w:val="28"/>
          <w:szCs w:val="28"/>
        </w:rPr>
      </w:pPr>
      <w:r>
        <w:rPr>
          <w:rFonts w:cs="Times New Roman"/>
          <w:sz w:val="28"/>
          <w:szCs w:val="28"/>
        </w:rPr>
        <w:t vyd:_id="vyd:000000000000mz">Однако необходимо отметить, что роль государства не ограничивается одной лишь верификации сведений, поступающих от юридических лиц. Для устойчивого развития страны, в том числе и в международном аспекте требуется разработать стандарты, механизмы, и, самое главное, обеспечить ведение цифрового реестра.</w:t>
      </w:r>
    </w:p>
    <w:p w14:paraId="0BA7E531" w14:textId="77777777" w:rsidR="00E7108C" w:rsidRPr="00321B78" w:rsidRDefault="00E7108C" w:rsidP="00E7108C" vyd:_id="vyd:000000000000mw">
      <w:pPr>
        <w:spacing w:line="360" w:lineRule="auto"/>
        <w:ind w:firstLine="709"/>
        <w:rPr>
          <w:rFonts w:cs="Times New Roman"/>
          <w:sz w:val="28"/>
          <w:szCs w:val="28"/>
        </w:rPr>
      </w:pPr>
      <w:r>
        <w:rPr>
          <w:rFonts w:cs="Times New Roman"/>
          <w:sz w:val="28"/>
          <w:szCs w:val="28"/>
        </w:rPr>
        <w:t vyd:_id="vyd:000000000000mx">Цифровой реестр должен представлять собой единую базу данных для наполнения которой используются алгоритмы проверки сведений на основании технологий по типу «блокчейн». Это позволит сверять поступающую информацию, верифицируя ее по нескольким источникам одновременно. Базами данных, с которыми может происходить обмен сведениями, могут выступать электронные хранилища «больших данных» из различных отраслей взаимодействия общества и природы. Так, например, обмен информацией может быть осуществлен между хранилищами метеорологических, геодезических, пространственных, почвенно-географических и прочих реестров данных.</w:t>
      </w:r>
    </w:p>
    <w:p w14:paraId="431032D6" w14:textId="77777777" w:rsidR="00E7108C" w:rsidRPr="00321B78" w:rsidRDefault="00E7108C" w:rsidP="00E7108C" vyd:_id="vyd:000000000000mu">
      <w:pPr>
        <w:spacing w:line="360" w:lineRule="auto"/>
        <w:ind w:firstLine="709"/>
        <w:rPr>
          <w:rFonts w:cs="Times New Roman"/>
          <w:sz w:val="28"/>
          <w:szCs w:val="28"/>
        </w:rPr>
      </w:pPr>
      <w:r>
        <w:rPr>
          <w:rFonts w:cs="Times New Roman"/>
          <w:sz w:val="28"/>
          <w:szCs w:val="28"/>
        </w:rPr>
        <w:t vyd:_id="vyd:000000000000mv" xml:space="preserve">Вместе с тем, для получения наиболее точной информации по запросу пользователя требуется разработать формы самих запросов. Это является критически важной задачей, так как для анализа требований о предоставлении информации может попросту не хватить ресурсов - ни человеческих, ни вычислительных. Обработка данных в таком случае может занимать непредвиденно большие сроки, за которые предстоит проанализировать колоссальные объемы данных. </w:t>
      </w:r>
    </w:p>
    <w:p w14:paraId="5F7B11C2" w14:textId="4F747088" w:rsidR="00E7108C" w:rsidRDefault="00E7108C" w:rsidP="00E7108C" vyd:_id="vyd:000000000000mq">
      <w:pPr>
        <w:spacing w:line="360" w:lineRule="auto"/>
        <w:ind w:firstLine="709"/>
        <w:rPr>
          <w:rFonts w:cs="Times New Roman"/>
          <w:sz w:val="28"/>
          <w:szCs w:val="28"/>
        </w:rPr>
      </w:pPr>
      <w:r>
        <w:rPr>
          <w:rFonts w:cs="Times New Roman"/>
          <w:sz w:val="28"/>
          <w:szCs w:val="28"/>
        </w:rPr>
        <w:t vyd:_id="vyd:000000000000mt" xml:space="preserve">Стоит, однако, отметить, что данные возможности развития взаимодействия общества и государства на данном этапе развития науки и техники вряд ли осуществимы. Для реестров со значительно более простыми задачами требуются огромные вложения </w:t>
      </w:r>
      <w:r>
        <w:rPr>
          <w:rFonts w:cs="Times New Roman"/>
          <w:sz w:val="28"/>
          <w:szCs w:val="28"/>
        </w:rPr>
        <w:t vyd:_id="vyd:000000000000ms">финансовых средств</w:t>
      </w:r>
      <w:r>
        <w:rPr>
          <w:rFonts w:cs="Times New Roman"/>
          <w:sz w:val="28"/>
          <w:szCs w:val="28"/>
        </w:rPr>
        <w:t vyd:_id="vyd:000000000000mr" xml:space="preserve"> налогоплательщиков, а проекты предлагаемого уровня просто не смогут себя окупить. В этой связи, развитие современных методов получения, хранения, обработки и предоставления информации должно ставить перед собой подобные амбициозные задачи. </w:t>
      </w:r>
    </w:p>
    <w:p w14:paraId="21B00D6D" w14:textId="77777777" w:rsidR="00297D99" w:rsidRDefault="00297D99" w:rsidP="00E7108C" vyd:_id="vyd:000000000000mp">
      <w:pPr>
        <w:spacing w:line="360" w:lineRule="auto"/>
        <w:ind w:firstLine="709"/>
        <w:rPr>
          <w:rFonts w:cs="Times New Roman"/>
          <w:sz w:val="28"/>
          <w:szCs w:val="28"/>
        </w:rPr>
      </w:pPr>
    </w:p>
    <w:p w14:paraId="59183BFE" w14:textId="67092FA9" w:rsidR="00F00B66" w:rsidRPr="00321B78" w:rsidRDefault="00F81DBF" w:rsidP="00F00B66" vyd:_id="vyd:000000000000mf">
      <w:pPr>
        <w:spacing w:line="360" w:lineRule="auto"/>
        <w:ind w:firstLine="709"/>
        <w:rPr>
          <w:rFonts w:cs="Times New Roman"/>
          <w:sz w:val="28"/>
          <w:szCs w:val="28"/>
        </w:rPr>
      </w:pPr>
      <w:r>
        <w:rPr>
          <w:rFonts w:cs="Times New Roman"/>
          <w:sz w:val="28"/>
          <w:szCs w:val="28"/>
        </w:rPr>
        <w:t vyd:_id="vyd:000000000000mo">Проблема</w:t>
      </w:r>
      <w:r>
        <w:rPr>
          <w:rFonts w:cs="Times New Roman"/>
          <w:sz w:val="28"/>
          <w:szCs w:val="28"/>
        </w:rPr>
        <w:t vyd:_id="vyd:000000000000mn" xml:space="preserve"> </w:t>
      </w:r>
      <w:r>
        <w:rPr>
          <w:rFonts w:cs="Times New Roman"/>
          <w:sz w:val="28"/>
          <w:szCs w:val="28"/>
        </w:rPr>
        <w:t vyd:_id="vyd:000000000000mm">добросовестно</w:t>
      </w:r>
      <w:r>
        <w:rPr>
          <w:rFonts w:cs="Times New Roman"/>
          <w:sz w:val="28"/>
          <w:szCs w:val="28"/>
        </w:rPr>
        <w:t vyd:_id="vyd:000000000000ml">го управления возложенными на отдельные органы государственной власти задачами</w:t>
      </w:r>
      <w:r>
        <w:rPr>
          <w:rFonts w:cs="Times New Roman"/>
          <w:sz w:val="28"/>
          <w:szCs w:val="28"/>
        </w:rPr>
        <w:t vyd:_id="vyd:000000000000mk" xml:space="preserve"> возникает и при</w:t>
      </w:r>
      <w:r>
        <w:rPr>
          <w:rFonts w:cs="Times New Roman"/>
          <w:sz w:val="28"/>
          <w:szCs w:val="28"/>
        </w:rPr>
        <w:t vyd:_id="vyd:000000000000mj" xml:space="preserve"> ведении государственных реестров</w:t>
      </w:r>
      <w:r>
        <w:rPr>
          <w:rFonts w:cs="Times New Roman"/>
          <w:sz w:val="28"/>
          <w:szCs w:val="28"/>
        </w:rPr>
        <w:t vyd:_id="vyd:000000000000mi">. Данная проблема</w:t>
      </w:r>
      <w:r>
        <w:rPr>
          <w:rFonts w:cs="Times New Roman"/>
          <w:sz w:val="28"/>
          <w:szCs w:val="28"/>
        </w:rPr>
        <w:t vyd:_id="vyd:000000000000mh" xml:space="preserve"> заслуживает отдельного внимания</w:t>
      </w:r>
      <w:r>
        <w:rPr>
          <w:rFonts w:cs="Times New Roman"/>
          <w:sz w:val="28"/>
          <w:szCs w:val="28"/>
        </w:rPr>
        <w:t vyd:_id="vyd:000000000000mg">, так как указанные реестры представляют собой свод достоверных данным, которыми оперируют как государственные органы, так и физические и юридические лица.</w:t>
      </w:r>
    </w:p>
    <w:p w14:paraId="1855C2D4" w14:textId="281273AB" w:rsidR="00B2244B" w:rsidRPr="00321B78" w:rsidRDefault="00B2244B" w:rsidP="00B2244B" vyd:_id="vyd:000000000000md">
      <w:pPr>
        <w:spacing w:line="360" w:lineRule="auto"/>
        <w:ind w:firstLine="709"/>
        <w:rPr>
          <w:rFonts w:cs="Times New Roman"/>
          <w:sz w:val="28"/>
          <w:szCs w:val="28"/>
        </w:rPr>
      </w:pPr>
      <w:r>
        <w:rPr>
          <w:rFonts w:cs="Times New Roman"/>
          <w:sz w:val="28"/>
          <w:szCs w:val="28"/>
        </w:rPr>
        <w:t vyd:_id="vyd:000000000000me">С 1 января 2017 года основным реестром, содержащим сведения о государственном кадастровом учете и правах на недвижимое имущество на территории Российской Федерации, является ФГИС ЕГРН – федеральная государственная информационная система единый государственный реестр прав на недвижимость. Данный реестр состоит из обобщенных сведений единого государственного реестра прав на недвижимость и сделок с ним (далее – ЕГРП) и АИС ГКН. Правовые основы ведения ЕГРН установлены Федеральным законом от 13 июля 2015 года № 218-ФЗ «О государственной регистрации недвижимости» (далее – Закон о регистрации).</w:t>
      </w:r>
    </w:p>
    <w:p w14:paraId="2D20024D" w14:textId="77777777" w:rsidR="00B2244B" w:rsidRPr="00321B78" w:rsidRDefault="00B2244B" w:rsidP="00B2244B" vyd:_id="vyd:000000000000mb">
      <w:pPr>
        <w:spacing w:line="360" w:lineRule="auto"/>
        <w:ind w:firstLine="709"/>
        <w:rPr>
          <w:rFonts w:cs="Times New Roman"/>
          <w:sz w:val="28"/>
          <w:szCs w:val="28"/>
        </w:rPr>
      </w:pPr>
      <w:r>
        <w:rPr>
          <w:rFonts w:cs="Times New Roman"/>
          <w:sz w:val="28"/>
          <w:szCs w:val="28"/>
        </w:rPr>
        <w:t vyd:_id="vyd:000000000000mc">В рамках объединенного реестра удалось закрепить статус машиноместа, выделив его как отдельный объект прав; сократить сроки проведения регистрации прав и государственного кадастрового учета, в том числе за счет проведения указанных процедур единовременно; закрепления принципа экстерриториальности запросов; создание системы электронного взаимодействия между государственными органами в процессе регистрации прав; внедрить технологии блокчейн.</w:t>
      </w:r>
    </w:p>
    <w:p w14:paraId="40052228" w14:textId="77777777" w:rsidR="00B2244B" w:rsidRPr="00321B78" w:rsidRDefault="00B2244B" w:rsidP="00B2244B" vyd:_id="vyd:000000000000m9">
      <w:pPr>
        <w:spacing w:line="360" w:lineRule="auto"/>
        <w:ind w:firstLine="709"/>
        <w:rPr>
          <w:rFonts w:cs="Times New Roman"/>
          <w:sz w:val="28"/>
          <w:szCs w:val="28"/>
        </w:rPr>
      </w:pPr>
      <w:r>
        <w:rPr>
          <w:rFonts w:cs="Times New Roman"/>
          <w:sz w:val="28"/>
          <w:szCs w:val="28"/>
        </w:rPr>
        <w:t vyd:_id="vyd:000000000000ma" xml:space="preserve">Полномочия по осуществлению государственной регистрации прав и государственного кадастрового учета возложены на Росреестр, однако ответственным за ведение ЕГРН является ФГБУ «ФКП Росреестра». </w:t>
      </w:r>
    </w:p>
    <w:p w14:paraId="1FFC3EBC" w14:textId="77777777" w:rsidR="00B2244B" w:rsidRPr="00321B78" w:rsidRDefault="00B2244B" w:rsidP="00B2244B" vyd:_id="vyd:000000000000m7">
      <w:pPr>
        <w:spacing w:line="360" w:lineRule="auto"/>
        <w:ind w:firstLine="709"/>
        <w:rPr>
          <w:rFonts w:cs="Times New Roman"/>
          <w:sz w:val="28"/>
          <w:szCs w:val="28"/>
        </w:rPr>
      </w:pPr>
      <w:r>
        <w:rPr>
          <w:rFonts w:cs="Times New Roman"/>
          <w:sz w:val="28"/>
          <w:szCs w:val="28"/>
        </w:rPr>
        <w:t vyd:_id="vyd:000000000000m8" xml:space="preserve">Несмотря на частичное решение задач, поставленных в Постановлении Правительства Российской Федерации от 10.10.2013 №903 «О федеральной целевой программе «Развитие единой государственной системы регистрации прав и кадастрового учета недвижимости (2014 – 2020 годы)», остается множество пробелов, которые необходимо устранить в кратчайшие сроки. </w:t>
      </w:r>
    </w:p>
    <w:p w14:paraId="2AFF82D9" w14:textId="77777777" w:rsidR="00B2244B" w:rsidRPr="00321B78" w:rsidRDefault="00B2244B" w:rsidP="00B2244B" vyd:_id="vyd:000000000000m1">
      <w:pPr>
        <w:spacing w:line="360" w:lineRule="auto"/>
        <w:ind w:firstLine="709"/>
        <w:rPr>
          <w:rFonts w:cs="Times New Roman"/>
          <w:sz w:val="28"/>
          <w:szCs w:val="28"/>
        </w:rPr>
      </w:pPr>
      <w:r>
        <w:rPr>
          <w:rFonts w:cs="Times New Roman"/>
          <w:sz w:val="28"/>
          <w:szCs w:val="28"/>
        </w:rPr>
        <w:t vyd:_id="vyd:000000000000m6" xml:space="preserve">ФГИС ЕГРН является сводом достоверных систематизированных сведений для целей государственного учета и защиты сведений, которые в ней содержаться. </w:t>
      </w:r>
      <w:r>
        <w:rPr>
          <w:rFonts w:cs="Times New Roman"/>
          <w:sz w:val="28"/>
          <w:b w:val="1"/>
          <w:szCs w:val="28"/>
        </w:rPr>
        <w:t vyd:_id="vyd:000000000000m5">ФГИС ЕГРН является системой, многие процессы которой являются автоматизированными</w:t>
      </w:r>
      <w:r>
        <w:rPr>
          <w:rFonts w:cs="Times New Roman"/>
          <w:sz w:val="28"/>
          <w:szCs w:val="28"/>
        </w:rPr>
        <w:t vyd:_id="vyd:000000000000m4" xml:space="preserve">. Так, автоматически формируются выписки о правах отдельного лица при запросе сведений через сайт Росреестра. Стоит, однако, отметить, что система самостоятельно не может принимать решения о постановке на государственный кадастровый учет земельных участков. В соответствии со статьей 64 Закона о регистрации лицом, наделенным полномочиями принятия решений о государственной регистрации и государственном кадастровом учете является государственный регистратор. Так, в качестве примера может быть рассмотрена ситуация, когда при разделе земельного участка после прохождения логического контроля без ошибок государственный регистратор выносит решение о приостановлении государственной регистрации. После устранения выявленных замечаний, государственный регистратор вправе вынести решение о неустранении причин, являющихся основанием для возобновления регистрации, либо сослаться на новые обстоятельства. </w:t>
      </w:r>
      <w:r>
        <w:rPr>
          <w:rFonts w:cs="Times New Roman"/>
          <w:sz w:val="28"/>
          <w:b w:val="1"/>
          <w:szCs w:val="28"/>
        </w:rPr>
        <w:t vyd:_id="vyd:000000000000m3">Таким образом, субъективная оценка лица, уполномоченного принимать соответствующие решения, может повлиять на качество оказания государственной услуги</w:t>
      </w:r>
      <w:r>
        <w:rPr>
          <w:rFonts w:cs="Times New Roman"/>
          <w:sz w:val="28"/>
          <w:szCs w:val="28"/>
        </w:rPr>
        <w:t vyd:_id="vyd:000000000000m2">.</w:t>
      </w:r>
    </w:p>
    <w:p w14:paraId="274B7C6D" w14:textId="67BB90D4" w:rsidR="00B2244B" w:rsidRPr="00321B78" w:rsidRDefault="00B2244B" w:rsidP="00B2244B" vyd:_id="vyd:000000000000lq">
      <w:pPr>
        <w:spacing w:line="360" w:lineRule="auto"/>
        <w:ind w:firstLine="709"/>
        <w:rPr>
          <w:rFonts w:cs="Times New Roman"/>
          <w:sz w:val="28"/>
          <w:szCs w:val="28"/>
        </w:rPr>
      </w:pPr>
      <w:r>
        <w:rPr>
          <w:rFonts w:cs="Times New Roman"/>
          <w:sz w:val="28"/>
          <w:szCs w:val="28"/>
        </w:rPr>
        <w:t vyd:_id="vyd:000000000000m0">Кроме того, следует обратить внимание на то, что в некоторых субъектах Российской Федерации до сих пор функционирует устаревшая система АИС ГКН ввиду отсутствия технической возможности перехода на систему ФГИС ЕГРН. Согласно результатам проверки Росреестра и ФГБУ «ФКП Росреестра» аудиторами Счетной палаты Российской Федерации 29 марта 2021 года было выявлено, что программный комплекс ФГИС ЕГРН был внедрен н</w:t>
      </w:r>
      <w:r>
        <w:rPr>
          <w:rFonts w:cs="Times New Roman"/>
          <w:sz w:val="28"/>
          <w:szCs w:val="28"/>
        </w:rPr>
        <w:t vyd:_id="vyd:000000000000lz">а</w:t>
      </w:r>
      <w:r>
        <w:rPr>
          <w:rFonts w:cs="Times New Roman"/>
          <w:sz w:val="28"/>
          <w:szCs w:val="28"/>
        </w:rPr>
        <w:t vyd:_id="vyd:000000000000ly" xml:space="preserve"> территории России только 21 октября 2020 года. </w:t>
      </w:r>
      <w:r>
        <w:rPr>
          <w:rFonts w:cs="Times New Roman"/>
          <w:sz w:val="28"/>
          <w:szCs w:val="28"/>
        </w:rPr>
        <w:t vyd:_id="vyd:000000000000lx">При этом процесс доработки реестра не завершены до сих пор</w:t>
      </w:r>
      <w:r>
        <w:rPr>
          <w:rFonts w:cs="Times New Roman"/>
          <w:sz w:val="28"/>
          <w:szCs w:val="28"/>
        </w:rPr>
        <w:t vyd:_id="vyd:000000000000lw">: за указанный отрезок времени в работе сервиса наблюдалось несколько крупных сбоев, отсутствие механизмов оперативного решения</w:t>
      </w:r>
      <w:r>
        <w:rPr>
          <w:rFonts w:cs="Times New Roman"/>
          <w:sz w:val="28"/>
          <w:szCs w:val="28"/>
        </w:rPr>
        <w:t vyd:_id="vyd:000000000000lv" xml:space="preserve"> проблем, что привело к значительным нарушениям сроков и качества оказания государственных услуг</w:t>
      </w:r>
      <w:r>
        <w:rPr>
          <w:rFonts w:cs="Times New Roman"/>
          <w:sz w:val="28"/>
          <w:szCs w:val="28"/>
        </w:rPr>
        <w:t vyd:_id="vyd:000000000000lu" xml:space="preserve">. </w:t>
      </w:r>
      <w:r>
        <w:rPr>
          <w:rFonts w:cs="Times New Roman"/>
          <w:sz w:val="28"/>
          <w:szCs w:val="28"/>
        </w:rPr>
        <w:t vyd:_id="vyd:000000000000lt">Данные обстоятельства привели к выводам о невыполнении в срок плана, разработанного в рамках ФЦП «Развитие единой государственной системы регистрации и кадастрового учета недвижимости (2014-2020 годы)»</w:t>
      </w:r>
      <w:r>
        <w:rPr>
          <w:rFonts w:cs="Times New Roman"/>
          <w:sz w:val="28"/>
          <w:vertAlign w:val="superscript"/>
          <w:szCs w:val="28"/>
        </w:rPr>
        <w:footnoteReference vyd:_id="vyd:000000000000ls" w:id="176"/>
      </w:r>
      <w:r>
        <w:rPr>
          <w:rFonts w:cs="Times New Roman"/>
          <w:sz w:val="28"/>
          <w:szCs w:val="28"/>
        </w:rPr>
        <w:t vyd:_id="vyd:000000000000lr">.</w:t>
      </w:r>
    </w:p>
    <w:p w14:paraId="15F120EA" w14:textId="77777777" w:rsidR="00B2244B" w:rsidRPr="00321B78" w:rsidRDefault="00B2244B" w:rsidP="00B2244B" vyd:_id="vyd:000000000000lo">
      <w:pPr>
        <w:spacing w:line="360" w:lineRule="auto"/>
        <w:ind w:firstLine="709"/>
        <w:rPr>
          <w:rFonts w:cs="Times New Roman"/>
          <w:sz w:val="28"/>
          <w:szCs w:val="28"/>
        </w:rPr>
      </w:pPr>
      <w:r>
        <w:rPr>
          <w:rFonts w:cs="Times New Roman"/>
          <w:sz w:val="28"/>
          <w:szCs w:val="28"/>
        </w:rPr>
        <w:t vyd:_id="vyd:000000000000lp">Унаследованные ошибки ЕГРН, которые были перенесены из систем АИС ГКН  ЕГРП также являются серьезной проблемой действующей системы кадастрового учета и регистрации. В Законе о регистрации указано, что ошибки могут быть разделены на технические и кадастровые, а также предусмотрен порядок их устранения путем подачи заявления, либо при самостоятельном обнаружении таких ошибок органом регистрации прав. Однако стоит учитывать, что при возникновении массового смещения координат границ земельных участков, возникших в результате кадастровой ошибки, указанные механизмы не позволяют решить сложившуюся ситуацию.</w:t>
      </w:r>
    </w:p>
    <w:p w14:paraId="5E887724" w14:textId="1F886108" w:rsidR="00B2244B" w:rsidRPr="00321B78" w:rsidRDefault="00B2244B" w:rsidP="00B2244B" vyd:_id="vyd:000000000000lg">
      <w:pPr>
        <w:spacing w:line="360" w:lineRule="auto"/>
        <w:ind w:firstLine="709"/>
        <w:rPr>
          <w:rFonts w:cs="Times New Roman"/>
          <w:sz w:val="28"/>
          <w:szCs w:val="28"/>
        </w:rPr>
      </w:pPr>
      <w:r>
        <w:rPr>
          <w:rFonts w:cs="Times New Roman"/>
          <w:sz w:val="28"/>
          <w:szCs w:val="28"/>
        </w:rPr>
        <w:t vyd:_id="vyd:000000000000ln" xml:space="preserve">К иным техническим проблемам, связанным с внедрением системы ФГИС ЕГРН можно отнести </w:t>
      </w:r>
      <w:r>
        <w:rPr>
          <w:rFonts w:cs="Times New Roman"/>
          <w:sz w:val="28"/>
          <w:b w:val="1"/>
          <w:szCs w:val="28"/>
        </w:rPr>
        <w:t vyd:_id="vyd:000000000000lm">невозможность восстановления сведений</w:t>
      </w:r>
      <w:r>
        <w:rPr>
          <w:rFonts w:cs="Times New Roman"/>
          <w:sz w:val="28"/>
          <w:szCs w:val="28"/>
        </w:rPr>
        <w:t vyd:_id="vyd:000000000000ll" xml:space="preserve"> во ФГИС ЕГРН по решению суда. Последнее особенно важно в свете событий по признанию судами Российской Федерации незаконными действий Росреестра по исключению сведений из ЕГРН о границах зон минимальных расстояний газо- и нефтепроводов. Согласно резолютивной части решения, суд обязал </w:t>
      </w:r>
      <w:r>
        <w:rPr>
          <w:rFonts w:cs="Times New Roman"/>
          <w:sz w:val="28"/>
          <w:szCs w:val="28"/>
        </w:rPr>
        <w:t vyd:_id="vyd:000000000000lk">ФГБУ «ФКП Росреестра»</w:t>
      </w:r>
      <w:r>
        <w:rPr>
          <w:rFonts w:cs="Times New Roman"/>
          <w:sz w:val="28"/>
          <w:szCs w:val="28"/>
        </w:rPr>
        <w:t vyd:_id="vyd:000000000000lj" xml:space="preserve"> восстановить в ЕГРН учетные записи охранных зон газопровода</w:t>
      </w:r>
      <w:r>
        <w:rPr>
          <w:rFonts w:cs="Times New Roman"/>
          <w:sz w:val="28"/>
          <w:vertAlign w:val="superscript"/>
          <w:szCs w:val="28"/>
        </w:rPr>
        <w:footnoteReference vyd:_id="vyd:000000000000li" w:id="177"/>
      </w:r>
      <w:r>
        <w:rPr>
          <w:rFonts w:cs="Times New Roman"/>
          <w:sz w:val="28"/>
          <w:szCs w:val="28"/>
        </w:rPr>
        <w:t vyd:_id="vyd:000000000000lh" xml:space="preserve">. Однако техническая возможность для исполнения решения суда в виде восстановления сведений отсутствует. Данное решение было поддержано судами апелляционной и кассационной инстанций. Судам неоднократно в процессе рассмотрения указывалось на невозможность исполнения решения суда в случае удовлетворения исковых требований истца, однако данные доводы остались без внимания. Таким образом, несмотря на техническую невозможность исполнения решений в настоящее время такая судебная практика сложилась в ряде субъектов Российской Федерации. </w:t>
      </w:r>
    </w:p>
    <w:p w14:paraId="344F7A85" w14:textId="77777777" w:rsidR="00B2244B" w:rsidRPr="00321B78" w:rsidRDefault="00B2244B" w:rsidP="00B2244B" vyd:_id="vyd:000000000000lc">
      <w:pPr>
        <w:spacing w:line="360" w:lineRule="auto"/>
        <w:ind w:firstLine="709"/>
        <w:rPr>
          <w:rFonts w:cs="Times New Roman"/>
          <w:sz w:val="28"/>
          <w:szCs w:val="28"/>
        </w:rPr>
      </w:pPr>
      <w:r>
        <w:rPr>
          <w:rFonts w:cs="Times New Roman"/>
          <w:sz w:val="28"/>
          <w:szCs w:val="28"/>
        </w:rPr>
        <w:t vyd:_id="vyd:000000000000lf" xml:space="preserve">В рамках данной проблематики необходимо отдельно рассмотреть </w:t>
      </w:r>
      <w:r>
        <w:rPr>
          <w:rFonts w:cs="Times New Roman"/>
          <w:sz w:val="28"/>
          <w:b w:val="1"/>
          <w:szCs w:val="28"/>
        </w:rPr>
        <w:t vyd:_id="vyd:000000000000le">вопрос принятия судами заведомо неисполнимых решений в части государственного кадастрового учета</w:t>
      </w:r>
      <w:r>
        <w:rPr>
          <w:rFonts w:cs="Times New Roman"/>
          <w:sz w:val="28"/>
          <w:szCs w:val="28"/>
        </w:rPr>
        <w:t vyd:_id="vyd:000000000000ld" xml:space="preserve">. Вопросы кадастрового учета охватывают все слои населения, в том числе и те, которые не могут себе позволить привлечь к участию в судебном заседании квалифицированных специалистов, которые помогут грамотно сформулировать требования исковых заявлений. Суды выносят решения исходя из просительной части исковых заявлений, часто не указывая обязанности органа кадастрового учета по внесению сведений о недвижимости. В связи с этим, орган кадастрового учета вправе отказать заявителю во внесении сведений, указанных в решении суда на основании отсутствия обязанности в осуществлении соответствующих действий. Таким образом, возникает ситуация, когда заявителю приходится многократно обращаться в суд за защитой своих прав, что многократно увеличивает нагрузку на судебную систему региона, а также нарушает права граждан и юридических лиц. </w:t>
      </w:r>
    </w:p>
    <w:p w14:paraId="681BFD02" w14:textId="77777777" w:rsidR="00B2244B" w:rsidRPr="00321B78" w:rsidRDefault="00B2244B" w:rsidP="00B2244B" vyd:_id="vyd:000000000000l8">
      <w:pPr>
        <w:spacing w:line="360" w:lineRule="auto"/>
        <w:ind w:firstLine="709"/>
        <w:rPr>
          <w:rFonts w:cs="Times New Roman"/>
          <w:sz w:val="28"/>
          <w:szCs w:val="28"/>
        </w:rPr>
      </w:pPr>
      <w:r>
        <w:rPr>
          <w:rFonts w:cs="Times New Roman"/>
          <w:sz w:val="28"/>
          <w:szCs w:val="28"/>
        </w:rPr>
        <w:t vyd:_id="vyd:000000000000lb" xml:space="preserve">Относительно законодательных пробелов системы государственной регистрации и государственного кадастрового учета необходимо отметить, что одной из наиболее актуальных проблем, как для физических, так и для юридических лиц </w:t>
      </w:r>
      <w:r>
        <w:rPr>
          <w:rFonts w:cs="Times New Roman"/>
          <w:sz w:val="28"/>
          <w:b w:val="1"/>
          <w:szCs w:val="28"/>
        </w:rPr>
        <w:t vyd:_id="vyd:000000000000la">является методика определения кадастровой стоимости</w:t>
      </w:r>
      <w:r>
        <w:rPr>
          <w:rFonts w:cs="Times New Roman"/>
          <w:sz w:val="28"/>
          <w:szCs w:val="28"/>
        </w:rPr>
        <w:t vyd:_id="vyd:000000000000l9" xml:space="preserve">. </w:t>
      </w:r>
    </w:p>
    <w:p w14:paraId="14C61484" w14:textId="4D1DFFC2" w:rsidR="00B2244B" w:rsidRPr="00321B78" w:rsidRDefault="00B2244B" w:rsidP="00B2244B" vyd:_id="vyd:000000000000l4">
      <w:pPr>
        <w:spacing w:line="360" w:lineRule="auto"/>
        <w:ind w:firstLine="709"/>
        <w:rPr>
          <w:rFonts w:cs="Times New Roman"/>
          <w:sz w:val="28"/>
          <w:szCs w:val="28"/>
        </w:rPr>
      </w:pPr>
      <w:r>
        <w:rPr>
          <w:rFonts w:cs="Times New Roman"/>
          <w:sz w:val="28"/>
          <w:szCs w:val="28"/>
        </w:rPr>
        <w:t vyd:_id="vyd:000000000000l7" xml:space="preserve">Кадастровая оценка производится в соответствии с Федеральным законом от 3 июля 2016 года № 237-ФЗ «О государственной кадастровой оценке», а также Приказом Минэкономразвития России от </w:t>
      </w:r>
      <w:r>
        <w:rPr>
          <w:rFonts w:cs="Times New Roman"/>
          <w:sz w:val="28"/>
          <w:szCs w:val="28"/>
        </w:rPr>
        <w:t vyd:_id="vyd:000000000000l6" xml:space="preserve">12 мая </w:t>
      </w:r>
      <w:r>
        <w:rPr>
          <w:rFonts w:cs="Times New Roman"/>
          <w:sz w:val="28"/>
          <w:szCs w:val="28"/>
        </w:rPr>
        <w:t vyd:_id="vyd:000000000000l5">2017 №226 «Об утверждении методических указаний о государственной кадастровой оценке». При определении кадастровой стоимости используются методы массовой оценки, которые предусматривают построение единых для групп объектов недвижимости, имеющих схожие характеристики, моделей определения кадастровой стоимости. При невозможности применения методов массовой оценки определение кадастровой стоимости осуществляется индивидуально в отношении определенных объектов недвижимости. Здесь стоит отметить, что массовый характер проведения оценки не учитывает состояния зданий, строений, сооружений; перспективу целевого использования имущества в дальнейшем; не учитываются ограничения (запреты) использования объекта, а также изъят ли объект из оборота. Таким образом, объективность проведения массовой оценки может быть поставлена под сомнения и оспорена. Негативным моментом также является взыскание с органа, утвердившего результаты оценки, расходов, понесенных правообладателями в процессе оспаривания кадастровой стоимости. Результат оценки может быть признан удовлетворительным лишь при достижении массовой оценкой наиболее близкого к рыночной стоимости имущества значения, то есть при применении индивидуальных методов оценки.</w:t>
      </w:r>
    </w:p>
    <w:p w14:paraId="0E0DB6D1" w14:textId="5740E01E" w:rsidR="00B2244B" w:rsidRPr="00321B78" w:rsidRDefault="00E356F3" w:rsidP="00B2244B" vyd:_id="vyd:000000000000kk">
      <w:pPr>
        <w:spacing w:line="360" w:lineRule="auto"/>
        <w:ind w:firstLine="709"/>
        <w:rPr>
          <w:rFonts w:cs="Times New Roman"/>
          <w:sz w:val="28"/>
          <w:szCs w:val="28"/>
        </w:rPr>
      </w:pPr>
      <w:r>
        <w:rPr>
          <w:rFonts w:cs="Times New Roman"/>
          <w:sz w:val="28"/>
          <w:szCs w:val="28"/>
        </w:rPr>
        <w:t vyd:_id="vyd:000000000000l3" xml:space="preserve">В 2020 году был принят </w:t>
      </w:r>
      <w:r>
        <w:rPr>
          <w:rFonts w:cs="Times New Roman"/>
          <w:sz w:val="28"/>
          <w:szCs w:val="28"/>
        </w:rPr>
        <w:t vyd:_id="vyd:000000000000l2">Федеральный закон</w:t>
      </w:r>
      <w:r>
        <w:rPr>
          <w:rFonts w:cs="Times New Roman"/>
          <w:sz w:val="28"/>
          <w:szCs w:val="28"/>
        </w:rPr>
        <w:t vyd:_id="vyd:000000000000l1">, предусматривающий необходимость изменения процедуры определения кадастровой стоимости недвижимости</w:t>
      </w:r>
      <w:r>
        <w:rPr>
          <w:rFonts w:cs="Times New Roman"/>
          <w:sz w:val="28"/>
          <w:vertAlign w:val="superscript"/>
          <w:szCs w:val="28"/>
        </w:rPr>
        <w:footnoteReference vyd:_id="vyd:000000000000l0" w:id="178"/>
      </w:r>
      <w:r>
        <w:rPr>
          <w:rFonts w:cs="Times New Roman"/>
          <w:sz w:val="28"/>
          <w:szCs w:val="28"/>
        </w:rPr>
        <w:t vyd:_id="vyd:000000000000kz" xml:space="preserve">. </w:t>
      </w:r>
      <w:r>
        <w:rPr>
          <w:rFonts w:cs="Times New Roman"/>
          <w:sz w:val="28"/>
          <w:szCs w:val="28"/>
        </w:rPr>
        <w:t vyd:_id="vyd:000000000000ky">Ц</w:t>
      </w:r>
      <w:r>
        <w:rPr>
          <w:rFonts w:cs="Times New Roman"/>
          <w:sz w:val="28"/>
          <w:szCs w:val="28"/>
        </w:rPr>
        <w:t vyd:_id="vyd:000000000000kx">елью данного закон</w:t>
      </w:r>
      <w:r>
        <w:rPr>
          <w:rFonts w:cs="Times New Roman"/>
          <w:sz w:val="28"/>
          <w:szCs w:val="28"/>
        </w:rPr>
        <w:t vyd:_id="vyd:000000000000kw">а</w:t>
      </w:r>
      <w:r>
        <w:rPr>
          <w:rFonts w:cs="Times New Roman"/>
          <w:sz w:val="28"/>
          <w:szCs w:val="28"/>
        </w:rPr>
        <w:t vyd:_id="vyd:000000000000kv" xml:space="preserve"> </w:t>
      </w:r>
      <w:r>
        <w:rPr>
          <w:rFonts w:cs="Times New Roman"/>
          <w:sz w:val="28"/>
          <w:szCs w:val="28"/>
        </w:rPr>
        <w:t vyd:_id="vyd:000000000000ku">является</w:t>
      </w:r>
      <w:r>
        <w:rPr>
          <w:rFonts w:cs="Times New Roman"/>
          <w:sz w:val="28"/>
          <w:szCs w:val="28"/>
        </w:rPr>
        <w:t vyd:_id="vyd:000000000000kt" xml:space="preserve"> недопущение </w:t>
      </w:r>
      <w:r>
        <w:rPr>
          <w:rFonts w:cs="Times New Roman"/>
          <w:sz w:val="28"/>
          <w:szCs w:val="28"/>
        </w:rPr>
        <w:t vyd:_id="vyd:000000000000ks">установление</w:t>
      </w:r>
      <w:r>
        <w:rPr>
          <w:rFonts w:cs="Times New Roman"/>
          <w:sz w:val="28"/>
          <w:szCs w:val="28"/>
        </w:rPr>
        <w:t vyd:_id="vyd:000000000000kr" xml:space="preserve"> кадастровой стоимости недвижимости</w:t>
      </w:r>
      <w:r>
        <w:rPr>
          <w:rFonts w:cs="Times New Roman"/>
          <w:sz w:val="28"/>
          <w:szCs w:val="28"/>
        </w:rPr>
        <w:t vyd:_id="vyd:000000000000kq" xml:space="preserve"> выше рыночной</w:t>
      </w:r>
      <w:r>
        <w:rPr>
          <w:rFonts w:cs="Times New Roman"/>
          <w:sz w:val="28"/>
          <w:szCs w:val="28"/>
        </w:rPr>
        <w:t vyd:_id="vyd:000000000000kp" xml:space="preserve">. Согласно законопроекту, если в результате пересмотра кадастровой стоимости объекта недвижимости будет выявлено, что кадастровая стоимость превышает рыночную, то установленная новая стоимость будет уменьшена за весь период с момента ее внесения в ЕГРН. Также, </w:t>
      </w:r>
      <w:r>
        <w:rPr>
          <w:rFonts w:cs="Times New Roman"/>
          <w:sz w:val="28"/>
          <w:szCs w:val="28"/>
        </w:rPr>
        <w:t vyd:_id="vyd:000000000000ko">был предусмотрен</w:t>
      </w:r>
      <w:r>
        <w:rPr>
          <w:rFonts w:cs="Times New Roman"/>
          <w:sz w:val="28"/>
          <w:szCs w:val="28"/>
        </w:rPr>
        <w:t vyd:_id="vyd:000000000000kn" xml:space="preserve"> механизм досудебного порядка </w:t>
      </w:r>
      <w:r>
        <w:rPr>
          <w:rFonts w:cs="Times New Roman"/>
          <w:sz w:val="28"/>
          <w:szCs w:val="28"/>
        </w:rPr>
        <w:t vyd:_id="vyd:000000000000km">изменения</w:t>
      </w:r>
      <w:r>
        <w:rPr>
          <w:rFonts w:cs="Times New Roman"/>
          <w:sz w:val="28"/>
          <w:szCs w:val="28"/>
        </w:rPr>
        <w:t vyd:_id="vyd:000000000000kl" xml:space="preserve"> кадастровой стоимости путем усиления контроля над государственной кадастровой оценкой, в том числе и меры персональной ответственности руководителей организаций, ответственных за определение кадастровой стоимости методом массовой оценки.</w:t>
      </w:r>
    </w:p>
    <w:p w14:paraId="3F2B1F81" w14:textId="77777777" w:rsidR="00B2244B" w:rsidRPr="00321B78" w:rsidRDefault="00B2244B" w:rsidP="00B2244B" vyd:_id="vyd:000000000000kg">
      <w:pPr>
        <w:spacing w:line="360" w:lineRule="auto"/>
        <w:ind w:firstLine="709"/>
        <w:rPr>
          <w:rFonts w:cs="Times New Roman"/>
          <w:sz w:val="28"/>
          <w:szCs w:val="28"/>
        </w:rPr>
      </w:pPr>
      <w:r>
        <w:rPr>
          <w:rFonts w:cs="Times New Roman"/>
          <w:sz w:val="28"/>
          <w:szCs w:val="28"/>
        </w:rPr>
        <w:t vyd:_id="vyd:000000000000kj" xml:space="preserve">Необходимо обратить особое внимание, что одной из основных функций кадастрового учета является </w:t>
      </w:r>
      <w:r>
        <w:rPr>
          <w:rFonts w:cs="Times New Roman"/>
          <w:sz w:val="28"/>
          <w:b w:val="1"/>
          <w:szCs w:val="28"/>
        </w:rPr>
        <w:t vyd:_id="vyd:000000000000ki">обеспечение рационального землепользования</w:t>
      </w:r>
      <w:r>
        <w:rPr>
          <w:rFonts w:cs="Times New Roman"/>
          <w:sz w:val="28"/>
          <w:szCs w:val="28"/>
        </w:rPr>
        <w:t vyd:_id="vyd:000000000000kh" xml:space="preserve">, то есть учет и использование земельных участков в соответствии с их целевым назначением. Определение видов разрешенного использования определяется в соответствии с утвержденными схемами территориального планирования, а также генеральными планами населенных пунктов. Обязанность подготовки указанных документов возлагается на органы местного самоуправления. Установление и описание границ муниципальных образований позволяет распределять земли по видам разрешенного использования, выделять их под жилую застройку, промышленность, сельскохозяйственное использование исходя из совокупности социальных, экономических, экологических факторов в целях устойчивого развития территорий. </w:t>
      </w:r>
    </w:p>
    <w:p w14:paraId="74647ED0" w14:textId="77777777" w:rsidR="00B2244B" w:rsidRPr="00321B78" w:rsidRDefault="00B2244B" w:rsidP="00B2244B" vyd:_id="vyd:000000000000ke">
      <w:pPr>
        <w:spacing w:line="360" w:lineRule="auto"/>
        <w:ind w:firstLine="709"/>
        <w:rPr>
          <w:rFonts w:cs="Times New Roman"/>
          <w:sz w:val="28"/>
          <w:szCs w:val="28"/>
        </w:rPr>
      </w:pPr>
      <w:r>
        <w:rPr>
          <w:rFonts w:cs="Times New Roman"/>
          <w:sz w:val="28"/>
          <w:szCs w:val="28"/>
        </w:rPr>
        <w:t vyd:_id="vyd:000000000000kf">Контроль органов местного самоуправления по вопросам установления границ муниципальных образований возложен на власти субъекта Российской Федерации. Однако стоит отметить, что до настоящего времени значительная часть муниципальных образований не имеет установленных границ, сведения о которых внесены в ЕГРН в соответствии с законодательством. Также законодательством не установлены меры административного воздействия за бездействие органов местного самоуправления, выражающееся в непринятии мер по проведению работ по описанию и межеванию границ населенных пунктов. Необходимо учесть, что неустановление границ муниципальных образований нарушает права лиц, проживающих на данной территории лиц, негативно влияет на распределение налогов между смежными муниципальными образованиями, а также предоставляет возможность злоупотреблений при выделе земель, расположенных на границах населенных пунктов, в том числе земель лесного фонда.</w:t>
      </w:r>
    </w:p>
    <w:p w14:paraId="4E61E16E" w14:textId="594E2576" w:rsidR="00B2244B" w:rsidRPr="00321B78" w:rsidRDefault="00B2244B" w:rsidP="00B2244B" vyd:_id="vyd:000000000000k7">
      <w:pPr>
        <w:spacing w:line="360" w:lineRule="auto"/>
        <w:ind w:firstLine="709"/>
        <w:rPr>
          <w:rFonts w:cs="Times New Roman"/>
          <w:sz w:val="28"/>
          <w:szCs w:val="28"/>
        </w:rPr>
      </w:pPr>
      <w:r>
        <w:rPr>
          <w:rFonts w:cs="Times New Roman"/>
          <w:sz w:val="28"/>
          <w:szCs w:val="28"/>
        </w:rPr>
        <w:t vyd:_id="vyd:000000000000kd">Проблему постановки на государственный кадастровый учет лесов также необходимо выделить отдельно, так как по данным Федерального агентства лесного хозяйства в настоящее время установлены лишь на 27% от их общего количества</w:t>
      </w:r>
      <w:r>
        <w:rPr>
          <w:rFonts w:cs="Times New Roman"/>
          <w:sz w:val="28"/>
          <w:szCs w:val="28"/>
        </w:rPr>
        <w:t vyd:_id="vyd:000000000000kc" xml:space="preserve"> при плановых показателях сначала в 70% на 2021 год</w:t>
      </w:r>
      <w:r>
        <w:rPr>
          <w:rStyle w:val="a6"/>
          <w:rFonts w:cs="Times New Roman"/>
          <w:sz w:val="28"/>
          <w:szCs w:val="28"/>
        </w:rPr>
        <w:footnoteReference vyd:_id="vyd:000000000000kb" w:id="179"/>
      </w:r>
      <w:r>
        <w:rPr>
          <w:rFonts w:cs="Times New Roman"/>
          <w:sz w:val="28"/>
          <w:szCs w:val="28"/>
        </w:rPr>
        <w:t vyd:_id="vyd:000000000000ka">, а затем уменьшенных до 32%</w:t>
      </w:r>
      <w:r>
        <w:rPr>
          <w:rFonts w:cs="Times New Roman"/>
          <w:sz w:val="28"/>
          <w:vertAlign w:val="superscript"/>
          <w:szCs w:val="28"/>
        </w:rPr>
        <w:footnoteReference vyd:_id="vyd:000000000000k9" w:id="180"/>
      </w:r>
      <w:r>
        <w:rPr>
          <w:rFonts w:cs="Times New Roman"/>
          <w:sz w:val="28"/>
          <w:szCs w:val="28"/>
        </w:rPr>
        <w:t vyd:_id="vyd:000000000000k8" xml:space="preserve">. Постановка на государственный кадастровый учет лесов тесно связано с вопросом определения границ муниципальных образований, поскольку ввиду отсутствия установленных границ гражданам выделялись земельные участки, границы которых в настоящее время пересекают границы земель государственного лесного фонда. Так, добросовестные приобретатели, имея на руках соответствующие документы об установлении границ своих земельных участков, вынуждены доказывать, что не знали и не могли знать о наличии пересечения границ лесными землями. При отсутствии сведений в ЕГРН о землях лесного фонда отсутствует и необходимое согласование с органом исполнительной власти субъекта по вопросам управления лесных хозяйством. </w:t>
      </w:r>
    </w:p>
    <w:p w14:paraId="1C121A25" w14:textId="77777777" w:rsidR="00B2244B" w:rsidRPr="00321B78" w:rsidRDefault="00B2244B" w:rsidP="00B2244B" vyd:_id="vyd:000000000000k5">
      <w:pPr>
        <w:spacing w:line="360" w:lineRule="auto"/>
        <w:ind w:firstLine="709"/>
        <w:rPr>
          <w:rFonts w:cs="Times New Roman"/>
          <w:sz w:val="28"/>
          <w:szCs w:val="28"/>
        </w:rPr>
      </w:pPr>
      <w:r>
        <w:rPr>
          <w:rFonts w:cs="Times New Roman"/>
          <w:sz w:val="28"/>
          <w:szCs w:val="28"/>
        </w:rPr>
        <w:t vyd:_id="vyd:000000000000k6">В дополнение к данному вопросу необходимо обратить внимание на то, что данные о землях государственного лесного фонда, содержащиеся в ЕГРН, могут не соответствовать данным государственного лесного реестра. Это обусловлено разными требованиями к порядку ведения реестров, документами, на основании которых изначально вносились сведения о землях лесного фонда, а также правовая неурегулированность вопросов, связанных с лесным законодательством.</w:t>
      </w:r>
    </w:p>
    <w:p w14:paraId="7D81C778" w14:textId="7E7D3E37" w:rsidR="00B2244B" w:rsidRPr="00321B78" w:rsidRDefault="00B2244B" w:rsidP="00B2244B" vyd:_id="vyd:000000000000k1">
      <w:pPr>
        <w:spacing w:line="360" w:lineRule="auto"/>
        <w:ind w:firstLine="709"/>
        <w:rPr>
          <w:rFonts w:cs="Times New Roman"/>
          <w:sz w:val="28"/>
          <w:szCs w:val="28"/>
        </w:rPr>
      </w:pPr>
      <w:r>
        <w:rPr>
          <w:rFonts w:cs="Times New Roman"/>
          <w:sz w:val="28"/>
          <w:szCs w:val="28"/>
        </w:rPr>
        <w:t vyd:_id="vyd:000000000000k4" xml:space="preserve">Подводя итоги, следует отметить, что отрасль законодательства, связанная с государственным кадастровым учетом и </w:t>
      </w:r>
      <w:r>
        <w:rPr>
          <w:rFonts w:cs="Times New Roman"/>
          <w:sz w:val="28"/>
          <w:szCs w:val="28"/>
        </w:rPr>
        <w:t vyd:_id="vyd:000000000000k3">государственной регистрацией права,</w:t>
      </w:r>
      <w:r>
        <w:rPr>
          <w:rFonts w:cs="Times New Roman"/>
          <w:sz w:val="28"/>
          <w:szCs w:val="28"/>
        </w:rPr>
        <w:t vyd:_id="vyd:000000000000k2" xml:space="preserve"> требует согласованности нормативных актов и четкого механизма реализации. В результате неточностей, ошибок, накапливающихся за период эксплуатации информационных систем, увеличивается процент приостановок и отказов при реализации гражданами и юридическими лицами их прав по распоряжению принадлежащим им имуществом. Стоит еще раз акцентировать внимание на том, что сведения, содержащиеся в государственных информационных системах, имеют множество важнейших функций для государства, таких как фискальная и рациональное землепользование.</w:t>
      </w:r>
    </w:p>
    <w:p w14:paraId="37AAB171" w14:textId="206064BD" w:rsidR="007240B6" w:rsidRPr="00321B78" w:rsidRDefault="007240B6" w:rsidP="007240B6" vyd:_id="vyd:000000000000jt">
      <w:pPr>
        <w:spacing w:line="360" w:lineRule="auto"/>
        <w:ind w:firstLine="709"/>
        <w:rPr>
          <w:rFonts w:cs="Times New Roman"/>
          <w:sz w:val="28"/>
          <w:szCs w:val="28"/>
        </w:rPr>
      </w:pPr>
      <w:r>
        <w:rPr>
          <w:rFonts w:cs="Times New Roman"/>
          <w:sz w:val="28"/>
          <w:szCs w:val="28"/>
        </w:rPr>
        <w:t vyd:_id="vyd:000000000000k0" xml:space="preserve">Как уже отмечалось выше, </w:t>
      </w:r>
      <w:r>
        <w:rPr>
          <w:rFonts w:cs="Times New Roman"/>
          <w:sz w:val="28"/>
          <w:szCs w:val="28"/>
        </w:rPr>
        <w:t vyd:_id="vyd:000000000000jz">с</w:t>
      </w:r>
      <w:r>
        <w:rPr>
          <w:rFonts w:cs="Times New Roman"/>
          <w:sz w:val="28"/>
          <w:szCs w:val="28"/>
        </w:rPr>
        <w:t vyd:_id="vyd:000000000000jy" xml:space="preserve">огласно пункту 2 статьи 1 Федерального закона от 13.07.2015 №218-ФЗ «О государственной регистрации недвижимости» (далее - Закон о регистрации недвижимости) ЕГРН является сводом </w:t>
      </w:r>
      <w:r>
        <w:rPr>
          <w:rFonts w:cs="Times New Roman"/>
          <w:sz w:val="28"/>
          <w:b w:val="1"/>
          <w:szCs w:val="28"/>
        </w:rPr>
        <w:t vyd:_id="vyd:000000000000jx">достоверных</w:t>
      </w:r>
      <w:r>
        <w:rPr>
          <w:rFonts w:cs="Times New Roman"/>
          <w:sz w:val="28"/>
          <w:szCs w:val="28"/>
        </w:rPr>
        <w:t vyd:_id="vyd:000000000000jw" xml:space="preserve"> систематизированных сведений об учтенном недвижимом имуществе, о зарегистрированных правах </w:t>
      </w:r>
      <w:r>
        <w:rPr>
          <w:rFonts w:cs="Times New Roman"/>
          <w:sz w:val="28"/>
          <w:b w:val="1"/>
          <w:szCs w:val="28"/>
        </w:rPr>
        <w:t vyd:_id="vyd:000000000000jv">на такое недвижимое имущество</w:t>
      </w:r>
      <w:r>
        <w:rPr>
          <w:rFonts w:cs="Times New Roman"/>
          <w:sz w:val="28"/>
          <w:szCs w:val="28"/>
        </w:rPr>
        <w:t vyd:_id="vyd:000000000000ju">, основаниях их возникновения, правообладателях, а также иных сведений.</w:t>
      </w:r>
    </w:p>
    <w:p w14:paraId="2A6612E5" w14:textId="77777777" w:rsidR="007240B6" w:rsidRPr="00321B78" w:rsidRDefault="007240B6" w:rsidP="007240B6" vyd:_id="vyd:000000000000jr">
      <w:pPr>
        <w:spacing w:line="360" w:lineRule="auto"/>
        <w:ind w:firstLine="709"/>
        <w:rPr>
          <w:rFonts w:cs="Times New Roman"/>
          <w:sz w:val="28"/>
          <w:szCs w:val="28"/>
        </w:rPr>
      </w:pPr>
      <w:r>
        <w:rPr>
          <w:rFonts w:cs="Times New Roman"/>
          <w:sz w:val="28"/>
          <w:szCs w:val="28"/>
        </w:rPr>
        <w:t vyd:_id="vyd:000000000000js" xml:space="preserve">В статье 7 Федерального закона от 13.07.2015 №218-ФЗ Закона о регистрации недвижимости указаны принципы ведения ЕГРН, такие как: принцип достоверности, единства технологии его ведения на всей территории Российской Федерации и доступности его сведений. Однако данный перечень не является исчерпывающим. По мнению различных авторов, следует выделить и иные принципы ЕГРН, такие как полнота сведений, актуальность, релевантность, а также защищенность указанных сведений. </w:t>
      </w:r>
    </w:p>
    <w:p w14:paraId="28EFA2AD" w14:textId="4578F32F" w:rsidR="007240B6" w:rsidRPr="00321B78" w:rsidRDefault="007240B6" w:rsidP="007240B6" vyd:_id="vyd:000000000000jn">
      <w:pPr>
        <w:spacing w:line="360" w:lineRule="auto"/>
        <w:ind w:firstLine="709"/>
        <w:rPr>
          <w:rFonts w:cs="Times New Roman"/>
          <w:sz w:val="28"/>
          <w:szCs w:val="28"/>
        </w:rPr>
      </w:pPr>
      <w:r>
        <w:rPr>
          <w:rFonts w:cs="Times New Roman"/>
          <w:sz w:val="28"/>
          <w:szCs w:val="28"/>
        </w:rPr>
        <w:t vyd:_id="vyd:000000000000jq">Сведения же, содержащиеся в ЕГРН подпадают под действие пункта 9 статьи</w:t>
      </w:r>
      <w:r>
        <w:rPr>
          <w:rFonts w:cs="Times New Roman"/>
          <w:sz w:val="28"/>
          <w:szCs w:val="28"/>
        </w:rPr>
        <w:t vyd:_id="vyd:000000000000jp" xml:space="preserve"> </w:t>
      </w:r>
      <w:r>
        <w:rPr>
          <w:rFonts w:cs="Times New Roman"/>
          <w:sz w:val="28"/>
          <w:szCs w:val="28"/>
        </w:rPr>
        <w:t vyd:_id="vyd:000000000000jo">14 Федерального закона от 27.07.2006 №149-ФЗ «Об информации, информационных технологиях и о защите информации» о том, что информация, содержащаяся в государственных информационных системах, а также иные имеющиеся в распоряжении государственных органов сведения и документы являются государственными информационными ресурсами. Информация, содержащаяся в государственных информационных системах, является официальной. Государственные органы, определенные в соответствии с нормативным правовым актом, регламентирующим функционирование государственной информационной системы, обязаны обеспечить достоверность и актуальность информации, содержащейся в данной информационной системе, доступ к указанной информации в случаях и в порядке, предусмотренных законодательством, а также защиту указанной информации от неправомерных доступа, уничтожения, модифицирования, блокирования, копирования, предоставления, распространения и иных неправомерных действий.</w:t>
      </w:r>
    </w:p>
    <w:p w14:paraId="0C408544" w14:textId="77777777" w:rsidR="007240B6" w:rsidRPr="00321B78" w:rsidRDefault="007240B6" w:rsidP="007240B6" vyd:_id="vyd:000000000000jl">
      <w:pPr>
        <w:spacing w:line="360" w:lineRule="auto"/>
        <w:ind w:firstLine="709"/>
        <w:rPr>
          <w:rFonts w:cs="Times New Roman"/>
          <w:sz w:val="28"/>
          <w:szCs w:val="28"/>
        </w:rPr>
      </w:pPr>
      <w:r>
        <w:rPr>
          <w:rFonts w:cs="Times New Roman"/>
          <w:sz w:val="28"/>
          <w:szCs w:val="28"/>
        </w:rPr>
        <w:t vyd:_id="vyd:000000000000jm">Понятие «достоверность сведений» следует рассмотреть всесторонне, так как данный принцип является предметом изучения различных отраслей наук.</w:t>
      </w:r>
    </w:p>
    <w:p w14:paraId="224540F2" w14:textId="4E1A4F59" w:rsidR="007240B6" w:rsidRDefault="007240B6" w:rsidP="007240B6" vyd:_id="vyd:000000000000jh">
      <w:pPr>
        <w:spacing w:line="360" w:lineRule="auto"/>
        <w:ind w:firstLine="709"/>
        <w:rPr>
          <w:rFonts w:cs="Times New Roman"/>
          <w:sz w:val="28"/>
          <w:szCs w:val="28"/>
        </w:rPr>
      </w:pPr>
      <w:r>
        <w:rPr>
          <w:rFonts w:cs="Times New Roman"/>
          <w:sz w:val="28"/>
          <w:szCs w:val="28"/>
        </w:rPr>
        <w:t vyd:_id="vyd:000000000000jk">Л.А. Кассо рассматривал данный принцип в разрезе регистрации недвижимости. Государственное учреждение, в обязанности которого входит осуществление государственной регистрации прав, призвано в силу своего служебного положения заботится о полноте и правильности сведений не только для защиты прав контрагентов, участвовавших в сделках, но вообще в интересах неограниченного круга лиц, так как информацию из таких реестров могут получить те, кто заинтересован в получении указанных сведений</w:t>
      </w:r>
      <w:r>
        <w:rPr>
          <w:rFonts w:cs="Times New Roman"/>
          <w:sz w:val="28"/>
          <w:vertAlign w:val="superscript"/>
          <w:szCs w:val="28"/>
        </w:rPr>
        <w:footnoteReference vyd:_id="vyd:000000000000jj" w:id="181"/>
      </w:r>
      <w:r>
        <w:rPr>
          <w:rFonts w:cs="Times New Roman"/>
          <w:sz w:val="28"/>
          <w:szCs w:val="28"/>
        </w:rPr>
        <w:t vyd:_id="vyd:000000000000ji">.</w:t>
      </w:r>
    </w:p>
    <w:p w14:paraId="3D8CCA0D" w14:textId="3AEB5E7C" w:rsidR="002A5309" w:rsidRDefault="007C53F6" w:rsidP="002A5309" vyd:_id="vyd:000000000000j7">
      <w:pPr>
        <w:spacing w:line="360" w:lineRule="auto"/>
        <w:ind w:firstLine="709"/>
        <w:rPr>
          <w:rFonts w:cs="Times New Roman"/>
          <w:sz w:val="28"/>
          <w:szCs w:val="28"/>
        </w:rPr>
      </w:pPr>
      <w:r>
        <w:rPr>
          <w:rFonts w:cs="Times New Roman"/>
          <w:sz w:val="28"/>
          <w:szCs w:val="28"/>
        </w:rPr>
        <w:t vyd:_id="vyd:000000000000jg" xml:space="preserve">Вместе с тем, в российском законодательстве отсутствует легальная дефиниция «официальной информации». Как отмечает в своем исследовании Р.В. Амелин, </w:t>
      </w:r>
      <w:r>
        <w:rPr>
          <w:rFonts w:cs="Times New Roman"/>
          <w:sz w:val="28"/>
          <w:szCs w:val="28"/>
        </w:rPr>
        <w:t vyd:_id="vyd:000000000000jf">е</w:t>
      </w:r>
      <w:r>
        <w:rPr>
          <w:rFonts w:cs="Times New Roman"/>
          <w:sz w:val="28"/>
          <w:szCs w:val="28"/>
        </w:rPr>
        <w:t vyd:_id="vyd:000000000000je">динственное определение содержалось в действовавшем</w:t>
      </w:r>
      <w:r>
        <w:rPr>
          <w:rFonts w:cs="Times New Roman"/>
          <w:sz w:val="28"/>
          <w:szCs w:val="28"/>
        </w:rPr>
        <w:t vyd:_id="vyd:000000000000jd" xml:space="preserve"> </w:t>
      </w:r>
      <w:r>
        <w:rPr>
          <w:rFonts w:cs="Times New Roman"/>
          <w:sz w:val="28"/>
          <w:szCs w:val="28"/>
        </w:rPr>
        <w:t vyd:_id="vyd:000000000000jc">до 15</w:t>
      </w:r>
      <w:r>
        <w:rPr>
          <w:rFonts w:cs="Times New Roman"/>
          <w:sz w:val="28"/>
          <w:szCs w:val="28"/>
        </w:rPr>
        <w:t vyd:_id="vyd:000000000000jb" xml:space="preserve"> </w:t>
      </w:r>
      <w:r>
        <w:rPr>
          <w:rFonts w:cs="Times New Roman"/>
          <w:sz w:val="28"/>
          <w:szCs w:val="28"/>
        </w:rPr>
        <w:t vyd:_id="vyd:000000000000ja">сентября 2015 г. Законе РФ от 27.04.1993 №4866-1 (ред. от 09.02.2009) «Об обжаловании в суд действий и решений, нарушающих права и свободы граждан»</w:t>
      </w:r>
      <w:r>
        <w:rPr>
          <w:rFonts w:cs="Times New Roman"/>
          <w:sz w:val="28"/>
          <w:szCs w:val="28"/>
        </w:rPr>
        <w:t vyd:_id="vyd:000000000000j9" xml:space="preserve"> (в настоящее время утратила силу в связи со вступлением в силу Кодекса административного судопроизводства Российской Федерации)</w:t>
      </w:r>
      <w:r>
        <w:rPr>
          <w:rFonts w:cs="Times New Roman"/>
          <w:sz w:val="28"/>
          <w:szCs w:val="28"/>
        </w:rPr>
        <w:t vyd:_id="vyd:000000000000j8" xml:space="preserve">. Статья 2 названного Закона устанавливала следующие обязательные признаки официальной информации: </w:t>
      </w:r>
    </w:p>
    <w:p w14:paraId="1D689120" w14:textId="77777777" w:rsidR="002A5309" w:rsidRDefault="006829DB" w:rsidP="002A5309" vyd:_id="vyd:000000000000j5">
      <w:pPr>
        <w:spacing w:line="360" w:lineRule="auto"/>
        <w:ind w:firstLine="709"/>
        <w:rPr>
          <w:rFonts w:cs="Times New Roman"/>
          <w:sz w:val="28"/>
          <w:szCs w:val="28"/>
        </w:rPr>
      </w:pPr>
      <w:r>
        <w:rPr>
          <w:rFonts w:cs="Times New Roman"/>
          <w:sz w:val="28"/>
          <w:szCs w:val="28"/>
        </w:rPr>
        <w:t vyd:_id="vyd:000000000000j6">– сведения в письменной или устной форме;</w:t>
      </w:r>
    </w:p>
    <w:p w14:paraId="0238F573" w14:textId="77777777" w:rsidR="002A5309" w:rsidRDefault="006829DB" w:rsidP="002A5309" vyd:_id="vyd:000000000000j3">
      <w:pPr>
        <w:spacing w:line="360" w:lineRule="auto"/>
        <w:ind w:firstLine="709"/>
        <w:rPr>
          <w:rFonts w:cs="Times New Roman"/>
          <w:sz w:val="28"/>
          <w:szCs w:val="28"/>
        </w:rPr>
      </w:pPr>
      <w:r>
        <w:rPr>
          <w:rFonts w:cs="Times New Roman"/>
          <w:sz w:val="28"/>
          <w:szCs w:val="28"/>
        </w:rPr>
        <w:t vyd:_id="vyd:000000000000j4" xml:space="preserve"> – сведения, повлиявшие на осуществление прав и свобод гражданина; </w:t>
      </w:r>
    </w:p>
    <w:p w14:paraId="7C96C475" w14:textId="77777777" w:rsidR="002A5309" w:rsidRDefault="006829DB" w:rsidP="002A5309" vyd:_id="vyd:000000000000j1">
      <w:pPr>
        <w:spacing w:line="360" w:lineRule="auto"/>
        <w:ind w:firstLine="709"/>
        <w:rPr>
          <w:rFonts w:cs="Times New Roman"/>
          <w:sz w:val="28"/>
          <w:szCs w:val="28"/>
        </w:rPr>
      </w:pPr>
      <w:r>
        <w:rPr>
          <w:rFonts w:cs="Times New Roman"/>
          <w:sz w:val="28"/>
          <w:szCs w:val="28"/>
        </w:rPr>
        <w:t vyd:_id="vyd:000000000000j2" xml:space="preserve">– сведения, представленные в адрес государственных органов, органов местного самоуправления, учреждений, предприятий и их объединений, общественных объединений или должностных лиц, государственных служащих, совершивших действия (принявших решения); </w:t>
      </w:r>
    </w:p>
    <w:p w14:paraId="59D9A50E" w14:textId="77777777" w:rsidR="002A5309" w:rsidRDefault="006829DB" w:rsidP="002A5309" vyd:_id="vyd:000000000000iz">
      <w:pPr>
        <w:spacing w:line="360" w:lineRule="auto"/>
        <w:ind w:firstLine="709"/>
        <w:rPr>
          <w:rFonts w:cs="Times New Roman"/>
          <w:sz w:val="28"/>
          <w:szCs w:val="28"/>
        </w:rPr>
      </w:pPr>
      <w:r>
        <w:rPr>
          <w:rFonts w:cs="Times New Roman"/>
          <w:sz w:val="28"/>
          <w:szCs w:val="28"/>
        </w:rPr>
        <w:t vyd:_id="vyd:000000000000j0" xml:space="preserve">– авторство сведений должно быть установлено; </w:t>
      </w:r>
    </w:p>
    <w:p w14:paraId="6262D53C" w14:textId="0D9DF071" w:rsidR="007C53F6" w:rsidRDefault="002A5309" w:rsidP="002A5309" vyd:_id="vyd:000000000000ir">
      <w:pPr>
        <w:spacing w:line="360" w:lineRule="auto"/>
        <w:ind w:firstLine="709"/>
        <w:rPr>
          <w:rFonts w:cs="Times New Roman"/>
          <w:sz w:val="28"/>
          <w:szCs w:val="28"/>
        </w:rPr>
      </w:pPr>
      <w:r>
        <w:rPr>
          <w:rFonts w:cs="Times New Roman"/>
          <w:sz w:val="28"/>
          <w:szCs w:val="28"/>
        </w:rPr>
        <w:t vyd:_id="vyd:000000000000iy">– сведения явились основанием для совершения действий (принятия решений), причем</w:t>
      </w:r>
      <w:r>
        <w:rPr>
          <w:rFonts w:cs="Times New Roman"/>
          <w:sz w:val="28"/>
          <w:szCs w:val="28"/>
        </w:rPr>
        <w:t vyd:_id="vyd:000000000000ix" xml:space="preserve"> </w:t>
      </w:r>
      <w:r>
        <w:rPr>
          <w:rFonts w:cs="Times New Roman"/>
          <w:sz w:val="28"/>
          <w:szCs w:val="28"/>
        </w:rPr>
        <w:t vyd:_id="vyd:000000000000iw" xml:space="preserve">последнее обстоятельство должно быть установлено судом. </w:t>
      </w:r>
      <w:r>
        <w:rPr>
          <w:rFonts w:cs="Times New Roman"/>
          <w:sz w:val="28"/>
          <w:szCs w:val="28"/>
        </w:rPr>
        <w:t vyd:_id="vyd:000000000000iv">[</w:t>
      </w:r>
      <w:r>
        <w:rPr>
          <w:rFonts w:cs="Times New Roman"/>
          <w:sz w:val="28"/>
          <w:szCs w:val="28"/>
        </w:rPr>
        <w:t vyd:_id="vyd:000000000000it">31</w:t>
      </w:r>
      <w:r>
        <w:fldChar w:fldCharType="end" vyd:_id="vyd:000000000000iu-end"/>
      </w:r>
      <w:r>
        <w:rPr>
          <w:rFonts w:cs="Times New Roman"/>
          <w:sz w:val="28"/>
          <w:szCs w:val="28"/>
        </w:rPr>
        <w:t vyd:_id="vyd:000000000000is">]</w:t>
      </w:r>
    </w:p>
    <w:p w14:paraId="7F1DD72B" w14:textId="5D34E62A" w:rsidR="002A5309" w:rsidRDefault="002A5309" w:rsidP="002A5309" vyd:_id="vyd:000000000000im">
      <w:pPr>
        <w:spacing w:line="360" w:lineRule="auto"/>
        <w:ind w:firstLine="709"/>
        <w:rPr>
          <w:rFonts w:cs="Times New Roman"/>
          <w:sz w:val="28"/>
          <w:szCs w:val="28"/>
        </w:rPr>
      </w:pPr>
      <w:r>
        <w:rPr>
          <w:rFonts w:cs="Times New Roman"/>
          <w:sz w:val="28"/>
          <w:szCs w:val="28"/>
        </w:rPr>
        <w:t vyd:_id="vyd:000000000000iq" xml:space="preserve">Таким образом, из указанных положений вытекает, что официальной делает информацию </w:t>
      </w:r>
      <w:r>
        <w:rPr>
          <w:rFonts w:cs="Times New Roman"/>
          <w:sz w:val="28"/>
          <w:szCs w:val="28"/>
        </w:rPr>
        <w:t vyd:_id="vyd:000000000000ip">необходимость</w:t>
      </w:r>
      <w:r>
        <w:rPr>
          <w:rFonts w:cs="Times New Roman"/>
          <w:sz w:val="28"/>
          <w:szCs w:val="28"/>
        </w:rPr>
        <w:t vyd:_id="vyd:000000000000io" xml:space="preserve"> судебного </w:t>
      </w:r>
      <w:r>
        <w:rPr>
          <w:rFonts w:cs="Times New Roman"/>
          <w:sz w:val="28"/>
          <w:szCs w:val="28"/>
        </w:rPr>
        <w:t vyd:_id="vyd:000000000000in">обжалования.</w:t>
      </w:r>
    </w:p>
    <w:p w14:paraId="516EB1E6" w14:textId="2843ECE3" w:rsidR="006106BD" w:rsidRDefault="006106BD" w:rsidP="002A5309" vyd:_id="vyd:000000000000id">
      <w:pPr>
        <w:spacing w:line="360" w:lineRule="auto"/>
        <w:ind w:firstLine="709"/>
        <w:rPr>
          <w:rFonts w:cs="Times New Roman"/>
          <w:sz w:val="28"/>
          <w:szCs w:val="28"/>
        </w:rPr>
      </w:pPr>
      <w:r>
        <w:rPr>
          <w:rFonts w:cs="Times New Roman"/>
          <w:sz w:val="28"/>
          <w:szCs w:val="28"/>
        </w:rPr>
        <w:t vyd:_id="vyd:000000000000il" xml:space="preserve">Вместе с тем, </w:t>
      </w:r>
      <w:r>
        <w:rPr>
          <w:rFonts w:cs="Times New Roman"/>
          <w:sz w:val="28"/>
          <w:szCs w:val="28"/>
        </w:rPr>
        <w:t vyd:_id="vyd:000000000000ik">данный подход</w:t>
      </w:r>
      <w:r>
        <w:rPr>
          <w:rFonts w:cs="Times New Roman"/>
          <w:sz w:val="28"/>
          <w:szCs w:val="28"/>
        </w:rPr>
        <w:t vyd:_id="vyd:000000000000ij" xml:space="preserve"> значительно ограничивает</w:t>
      </w:r>
      <w:r>
        <w:rPr>
          <w:rFonts w:cs="Times New Roman"/>
          <w:sz w:val="28"/>
          <w:szCs w:val="28"/>
        </w:rPr>
        <w:t vyd:_id="vyd:000000000000ii">,</w:t>
      </w:r>
      <w:r>
        <w:rPr>
          <w:rFonts w:cs="Times New Roman"/>
          <w:sz w:val="28"/>
          <w:szCs w:val="28"/>
        </w:rPr>
        <w:t vyd:_id="vyd:000000000000ih" xml:space="preserve"> и в иной степени противоречит</w:t>
      </w:r>
      <w:r>
        <w:rPr>
          <w:rFonts w:cs="Times New Roman"/>
          <w:sz w:val="28"/>
          <w:szCs w:val="28"/>
        </w:rPr>
        <w:t vyd:_id="vyd:000000000000ig">,</w:t>
      </w:r>
      <w:r>
        <w:rPr>
          <w:rFonts w:cs="Times New Roman"/>
          <w:sz w:val="28"/>
          <w:szCs w:val="28"/>
        </w:rPr>
        <w:t vyd:_id="vyd:000000000000if" xml:space="preserve"> действующему законодательству о</w:t>
      </w:r>
      <w:r>
        <w:rPr>
          <w:rFonts w:cs="Times New Roman"/>
          <w:sz w:val="28"/>
          <w:szCs w:val="28"/>
        </w:rPr>
        <w:t vyd:_id="vyd:000000000000ie" xml:space="preserve"> сведениях, содержащихся в государственных реестрах.</w:t>
      </w:r>
    </w:p>
    <w:p w14:paraId="50E3979B" w14:textId="3BC95EC5" w:rsidR="002902C0" w:rsidRPr="007C53F6" w:rsidRDefault="002902C0" w:rsidP="002A5309" vyd:_id="vyd:000000000000i9">
      <w:pPr>
        <w:spacing w:line="360" w:lineRule="auto"/>
        <w:ind w:firstLine="709"/>
        <w:rPr>
          <w:rFonts w:cs="Times New Roman"/>
          <w:sz w:val="28"/>
          <w:szCs w:val="28"/>
        </w:rPr>
      </w:pPr>
      <w:r>
        <w:rPr>
          <w:rFonts w:cs="Times New Roman"/>
          <w:sz w:val="28"/>
          <w:szCs w:val="28"/>
        </w:rPr>
        <w:t vyd:_id="vyd:000000000000ic" xml:space="preserve">Такой законодательный пробел становится препятствием к реализации прав граждан, юридических лиц и самих органов государственной власти </w:t>
      </w:r>
      <w:r>
        <w:rPr>
          <w:rFonts w:cs="Times New Roman"/>
          <w:sz w:val="28"/>
          <w:szCs w:val="28"/>
        </w:rPr>
        <w:t vyd:_id="vyd:000000000000ib">в части обеспечения гарантий на достоверность получаемых сведений из о</w:t>
      </w:r>
      <w:r>
        <w:rPr>
          <w:rFonts w:cs="Times New Roman"/>
          <w:sz w:val="28"/>
          <w:szCs w:val="28"/>
        </w:rPr>
        <w:t vyd:_id="vyd:000000000000ia">фициальных источников.</w:t>
      </w:r>
    </w:p>
    <w:p w14:paraId="55D94314" w14:textId="77777777" w:rsidR="007240B6" w:rsidRPr="00321B78" w:rsidRDefault="007240B6" w:rsidP="007240B6" vyd:_id="vyd:000000000000i7">
      <w:pPr>
        <w:spacing w:line="360" w:lineRule="auto"/>
        <w:ind w:firstLine="709"/>
        <w:rPr>
          <w:rFonts w:cs="Times New Roman"/>
          <w:sz w:val="28"/>
          <w:szCs w:val="28"/>
        </w:rPr>
      </w:pPr>
      <w:r>
        <w:rPr>
          <w:rFonts w:cs="Times New Roman"/>
          <w:sz w:val="28"/>
          <w:szCs w:val="28"/>
        </w:rPr>
        <w:t vyd:_id="vyd:000000000000i8">Согласно Закону о регистрации недвижимости, достоверностью обладают сведения, которые на момент их запроса являются актуальными, доступными, систематизированными, защищенными. Также, применимо к принципам ведения ЕГРН, следует отнести единство технологий, так как реестр был создан путем объединения сведений Единого государственного реестра прав на недвижимое имущество и сделок с ним (далее – ЕГРП) и Автоматизированная информационная система государственного кадастра недвижимости (далее - АИС ГКН) и, как следствие, актуальные сведения должны быть сопоставимы с информацией, внесенной ранее.</w:t>
      </w:r>
    </w:p>
    <w:p w14:paraId="0AEF34D4" w14:textId="77777777" w:rsidR="007240B6" w:rsidRPr="00321B78" w:rsidRDefault="007240B6" w:rsidP="007240B6" vyd:_id="vyd:000000000000hz">
      <w:pPr>
        <w:spacing w:line="360" w:lineRule="auto"/>
        <w:ind w:firstLine="709"/>
        <w:rPr>
          <w:rFonts w:cs="Times New Roman"/>
          <w:sz w:val="28"/>
          <w:b w:val="1"/>
          <w:szCs w:val="28"/>
        </w:rPr>
      </w:pPr>
      <w:r>
        <w:rPr>
          <w:rFonts w:cs="Times New Roman"/>
          <w:sz w:val="28"/>
          <w:szCs w:val="28"/>
        </w:rPr>
        <w:t vyd:_id="vyd:000000000000i6">Под достоверностью информации понимается свойство информации наиболее реально описывать объект. На практике это выражается в наличии (отсутствии) ошибок в информации</w:t>
      </w:r>
      <w:r>
        <w:rPr>
          <w:rFonts w:cs="Times New Roman"/>
          <w:sz w:val="28"/>
          <w:vertAlign w:val="superscript"/>
          <w:szCs w:val="28"/>
        </w:rPr>
        <w:footnoteReference vyd:_id="vyd:000000000000i5" w:id="182"/>
      </w:r>
      <w:r>
        <w:rPr>
          <w:rFonts w:cs="Times New Roman"/>
          <w:sz w:val="28"/>
          <w:szCs w:val="28"/>
        </w:rPr>
        <w:t vyd:_id="vyd:000000000000i4">.</w:t>
      </w:r>
      <w:r>
        <w:rPr>
          <w:rFonts w:cs="Times New Roman"/>
          <w:sz w:val="28"/>
          <w:b w:val="1"/>
          <w:szCs w:val="28"/>
        </w:rPr>
        <w:t vyd:_id="vyd:000000000000i3" xml:space="preserve"> </w:t>
      </w:r>
      <w:r>
        <w:rPr>
          <w:rFonts w:cs="Times New Roman"/>
          <w:sz w:val="28"/>
          <w:szCs w:val="28"/>
        </w:rPr>
        <w:t vyd:_id="vyd:000000000000i2">При этом использование недостоверной информации приводит к принятию неправильного управленческого решения</w:t>
      </w:r>
      <w:r>
        <w:rPr>
          <w:rFonts w:cs="Times New Roman"/>
          <w:sz w:val="28"/>
          <w:vertAlign w:val="superscript"/>
          <w:szCs w:val="28"/>
        </w:rPr>
        <w:footnoteReference vyd:_id="vyd:000000000000i1" w:id="183"/>
      </w:r>
      <w:r>
        <w:rPr>
          <w:rFonts w:cs="Times New Roman"/>
          <w:sz w:val="28"/>
          <w:b w:val="1"/>
          <w:szCs w:val="28"/>
        </w:rPr>
        <w:t vyd:_id="vyd:000000000000i0">.</w:t>
      </w:r>
    </w:p>
    <w:p w14:paraId="15CA6556" w14:textId="4C8B7B5C" w:rsidR="007240B6" w:rsidRPr="00321B78" w:rsidRDefault="007240B6" w:rsidP="007240B6" vyd:_id="vyd:000000000000hr">
      <w:pPr>
        <w:spacing w:line="360" w:lineRule="auto"/>
        <w:ind w:firstLine="709"/>
        <w:rPr>
          <w:rFonts w:cs="Times New Roman"/>
          <w:sz w:val="28"/>
          <w:szCs w:val="28"/>
        </w:rPr>
      </w:pPr>
      <w:r>
        <w:rPr>
          <w:rFonts w:cs="Times New Roman"/>
          <w:sz w:val="28"/>
          <w:szCs w:val="28"/>
        </w:rPr>
        <w:t vyd:_id="vyd:000000000000hy">Проблемы достоверности сведений ЕГРН в научной литературе освещаются также как вопрос непосредственно технического характера. Так, в своей работе на соискание степени кандидата технических наук М.П. Дорош указывает, что именно показатель достоверности кадастровой информации ЕГРН наиболее далек от своих идеальных показателей</w:t>
      </w:r>
      <w:r>
        <w:rPr>
          <w:rFonts w:cs="Times New Roman"/>
          <w:sz w:val="28"/>
          <w:szCs w:val="28"/>
        </w:rPr>
        <w:t vyd:_id="vyd:000000000000hx" xml:space="preserve"> </w:t>
      </w:r>
      <w:r>
        <w:rPr>
          <w:rFonts w:cs="Times New Roman"/>
          <w:sz w:val="28"/>
          <w:szCs w:val="28"/>
        </w:rPr>
        <w:t vyd:_id="vyd:000000000000hw">[</w:t>
      </w:r>
      <w:r>
        <w:rPr>
          <w:rFonts w:cs="Times New Roman"/>
          <w:sz w:val="28"/>
          <w:szCs w:val="28"/>
        </w:rPr>
        <w:t vyd:_id="vyd:000000000000hu">33</w:t>
      </w:r>
      <w:r>
        <w:fldChar w:fldCharType="end" vyd:_id="vyd:000000000000hv-end"/>
      </w:r>
      <w:r>
        <w:rPr>
          <w:rFonts w:cs="Times New Roman"/>
          <w:sz w:val="28"/>
          <w:szCs w:val="28"/>
        </w:rPr>
        <w:t vyd:_id="vyd:000000000000ht">]</w:t>
      </w:r>
      <w:r>
        <w:rPr>
          <w:rFonts w:cs="Times New Roman"/>
          <w:sz w:val="28"/>
          <w:szCs w:val="28"/>
        </w:rPr>
        <w:t vyd:_id="vyd:000000000000hs" xml:space="preserve">. </w:t>
      </w:r>
    </w:p>
    <w:p w14:paraId="109E5030" w14:textId="43A13F79" w:rsidR="007240B6" w:rsidRPr="0077347C" w:rsidRDefault="007240B6" w:rsidP="007240B6" vyd:_id="vyd:000000000000hj">
      <w:pPr>
        <w:spacing w:line="360" w:lineRule="auto"/>
        <w:ind w:firstLine="709"/>
        <w:rPr>
          <w:rFonts w:cs="Times New Roman"/>
          <w:sz w:val="28"/>
          <w:szCs w:val="28"/>
        </w:rPr>
      </w:pPr>
      <w:r>
        <w:rPr>
          <w:rFonts w:cs="Times New Roman"/>
          <w:sz w:val="28"/>
          <w:szCs w:val="28"/>
        </w:rPr>
        <w:t vyd:_id="vyd:000000000000hq">При этом показатель достоверности отдельно взятой характеристики кадастровой информации выражается либо достоверностью, либо недостоверностью. Достоверность кадастровой информации по видам предлагается определять с использованием показателя, который рассчитывается с использованием формулы (1). Идеальное значение показателя достоверности определенного вида информации составляет 100</w:t>
      </w:r>
      <w:r>
        <w:rPr>
          <w:rFonts w:cs="Times New Roman"/>
          <w:sz w:val="28"/>
          <w:szCs w:val="28"/>
        </w:rPr>
        <w:t vyd:_id="vyd:000000000000hp" xml:space="preserve">% </w:t>
      </w:r>
      <w:r>
        <w:rPr>
          <w:rFonts w:cs="Times New Roman"/>
          <w:sz w:val="28"/>
          <w:lang w:val="en-US"/>
          <w:szCs w:val="28"/>
        </w:rPr>
        <w:t vyd:_id="vyd:000000000000ho">[</w:t>
      </w:r>
      <w:r>
        <w:rPr>
          <w:rFonts w:cs="Times New Roman"/>
          <w:sz w:val="28"/>
          <w:lang w:val="en-US"/>
          <w:szCs w:val="28"/>
        </w:rPr>
        <w:t vyd:_id="vyd:000000000000hm">31</w:t>
      </w:r>
      <w:r>
        <w:fldChar w:fldCharType="end" vyd:_id="vyd:000000000000hn-end"/>
      </w:r>
      <w:r>
        <w:rPr>
          <w:rFonts w:cs="Times New Roman"/>
          <w:sz w:val="28"/>
          <w:lang w:val="en-US"/>
          <w:szCs w:val="28"/>
        </w:rPr>
        <w:t vyd:_id="vyd:000000000000hl">]</w:t>
      </w:r>
      <w:r>
        <w:rPr>
          <w:rFonts w:cs="Times New Roman"/>
          <w:sz w:val="28"/>
          <w:szCs w:val="28"/>
        </w:rPr>
        <w:t vyd:_id="vyd:000000000000hk">.</w:t>
      </w:r>
    </w:p>
    <w:p w14:paraId="247700E7" w14:textId="77777777" w:rsidR="007240B6" w:rsidRPr="00321B78" w:rsidRDefault="007240B6" w:rsidP="007240B6" vyd:_id="vyd:000000000000hh">
      <w:pPr>
        <w:spacing w:line="360" w:lineRule="auto"/>
        <w:ind w:firstLine="709"/>
        <w:rPr>
          <w:rFonts w:cs="Times New Roman"/>
          <w:sz w:val="28"/>
          <w:szCs w:val="28"/>
        </w:rPr>
      </w:pPr>
      <w:r>
        <w:rPr>
          <w:rFonts w:cs="Times New Roman"/>
          <w:sz w:val="28"/>
          <w:noProof w:val="1"/>
          <w:szCs w:val="28"/>
        </w:rPr>
        <w:drawing vyd:_id="vyd:000000000000hi">
          <wp:inline distT="0" distB="0" distL="0" distR="0">
            <wp:extent cx="4638675" cy="1019175"/>
            <wp:effectExtent l="0" t="0" r="9525" b="9525"/>
            <wp:docPr id="1" name="Рисунок 1"/>
            <wp:cNvGraphicFramePr>
              <a:graphicFrameLocks noChangeAspect="1"/>
            </wp:cNvGraphicFramePr>
            <a:graphic>
              <a:graphicData uri="http://schemas.openxmlformats.org/drawingml/2006/picture">
                <pic:pic>
                  <pic:nvPicPr>
                    <pic:cNvPr id="0" name=""/>
                    <pic:cNvPicPr/>
                  </pic:nvPicPr>
                  <pic:blipFill>
                    <a:blip r:embed="rId17"/>
                    <a:stretch>
                      <a:fillRect/>
                    </a:stretch>
                  </pic:blipFill>
                  <pic:spPr>
                    <a:xfrm>
                      <a:off x="0" y="0"/>
                      <a:ext cx="4638675" cy="1019175"/>
                    </a:xfrm>
                    <a:prstGeom prst="rect">
                      <a:avLst/>
                    </a:prstGeom>
                  </pic:spPr>
                </pic:pic>
              </a:graphicData>
            </a:graphic>
          </wp:inline>
        </w:drawing>
      </w:r>
    </w:p>
    <w:p w14:paraId="046A71FE" w14:textId="77777777" w:rsidR="007240B6" w:rsidRPr="00321B78" w:rsidRDefault="007240B6" w:rsidP="007240B6" vyd:_id="vyd:000000000000hf">
      <w:pPr>
        <w:spacing w:line="360" w:lineRule="auto"/>
        <w:ind w:firstLine="709"/>
        <w:rPr>
          <w:rFonts w:cs="Times New Roman"/>
          <w:sz w:val="28"/>
          <w:szCs w:val="28"/>
        </w:rPr>
      </w:pPr>
      <w:r>
        <w:rPr>
          <w:rFonts w:cs="Times New Roman"/>
          <w:sz w:val="28"/>
          <w:szCs w:val="28"/>
        </w:rPr>
        <w:t vyd:_id="vyd:000000000000hg">где Kн – количество ошибок определенного вида кадастровой информации;</w:t>
      </w:r>
    </w:p>
    <w:p w14:paraId="02A3C91C" w14:textId="77777777" w:rsidR="007240B6" w:rsidRPr="00321B78" w:rsidRDefault="007240B6" w:rsidP="007240B6" vyd:_id="vyd:000000000000hd">
      <w:pPr>
        <w:spacing w:line="360" w:lineRule="auto"/>
        <w:ind w:firstLine="709"/>
        <w:rPr>
          <w:rFonts w:cs="Times New Roman"/>
          <w:sz w:val="28"/>
          <w:szCs w:val="28"/>
        </w:rPr>
      </w:pPr>
      <w:r>
        <w:rPr>
          <w:rFonts w:cs="Times New Roman"/>
          <w:sz w:val="28"/>
          <w:szCs w:val="28"/>
        </w:rPr>
        <w:t vyd:_id="vyd:000000000000he">K – общее количество значений характеристики определенного вида кадастровой информации в ЕГРН.</w:t>
      </w:r>
    </w:p>
    <w:p w14:paraId="6066F49D" w14:textId="77777777" w:rsidR="007240B6" w:rsidRPr="00321B78" w:rsidRDefault="007240B6" w:rsidP="007240B6" vyd:_id="vyd:000000000000hb">
      <w:pPr>
        <w:spacing w:line="360" w:lineRule="auto"/>
        <w:ind w:firstLine="709"/>
        <w:rPr>
          <w:rFonts w:cs="Times New Roman"/>
          <w:sz w:val="28"/>
          <w:szCs w:val="28"/>
        </w:rPr>
      </w:pPr>
      <w:r>
        <w:rPr>
          <w:rFonts w:cs="Times New Roman"/>
          <w:sz w:val="28"/>
          <w:szCs w:val="28"/>
        </w:rPr>
        <w:t vyd:_id="vyd:000000000000hc" xml:space="preserve">При цивилистическом подходе, следует понимать, что состав сведений ЕГРН обладает безусловной точностью, которой добросовестные участники отношений обязаны руководствоваться. Согласно части 5 статьи 1 Закона о регистрации недвижимости, государственная регистрация права в ЕГРН является единственным доказательством существования зарегистрированного права. </w:t>
      </w:r>
    </w:p>
    <w:p w14:paraId="68C302C7" w14:textId="34A98B56" w:rsidR="007240B6" w:rsidRPr="00321B78" w:rsidRDefault="007240B6" w:rsidP="007240B6" vyd:_id="vyd:000000000000h3">
      <w:pPr>
        <w:spacing w:line="360" w:lineRule="auto"/>
        <w:ind w:firstLine="709"/>
        <w:rPr>
          <w:rFonts w:cs="Times New Roman"/>
          <w:sz w:val="28"/>
          <w:szCs w:val="28"/>
        </w:rPr>
      </w:pPr>
      <w:r>
        <w:rPr>
          <w:rFonts w:cs="Times New Roman"/>
          <w:sz w:val="28"/>
          <w:szCs w:val="28"/>
        </w:rPr>
        <w:t vyd:_id="vyd:000000000000ha">Одной из проблем достоверности сведений ЕГРН является несоответствие фактических и зарегистрированных прав на объекты недвижимости, принадлежащей супругам. Согласно положениям Закона о регистрации в ЕГРН вносятся данные о заявителе – правообладателе объекта недвижимости или его представителе. Согласно статье 34 Семейного кодекса Российской Федерации имущество, нажитое супругами во время брака, является их совместной собственностью. При приобретении супругами недвижимости такое имущество автоматически становится общей совместной собственностью супругов. При этом ни в сведениях ЕГРН, ни где-либо еще не отражается доля второго супруга, а также он не числится правообладателем. Таким образом, данная ситуация приводит к отсутствию достоверности сведений ЕГРН и не обеспечивает стабильность гражданского оборота</w:t>
      </w:r>
      <w:r>
        <w:rPr>
          <w:rFonts w:cs="Times New Roman"/>
          <w:sz w:val="28"/>
          <w:szCs w:val="28"/>
        </w:rPr>
        <w:t vyd:_id="vyd:000000000000h9" xml:space="preserve"> </w:t>
      </w:r>
      <w:r>
        <w:rPr>
          <w:rFonts w:cs="Times New Roman"/>
          <w:sz w:val="28"/>
          <w:szCs w:val="28"/>
        </w:rPr>
        <w:t vyd:_id="vyd:000000000000h8">[</w:t>
      </w:r>
      <w:r>
        <w:rPr>
          <w:rFonts w:cs="Times New Roman"/>
          <w:sz w:val="28"/>
          <w:szCs w:val="28"/>
        </w:rPr>
        <w:t vyd:_id="vyd:000000000000h6">29</w:t>
      </w:r>
      <w:r>
        <w:fldChar w:fldCharType="end" vyd:_id="vyd:000000000000h7-end"/>
      </w:r>
      <w:r>
        <w:rPr>
          <w:rFonts w:cs="Times New Roman"/>
          <w:sz w:val="28"/>
          <w:szCs w:val="28"/>
        </w:rPr>
        <w:t vyd:_id="vyd:000000000000h5">]</w:t>
      </w:r>
      <w:r>
        <w:rPr>
          <w:rFonts w:cs="Times New Roman"/>
          <w:sz w:val="28"/>
          <w:szCs w:val="28"/>
        </w:rPr>
        <w:t vyd:_id="vyd:000000000000h4" xml:space="preserve">. </w:t>
      </w:r>
    </w:p>
    <w:p w14:paraId="1C4E71AC" w14:textId="77777777" w:rsidR="007240B6" w:rsidRPr="00321B78" w:rsidRDefault="007240B6" w:rsidP="007240B6" vyd:_id="vyd:000000000000gz">
      <w:pPr>
        <w:spacing w:line="360" w:lineRule="auto"/>
        <w:ind w:firstLine="709"/>
        <w:rPr>
          <w:rFonts w:cs="Times New Roman"/>
          <w:sz w:val="28"/>
          <w:szCs w:val="28"/>
        </w:rPr>
      </w:pPr>
      <w:r>
        <w:rPr>
          <w:rFonts w:cs="Times New Roman"/>
          <w:sz w:val="28"/>
          <w:szCs w:val="28"/>
        </w:rPr>
        <w:t vyd:_id="vyd:000000000000h2">Еще одной проблемой, отображаемой в науке в части достоверности сведений реестра, является отсутствие данных об охранных зонах линейных объектов до момента их внесения в ЕГРН. Так, под охранной зоной в действующем законодательстве, несмотря на отсутствие официального закрепления, понимают территорию (акваторию), в границах которой в соответствии с федеральным законодательством устанавливаются особые условия ее использования</w:t>
      </w:r>
      <w:r>
        <w:rPr>
          <w:rFonts w:cs="Times New Roman"/>
          <w:sz w:val="28"/>
          <w:vertAlign w:val="superscript"/>
          <w:szCs w:val="28"/>
        </w:rPr>
        <w:footnoteReference vyd:_id="vyd:000000000000h1" w:id="184"/>
      </w:r>
      <w:r>
        <w:rPr>
          <w:rFonts w:cs="Times New Roman"/>
          <w:sz w:val="28"/>
          <w:szCs w:val="28"/>
        </w:rPr>
        <w:t vyd:_id="vyd:000000000000h0" xml:space="preserve">. </w:t>
      </w:r>
    </w:p>
    <w:p w14:paraId="086BA41C" w14:textId="77777777" w:rsidR="007240B6" w:rsidRPr="00321B78" w:rsidRDefault="007240B6" w:rsidP="007240B6" vyd:_id="vyd:000000000000gv">
      <w:pPr>
        <w:spacing w:line="360" w:lineRule="auto"/>
        <w:ind w:firstLine="709"/>
        <w:rPr>
          <w:rFonts w:cs="Times New Roman"/>
          <w:sz w:val="28"/>
          <w:szCs w:val="28"/>
        </w:rPr>
      </w:pPr>
      <w:r>
        <w:rPr>
          <w:rFonts w:cs="Times New Roman"/>
          <w:sz w:val="28"/>
          <w:szCs w:val="28"/>
        </w:rPr>
        <w:t vyd:_id="vyd:000000000000gy">Охранные зоны или зоны с особыми условиями использования территории устанавливаются в целях защиты жизни и здоровья; безопасной эксплуатации объектов транспорта, связи, энергетики, объектов обороны и безопасности государства; обеспечения сохранности культурного наследия; охраны окружающей среды, в том числе защиты и сохранения природных лечебных ресурсов, предотвращения загрязнения, засорения, заиления водных объектов и истощения их вод, сохранения среды обитания водных биологических ресурсов и других объектов животного и растительного мира</w:t>
      </w:r>
      <w:r>
        <w:rPr>
          <w:rFonts w:cs="Times New Roman"/>
          <w:sz w:val="28"/>
          <w:vertAlign w:val="superscript"/>
          <w:szCs w:val="28"/>
        </w:rPr>
        <w:footnoteReference vyd:_id="vyd:000000000000gx" w:id="185"/>
      </w:r>
      <w:r>
        <w:rPr>
          <w:rFonts w:cs="Times New Roman"/>
          <w:sz w:val="28"/>
          <w:szCs w:val="28"/>
        </w:rPr>
        <w:t vyd:_id="vyd:000000000000gw" xml:space="preserve">. </w:t>
      </w:r>
    </w:p>
    <w:p w14:paraId="24838ABC" w14:textId="77777777" w:rsidR="007240B6" w:rsidRPr="00321B78" w:rsidRDefault="007240B6" w:rsidP="007240B6" vyd:_id="vyd:000000000000gr">
      <w:pPr>
        <w:spacing w:line="360" w:lineRule="auto"/>
        <w:ind w:firstLine="709"/>
        <w:rPr>
          <w:rFonts w:cs="Times New Roman"/>
          <w:sz w:val="28"/>
          <w:szCs w:val="28"/>
        </w:rPr>
      </w:pPr>
      <w:r>
        <w:rPr>
          <w:rFonts w:cs="Times New Roman"/>
          <w:sz w:val="28"/>
          <w:szCs w:val="28"/>
        </w:rPr>
        <w:t vyd:_id="vyd:000000000000gu" xml:space="preserve">При этом право собственности и другие вещные права на недвижимые вещи, </w:t>
      </w:r>
      <w:r>
        <w:rPr>
          <w:rFonts w:cs="Times New Roman"/>
          <w:sz w:val="28"/>
          <w:b w:val="1"/>
          <w:szCs w:val="28"/>
        </w:rPr>
        <w:t vyd:_id="vyd:000000000000gt">ограничения прав</w:t>
      </w:r>
      <w:r>
        <w:rPr>
          <w:rFonts w:cs="Times New Roman"/>
          <w:sz w:val="28"/>
          <w:szCs w:val="28"/>
        </w:rPr>
        <w:t vyd:_id="vyd:000000000000gs" xml:space="preserve">, их возникновение, переход и прекращение подлежат государственной регистрации в ЕГРН. На практике зачастую возникает вопрос, можно ли считать охранную зону объектов установленной, если сведения о ней не внесены в реестр недвижимости. </w:t>
      </w:r>
    </w:p>
    <w:p w14:paraId="656E097D" w14:textId="77777777" w:rsidR="007240B6" w:rsidRPr="00321B78" w:rsidRDefault="007240B6" w:rsidP="007240B6" vyd:_id="vyd:000000000000gp">
      <w:pPr>
        <w:spacing w:line="360" w:lineRule="auto"/>
        <w:ind w:firstLine="709"/>
        <w:rPr>
          <w:rFonts w:cs="Times New Roman"/>
          <w:sz w:val="28"/>
          <w:szCs w:val="28"/>
        </w:rPr>
      </w:pPr>
      <w:r>
        <w:rPr>
          <w:rFonts w:cs="Times New Roman"/>
          <w:sz w:val="28"/>
          <w:szCs w:val="28"/>
        </w:rPr>
        <w:t vyd:_id="vyd:000000000000gq">Данный вопрос особенно актуален в свете недавних судебных процессов, связанных со сносом строений, расположенных вблизи газопроводов. В большинстве подобных дел суд вставал на сторону газовых и нефтяных компаний и обязывал жителей смежных с трубопроводами территорий сносить объекты недвижимости за свой счет. Однако в практике встречаются и иные мнения.</w:t>
      </w:r>
    </w:p>
    <w:p w14:paraId="496EED48" w14:textId="77777777" w:rsidR="007240B6" w:rsidRPr="00321B78" w:rsidRDefault="007240B6" w:rsidP="007240B6" vyd:_id="vyd:000000000000gl">
      <w:pPr>
        <w:spacing w:line="360" w:lineRule="auto"/>
        <w:ind w:firstLine="709"/>
        <w:rPr>
          <w:rFonts w:cs="Times New Roman"/>
          <w:sz w:val="28"/>
          <w:szCs w:val="28"/>
        </w:rPr>
      </w:pPr>
      <w:r>
        <w:rPr>
          <w:rFonts w:cs="Times New Roman"/>
          <w:sz w:val="28"/>
          <w:szCs w:val="28"/>
        </w:rPr>
        <w:t vyd:_id="vyd:000000000000go" xml:space="preserve"> В частности, Верховный Суд отменил решения нижестоящих судов в связи с существенными нарушениями применения норм материального и процессуального права и направил дело на новое рассмотрение</w:t>
      </w:r>
      <w:r>
        <w:rPr>
          <w:rFonts w:cs="Times New Roman"/>
          <w:sz w:val="28"/>
          <w:vertAlign w:val="superscript"/>
          <w:szCs w:val="28"/>
        </w:rPr>
        <w:footnoteReference vyd:_id="vyd:000000000000gn" w:id="186"/>
      </w:r>
      <w:r>
        <w:rPr>
          <w:rFonts w:cs="Times New Roman"/>
          <w:sz w:val="28"/>
          <w:szCs w:val="28"/>
        </w:rPr>
        <w:t vyd:_id="vyd:000000000000gm" xml:space="preserve">. ООО «Газпром трансгаз Ухта» обратилось в суд к физическому лицу с требованием о сносе строений и сооружений, расположенных на земельном участке, находящимся в зоне минимальных расстояний от оси газопровода – отвода «Микунь – Сыктывкар». </w:t>
      </w:r>
    </w:p>
    <w:p w14:paraId="3F91BA13" w14:textId="77777777" w:rsidR="007240B6" w:rsidRPr="00321B78" w:rsidRDefault="007240B6" w:rsidP="007240B6" vyd:_id="vyd:000000000000gj">
      <w:pPr>
        <w:spacing w:line="360" w:lineRule="auto"/>
        <w:ind w:firstLine="709"/>
        <w:rPr>
          <w:rFonts w:cs="Times New Roman"/>
          <w:sz w:val="28"/>
          <w:szCs w:val="28"/>
        </w:rPr>
      </w:pPr>
      <w:r>
        <w:rPr>
          <w:rFonts w:cs="Times New Roman"/>
          <w:sz w:val="28"/>
          <w:szCs w:val="28"/>
        </w:rPr>
        <w:t vyd:_id="vyd:000000000000gk" xml:space="preserve">Суды двух инстанций поддержали истца, удовлетворив заявленные требования и обязав собственника строений снести их за свой счет, в соответствии с нормами статьи 32 Федерального закона от 31.03.1999 №69-ФЗ «О газоснабжении в Российской Федерации». Обстоятельствами дела установлено, что в 1971 году указанный газопровод был введен в эксплуатацию. При этом сведения о местоположении данного линейного объекта были внесены правопреемником управляющей компании, а именно ОАО «Газпром», лишь в 2015 году. </w:t>
      </w:r>
    </w:p>
    <w:p w14:paraId="549C395A" w14:textId="77777777" w:rsidR="007240B6" w:rsidRPr="00321B78" w:rsidRDefault="007240B6" w:rsidP="007240B6" vyd:_id="vyd:000000000000gh">
      <w:pPr>
        <w:spacing w:line="360" w:lineRule="auto"/>
        <w:ind w:firstLine="709"/>
        <w:rPr>
          <w:rFonts w:cs="Times New Roman"/>
          <w:sz w:val="28"/>
          <w:szCs w:val="28"/>
        </w:rPr>
      </w:pPr>
      <w:r>
        <w:rPr>
          <w:rFonts w:cs="Times New Roman"/>
          <w:sz w:val="28"/>
          <w:szCs w:val="28"/>
        </w:rPr>
        <w:t vyd:_id="vyd:000000000000gi" xml:space="preserve">В 1978 году государственным актом был выделен участок земли под размещение садоводческого хозяйства. После этого, уже в 1994 году постановлением городской администрации участок из земель данного садоводческого товарищества был передан в пожизненное владение физическому лицу. Таким образом, физическое лицо не знало и не могло знать о наличии запретов на распоряжение данным земельным участком, в том числе о запрете строительства объектов, ввиду нахождения их в зоне магистрального газопровода. </w:t>
      </w:r>
    </w:p>
    <w:p w14:paraId="0851125B" w14:textId="77777777" w:rsidR="007240B6" w:rsidRPr="00321B78" w:rsidRDefault="007240B6" w:rsidP="007240B6" vyd:_id="vyd:000000000000gf">
      <w:pPr>
        <w:spacing w:line="360" w:lineRule="auto"/>
        <w:ind w:firstLine="709"/>
        <w:rPr>
          <w:rFonts w:cs="Times New Roman"/>
          <w:sz w:val="28"/>
          <w:szCs w:val="28"/>
        </w:rPr>
      </w:pPr>
      <w:r>
        <w:rPr>
          <w:rFonts w:cs="Times New Roman"/>
          <w:sz w:val="28"/>
          <w:szCs w:val="28"/>
        </w:rPr>
        <w:t vyd:_id="vyd:000000000000gg" xml:space="preserve">Суд, опираясь на нормы технических регламентов, действующих на момент возведения газопровода, отметил, что фактическое местоположение газопровода после приема в эксплуатацию в месячный срок должно быть нанесено на карты землепользователей в исполнительных комитетах районных (городских) Советов народных депутатов. Обязанность по внесению данных сведений, а также по информированию заинтересованных лиц, лежит на эксплуатирующих организациях. </w:t>
      </w:r>
    </w:p>
    <w:p w14:paraId="2939ECAD" w14:textId="77777777" w:rsidR="007240B6" w:rsidRPr="00321B78" w:rsidRDefault="007240B6" w:rsidP="007240B6" vyd:_id="vyd:000000000000gd">
      <w:pPr>
        <w:spacing w:line="360" w:lineRule="auto"/>
        <w:ind w:firstLine="709"/>
        <w:rPr>
          <w:rFonts w:cs="Times New Roman"/>
          <w:sz w:val="28"/>
          <w:szCs w:val="28"/>
        </w:rPr>
      </w:pPr>
      <w:r>
        <w:rPr>
          <w:rFonts w:cs="Times New Roman"/>
          <w:sz w:val="28"/>
          <w:szCs w:val="28"/>
        </w:rPr>
        <w:t vyd:_id="vyd:000000000000ge" xml:space="preserve">Таким образом, ввиду отсутствия сведений об обременениях на спорном земельном участке в данных государственных реестров (в том числе и в ЕГРП и ГКН), а также в связи с тем, что участок предоставлен физическому лицу на законном основании, Суд поставил под сомнение обоснованность вынесенных решений. </w:t>
      </w:r>
    </w:p>
    <w:p w14:paraId="2E39647E" w14:textId="77777777" w:rsidR="007240B6" w:rsidRPr="00321B78" w:rsidRDefault="007240B6" w:rsidP="007240B6" vyd:_id="vyd:000000000000gb">
      <w:pPr>
        <w:spacing w:line="360" w:lineRule="auto"/>
        <w:ind w:firstLine="709"/>
        <w:rPr>
          <w:rFonts w:cs="Times New Roman"/>
          <w:sz w:val="28"/>
          <w:szCs w:val="28"/>
        </w:rPr>
      </w:pPr>
      <w:r>
        <w:rPr>
          <w:rFonts w:cs="Times New Roman"/>
          <w:sz w:val="28"/>
          <w:szCs w:val="28"/>
        </w:rPr>
        <w:t vyd:_id="vyd:000000000000gc" xml:space="preserve">Рассматривая вопросы актуальности и достоверности сведений, содержащихся в ЕГРН, следует отметить, что важным способом обеспечения данных принципов является процесс верификации и гармонизации данных. До 1 января 2017 года в России существовало 2 реестра, которые содержали сведения о недвижимости – АИС ГКН и ЕГРП. </w:t>
      </w:r>
    </w:p>
    <w:p w14:paraId="6AD0FFBA" w14:textId="77777777" w:rsidR="007240B6" w:rsidRPr="00321B78" w:rsidRDefault="007240B6" w:rsidP="007240B6" vyd:_id="vyd:000000000000g7">
      <w:pPr>
        <w:spacing w:line="360" w:lineRule="auto"/>
        <w:ind w:firstLine="709"/>
        <w:rPr>
          <w:rFonts w:cs="Times New Roman"/>
          <w:sz w:val="28"/>
          <w:szCs w:val="28"/>
        </w:rPr>
      </w:pPr>
      <w:r>
        <w:rPr>
          <w:rFonts w:cs="Times New Roman"/>
          <w:sz w:val="28"/>
          <w:szCs w:val="28"/>
        </w:rPr>
        <w:t vyd:_id="vyd:000000000000ga">АИС ГКН представляла собой систематизированный свод сведений об учтенном недвижимом имуществе, а также сведений о прохождении Государственной границы Российской Федерации, субъектов, зон с особыми условиями использования территории, о территориях объектов культурного наследия</w:t>
      </w:r>
      <w:r>
        <w:rPr>
          <w:rFonts w:cs="Times New Roman"/>
          <w:sz w:val="28"/>
          <w:vertAlign w:val="superscript"/>
          <w:szCs w:val="28"/>
        </w:rPr>
        <w:footnoteReference vyd:_id="vyd:000000000000g9" w:id="187"/>
      </w:r>
      <w:r>
        <w:rPr>
          <w:rFonts w:cs="Times New Roman"/>
          <w:sz w:val="28"/>
          <w:szCs w:val="28"/>
        </w:rPr>
        <w:t vyd:_id="vyd:000000000000g8">.</w:t>
      </w:r>
    </w:p>
    <w:p w14:paraId="6EEF671F" w14:textId="77777777" w:rsidR="007240B6" w:rsidRPr="00321B78" w:rsidRDefault="007240B6" w:rsidP="007240B6" vyd:_id="vyd:000000000000g3">
      <w:pPr>
        <w:spacing w:line="360" w:lineRule="auto"/>
        <w:ind w:firstLine="709"/>
        <w:rPr>
          <w:rFonts w:cs="Times New Roman"/>
          <w:sz w:val="28"/>
          <w:szCs w:val="28"/>
        </w:rPr>
      </w:pPr>
      <w:r>
        <w:rPr>
          <w:rFonts w:cs="Times New Roman"/>
          <w:sz w:val="28"/>
          <w:szCs w:val="28"/>
        </w:rPr>
        <w:t vyd:_id="vyd:000000000000g6">ЕГРП содержал в себе информацию о существующих и прекращенных правах на объект недвижимого имущества, данные об указанных объектах и сведения о правообладателях</w:t>
      </w:r>
      <w:r>
        <w:rPr>
          <w:rFonts w:cs="Times New Roman"/>
          <w:sz w:val="28"/>
          <w:vertAlign w:val="superscript"/>
          <w:szCs w:val="28"/>
        </w:rPr>
        <w:footnoteReference vyd:_id="vyd:000000000000g5" w:id="188"/>
      </w:r>
      <w:r>
        <w:rPr>
          <w:rFonts w:cs="Times New Roman"/>
          <w:sz w:val="28"/>
          <w:szCs w:val="28"/>
        </w:rPr>
        <w:t vyd:_id="vyd:000000000000g4" xml:space="preserve">. </w:t>
      </w:r>
    </w:p>
    <w:p w14:paraId="71540778" w14:textId="450C37F5" w:rsidR="007240B6" w:rsidRPr="00321B78" w:rsidRDefault="007240B6" w:rsidP="007240B6" vyd:_id="vyd:000000000000fz">
      <w:pPr>
        <w:spacing w:line="360" w:lineRule="auto"/>
        <w:ind w:firstLine="709"/>
        <w:rPr>
          <w:rFonts w:cs="Times New Roman"/>
          <w:sz w:val="28"/>
          <w:szCs w:val="28"/>
        </w:rPr>
      </w:pPr>
      <w:r>
        <w:rPr>
          <w:rFonts w:cs="Times New Roman"/>
          <w:sz w:val="28"/>
          <w:szCs w:val="28"/>
        </w:rPr>
        <w:t vyd:_id="vyd:000000000000g2">Согласно правилам ведения ЕГРП, каждый раздел ЕГРП, содержащий записи о правах на объект недвижимого имущества, идентифицируется государственным учетным номером, присвоенным этому объекту при постановке на кадастровый учет в АИС ГКН. В случае отсутствия такого номера, ему присваивается условный номер</w:t>
      </w:r>
      <w:r>
        <w:rPr>
          <w:rFonts w:cs="Times New Roman"/>
          <w:sz w:val="28"/>
          <w:vertAlign w:val="superscript"/>
          <w:szCs w:val="28"/>
        </w:rPr>
        <w:footnoteReference vyd:_id="vyd:000000000000g1" w:id="189"/>
      </w:r>
      <w:r>
        <w:rPr>
          <w:rFonts w:cs="Times New Roman"/>
          <w:sz w:val="28"/>
          <w:szCs w:val="28"/>
        </w:rPr>
        <w:t vyd:_id="vyd:000000000000g0">.</w:t>
      </w:r>
    </w:p>
    <w:p w14:paraId="3FAF867F" w14:textId="77777777" w:rsidR="007240B6" w:rsidRPr="00321B78" w:rsidRDefault="007240B6" w:rsidP="007240B6" vyd:_id="vyd:000000000000fv">
      <w:pPr>
        <w:spacing w:line="360" w:lineRule="auto"/>
        <w:ind w:firstLine="709"/>
        <w:rPr>
          <w:rFonts w:cs="Times New Roman"/>
          <w:sz w:val="28"/>
          <w:szCs w:val="28"/>
        </w:rPr>
      </w:pPr>
      <w:r>
        <w:rPr>
          <w:rFonts w:cs="Times New Roman"/>
          <w:sz w:val="28"/>
          <w:szCs w:val="28"/>
        </w:rPr>
        <w:t vyd:_id="vyd:000000000000fy">Ввиду наличия такой сложной взаимосвязи данных об объектах недвижимости, сведения в обоих реестрах должны быть релевантны по отношению друг к другу</w:t>
      </w:r>
      <w:r>
        <w:rPr>
          <w:rFonts w:cs="Times New Roman"/>
          <w:sz w:val="28"/>
          <w:vertAlign w:val="superscript"/>
          <w:szCs w:val="28"/>
        </w:rPr>
        <w:footnoteReference vyd:_id="vyd:000000000000fx" w:id="190"/>
      </w:r>
      <w:r>
        <w:rPr>
          <w:rFonts w:cs="Times New Roman"/>
          <w:sz w:val="28"/>
          <w:szCs w:val="28"/>
        </w:rPr>
        <w:t vyd:_id="vyd:000000000000fw">. Но на практике такая методика ведения учета показала свою низкую эффективность, в результате чего, в обоих базах накопилась огромная масса ошибок и «задвоений» объектов.</w:t>
      </w:r>
    </w:p>
    <w:p w14:paraId="4BC79260" w14:textId="77777777" w:rsidR="007240B6" w:rsidRPr="00321B78" w:rsidRDefault="007240B6" w:rsidP="007240B6" vyd:_id="vyd:000000000000fr">
      <w:pPr>
        <w:spacing w:line="360" w:lineRule="auto"/>
        <w:ind w:firstLine="709"/>
        <w:rPr>
          <w:rFonts w:cs="Times New Roman"/>
          <w:sz w:val="28"/>
          <w:szCs w:val="28"/>
        </w:rPr>
      </w:pPr>
      <w:r>
        <w:rPr>
          <w:rFonts w:cs="Times New Roman"/>
          <w:sz w:val="28"/>
          <w:szCs w:val="28"/>
        </w:rPr>
        <w:t vyd:_id="vyd:000000000000fu">Однако, как уже говорилось ранее, государство обязано соблюдать принцип достоверности сведений, содержащихся в государственных реестрах. Так, для целей соблюдения данного принципа, государственные органы власти периодически проводили гармонизацию и верификацию сведений, а также разрабатывали соответствующие методики для уполномоченных за ведение данных реестров органов и организаций</w:t>
      </w:r>
      <w:r>
        <w:rPr>
          <w:rFonts w:cs="Times New Roman"/>
          <w:sz w:val="28"/>
          <w:vertAlign w:val="superscript"/>
          <w:szCs w:val="28"/>
        </w:rPr>
        <w:footnoteReference vyd:_id="vyd:000000000000ft" w:id="191"/>
      </w:r>
      <w:r>
        <w:rPr>
          <w:rFonts w:cs="Times New Roman"/>
          <w:sz w:val="28"/>
          <w:szCs w:val="28"/>
        </w:rPr>
        <w:t vyd:_id="vyd:000000000000fs" xml:space="preserve">. </w:t>
      </w:r>
    </w:p>
    <w:p w14:paraId="4247375B" w14:textId="77777777" w:rsidR="007240B6" w:rsidRPr="00321B78" w:rsidRDefault="007240B6" w:rsidP="007240B6" vyd:_id="vyd:000000000000fp">
      <w:pPr>
        <w:spacing w:line="360" w:lineRule="auto"/>
        <w:ind w:firstLine="709"/>
        <w:rPr>
          <w:rFonts w:cs="Times New Roman"/>
          <w:sz w:val="28"/>
          <w:szCs w:val="28"/>
        </w:rPr>
      </w:pPr>
      <w:r>
        <w:rPr>
          <w:rFonts w:cs="Times New Roman"/>
          <w:sz w:val="28"/>
          <w:szCs w:val="28"/>
        </w:rPr>
        <w:t vyd:_id="vyd:000000000000fq" xml:space="preserve">Обеспечение достоверности вносимых сведений также связано с лицом, непосредственно осуществляющим государственную регистрацию. Согласно статье 64 Закона о регистрации недвижимости государственным регистратором является федеральный государственный гражданский служащий, наделенный государственными полномочиями по осуществлению государственного кадастрового учета и государственной регистрации прав. Это единственное лицо, поименованное в Законе о регистрации недвижимости, несущее персональную ответственность за вносимые сведения в ЕГРН. </w:t>
      </w:r>
    </w:p>
    <w:p w14:paraId="412366AA" w14:textId="77777777" w:rsidR="007240B6" w:rsidRPr="00321B78" w:rsidRDefault="007240B6" w:rsidP="007240B6" vyd:_id="vyd:000000000000fn">
      <w:pPr>
        <w:spacing w:line="360" w:lineRule="auto"/>
        <w:ind w:firstLine="709"/>
        <w:rPr>
          <w:rFonts w:cs="Times New Roman"/>
          <w:sz w:val="28"/>
          <w:szCs w:val="28"/>
        </w:rPr>
      </w:pPr>
      <w:r>
        <w:rPr>
          <w:rFonts w:cs="Times New Roman"/>
          <w:sz w:val="28"/>
          <w:szCs w:val="28"/>
        </w:rPr>
        <w:t vyd:_id="vyd:000000000000fo" xml:space="preserve">Обеспечение достоверности сведений является основной характеристикой данного реестра. Таким образом, государственный регистратор, как ответственный за соблюдение данного принципа, возмещает убытки лицу, которое пострадало в результате его действий или бездействий. При этом ни нормы Закона о регистрации недвижимости, ни положения Федерального закона от 27.07.2004 №79-ФЗ «О государственной гражданской службе Российской Федерации» не устанавливают порядок поведения данного лица. </w:t>
      </w:r>
    </w:p>
    <w:p w14:paraId="062661FA" w14:textId="77777777" w:rsidR="007240B6" w:rsidRPr="00321B78" w:rsidRDefault="007240B6" w:rsidP="007240B6" vyd:_id="vyd:000000000000fl">
      <w:pPr>
        <w:spacing w:line="360" w:lineRule="auto"/>
        <w:ind w:firstLine="709"/>
        <w:rPr>
          <w:rFonts w:cs="Times New Roman"/>
          <w:sz w:val="28"/>
          <w:szCs w:val="28"/>
        </w:rPr>
      </w:pPr>
      <w:r>
        <w:rPr>
          <w:rFonts w:cs="Times New Roman"/>
          <w:sz w:val="28"/>
          <w:szCs w:val="28"/>
        </w:rPr>
        <w:t vyd:_id="vyd:000000000000fm" xml:space="preserve">Фактически, принятые государственным регистратором решения по своей юридической силе и значимости могут быть приравнены к судебным актам. Так, например, в Швеции, решение о регистрации прав на землю принимает судья специального местного суда. </w:t>
      </w:r>
    </w:p>
    <w:p w14:paraId="09895B9C" w14:textId="77777777" w:rsidR="007240B6" w:rsidRPr="00321B78" w:rsidRDefault="007240B6" w:rsidP="007240B6" vyd:_id="vyd:000000000000fj">
      <w:pPr>
        <w:spacing w:line="360" w:lineRule="auto"/>
        <w:ind w:firstLine="709"/>
        <w:rPr>
          <w:rFonts w:cs="Times New Roman"/>
          <w:sz w:val="28"/>
          <w:szCs w:val="28"/>
        </w:rPr>
      </w:pPr>
      <w:r>
        <w:rPr>
          <w:rFonts w:cs="Times New Roman"/>
          <w:sz w:val="28"/>
          <w:szCs w:val="28"/>
        </w:rPr>
        <w:t vyd:_id="vyd:000000000000fk" xml:space="preserve">Данная позиция представляется наиболее сбалансированной и урегулированной с точки зрения изучения обстоятельств дела, принятия решений и их оспаривания. Все указанные процедуры регулируются действующими процессуальными нормами, таким образом, отсутствует необходимость в создании дополнительных механизмов. Однако в России мало того, что не установлен кодекс поведения государственного регистратора, так еще и процедура оспаривания принятых им решений чрезвычайно сложна. </w:t>
      </w:r>
    </w:p>
    <w:p w14:paraId="758C3474" w14:textId="77777777" w:rsidR="007240B6" w:rsidRPr="00321B78" w:rsidRDefault="007240B6" w:rsidP="007240B6" vyd:_id="vyd:000000000000fh">
      <w:pPr>
        <w:spacing w:line="360" w:lineRule="auto"/>
        <w:ind w:firstLine="709"/>
        <w:rPr>
          <w:rFonts w:cs="Times New Roman"/>
          <w:sz w:val="28"/>
          <w:szCs w:val="28"/>
        </w:rPr>
      </w:pPr>
      <w:r>
        <w:rPr>
          <w:rFonts w:cs="Times New Roman"/>
          <w:sz w:val="28"/>
          <w:szCs w:val="28"/>
        </w:rPr>
        <w:t vyd:_id="vyd:000000000000fi" xml:space="preserve">Учитывая указанные обстоятельства, для обеспечения достоверности сведений реестра, прозрачности процедуры их внесения и оспаривания принятых регистратором решений, необходимо кардинально пересмотреть всю систему государственных регистраторов. Следует законодательно определить кодекс поведения государственных регистраторов, по аналогии с кодексом поведения судей. Например, установить, что при внесении сведений в ЕГРН, лицо, ответственное за принятие решений о государственной регистрации и государственном кадастровом учете должно руководствоваться принципами беспристрастности, независимости, объективности. </w:t>
      </w:r>
    </w:p>
    <w:p w14:paraId="1EC53C9B" w14:textId="77777777" w:rsidR="007240B6" w:rsidRPr="00321B78" w:rsidRDefault="007240B6" w:rsidP="007240B6" vyd:_id="vyd:000000000000ff">
      <w:pPr>
        <w:spacing w:line="360" w:lineRule="auto"/>
        <w:ind w:firstLine="709"/>
        <w:rPr>
          <w:rFonts w:cs="Times New Roman"/>
          <w:sz w:val="28"/>
          <w:szCs w:val="28"/>
        </w:rPr>
      </w:pPr>
      <w:r>
        <w:rPr>
          <w:rFonts w:cs="Times New Roman"/>
          <w:sz w:val="28"/>
          <w:szCs w:val="28"/>
        </w:rPr>
        <w:t vyd:_id="vyd:000000000000fg">В развитие темы достоверности сведений ЕГРН, необходимо обратить внимание, что в Законе о регистрации недвижимости исправлению ошибок в сведениях ЕГРН посвящена отдельная глава.</w:t>
      </w:r>
    </w:p>
    <w:p w14:paraId="0FB2C088" w14:textId="77777777" w:rsidR="007240B6" w:rsidRPr="00321B78" w:rsidRDefault="007240B6" w:rsidP="007240B6" vyd:_id="vyd:000000000000fd">
      <w:pPr>
        <w:spacing w:line="360" w:lineRule="auto"/>
        <w:ind w:firstLine="709"/>
        <w:rPr>
          <w:rFonts w:cs="Times New Roman"/>
          <w:sz w:val="28"/>
          <w:szCs w:val="28"/>
        </w:rPr>
      </w:pPr>
      <w:r>
        <w:rPr>
          <w:rFonts w:cs="Times New Roman"/>
          <w:sz w:val="28"/>
          <w:szCs w:val="28"/>
        </w:rPr>
        <w:t vyd:_id="vyd:000000000000fe" xml:space="preserve">Так, в Главе 7 Закона о регистрации недвижимости ошибки подразделяются на два вида: реестровые (кадастровые) и технические. </w:t>
      </w:r>
    </w:p>
    <w:p w14:paraId="5790DA0D" w14:textId="77777777" w:rsidR="007240B6" w:rsidRPr="00321B78" w:rsidRDefault="007240B6" w:rsidP="007240B6" vyd:_id="vyd:000000000000fb">
      <w:pPr>
        <w:spacing w:line="360" w:lineRule="auto"/>
        <w:ind w:firstLine="709"/>
        <w:rPr>
          <w:rFonts w:cs="Times New Roman"/>
          <w:sz w:val="28"/>
          <w:szCs w:val="28"/>
        </w:rPr>
      </w:pPr>
      <w:r>
        <w:rPr>
          <w:rFonts w:cs="Times New Roman"/>
          <w:sz w:val="28"/>
          <w:szCs w:val="28"/>
        </w:rPr>
        <w:t vyd:_id="vyd:000000000000fc" xml:space="preserve">Под реестровыми (кадастровыми) ошибками понимаются воспроизведенные в ЕГРН сведения, содержащиеся в технической документации (межевом плане, техническом плане, карта-плане и т.д.) или ошибка в сведениях, содержащихся в иных документах, направленных в орган регистрации прав. </w:t>
      </w:r>
    </w:p>
    <w:p w14:paraId="6B0A0AD9" w14:textId="77777777" w:rsidR="007240B6" w:rsidRPr="00321B78" w:rsidRDefault="007240B6" w:rsidP="007240B6" vyd:_id="vyd:000000000000f9">
      <w:pPr>
        <w:spacing w:line="360" w:lineRule="auto"/>
        <w:ind w:firstLine="709"/>
        <w:rPr>
          <w:rFonts w:cs="Times New Roman"/>
          <w:sz w:val="28"/>
          <w:szCs w:val="28"/>
        </w:rPr>
      </w:pPr>
      <w:r>
        <w:rPr>
          <w:rFonts w:cs="Times New Roman"/>
          <w:sz w:val="28"/>
          <w:szCs w:val="28"/>
        </w:rPr>
        <w:t vyd:_id="vyd:000000000000fa">Ошибка, описка, опечатка, допущенная органом регистрации прав, признаются техническими ошибками.</w:t>
      </w:r>
    </w:p>
    <w:p w14:paraId="7B4F16C6" w14:textId="77777777" w:rsidR="007240B6" w:rsidRPr="00321B78" w:rsidRDefault="007240B6" w:rsidP="007240B6" vyd:_id="vyd:000000000000f7">
      <w:pPr>
        <w:spacing w:line="360" w:lineRule="auto"/>
        <w:ind w:firstLine="709"/>
        <w:rPr>
          <w:rFonts w:cs="Times New Roman"/>
          <w:sz w:val="28"/>
          <w:szCs w:val="28"/>
        </w:rPr>
      </w:pPr>
      <w:r>
        <w:rPr>
          <w:rFonts w:cs="Times New Roman"/>
          <w:sz w:val="28"/>
          <w:szCs w:val="28"/>
        </w:rPr>
        <w:t vyd:_id="vyd:000000000000f8">Необходимо отметить, что указанные типы ошибок не являются исчерпывающими. В правоприменительной практике исследователи отмечают также еще несколько разновидностей ошибок. В рамках установленной Законом о регистрации классификации ошибки признаются реестровыми, хотя они могут быть и не связаны с действиями кадастровых инженеров или иных лиц, чьи действия можно доподлинно установить.</w:t>
      </w:r>
    </w:p>
    <w:p w14:paraId="24299228" w14:textId="77777777" w:rsidR="007240B6" w:rsidRPr="00321B78" w:rsidRDefault="007240B6" w:rsidP="007240B6" vyd:_id="vyd:000000000000f3">
      <w:pPr>
        <w:spacing w:line="360" w:lineRule="auto"/>
        <w:ind w:firstLine="709"/>
        <w:rPr>
          <w:rFonts w:cs="Times New Roman"/>
          <w:sz w:val="28"/>
          <w:szCs w:val="28"/>
        </w:rPr>
      </w:pPr>
      <w:r>
        <w:rPr>
          <w:rFonts w:cs="Times New Roman"/>
          <w:sz w:val="28"/>
          <w:szCs w:val="28"/>
        </w:rPr>
        <w:t vyd:_id="vyd:000000000000f6">К таким ошибкам можно отнести унаследованные ошибки; ошибки, возникшие в результате действий третьих лиц, которые повлияли на изменение характеристик объекта недвижимости; ошибки, обусловленные конвертацией (переносом) данных при смене учетных информационных систем; ошибки, обусловленные неточным (неверным) внесением данных в процессе штатного использования информационной системы пользователями; ошибки, связанные с модернизацией учетных информационных систем в связи с изменением законодательных и нормативных актов; ошибки, связанные с методологией, возникают в случае неоднозначного толкования положений нормативных правовых актов</w:t>
      </w:r>
      <w:r>
        <w:rPr>
          <w:rFonts w:cs="Times New Roman"/>
          <w:sz w:val="28"/>
          <w:vertAlign w:val="superscript"/>
          <w:szCs w:val="28"/>
        </w:rPr>
        <w:footnoteReference vyd:_id="vyd:000000000000f5" w:id="192"/>
      </w:r>
      <w:r>
        <w:rPr>
          <w:rFonts w:cs="Times New Roman"/>
          <w:sz w:val="28"/>
          <w:szCs w:val="28"/>
        </w:rPr>
        <w:t vyd:_id="vyd:000000000000f4">.</w:t>
      </w:r>
    </w:p>
    <w:p w14:paraId="69D8D57B" w14:textId="77777777" w:rsidR="007240B6" w:rsidRPr="00321B78" w:rsidRDefault="007240B6" w:rsidP="007240B6" vyd:_id="vyd:000000000000ez">
      <w:pPr>
        <w:spacing w:line="360" w:lineRule="auto"/>
        <w:ind w:firstLine="709"/>
        <w:rPr>
          <w:rFonts w:cs="Times New Roman"/>
          <w:sz w:val="28"/>
          <w:szCs w:val="28"/>
        </w:rPr>
      </w:pPr>
      <w:r>
        <w:rPr>
          <w:rFonts w:cs="Times New Roman"/>
          <w:sz w:val="28"/>
          <w:szCs w:val="28"/>
        </w:rPr>
        <w:t vyd:_id="vyd:000000000000f2">Так, Арбитражный суд г. Москвы признал наличие реестровой (кадастровой) ошибки в сведениях ЕГРН и обязал Управление Росреестра по г. Москве внести сведения о координатах характерных точек границ земельного участка в реестр</w:t>
      </w:r>
      <w:r>
        <w:rPr>
          <w:rFonts w:cs="Times New Roman"/>
          <w:sz w:val="28"/>
          <w:vertAlign w:val="superscript"/>
          <w:szCs w:val="28"/>
        </w:rPr>
        <w:footnoteReference vyd:_id="vyd:000000000000f1" w:id="193"/>
      </w:r>
      <w:r>
        <w:rPr>
          <w:rFonts w:cs="Times New Roman"/>
          <w:sz w:val="28"/>
          <w:szCs w:val="28"/>
        </w:rPr>
        <w:t vyd:_id="vyd:000000000000f0">.</w:t>
      </w:r>
    </w:p>
    <w:p w14:paraId="3E82BE6E" w14:textId="77777777" w:rsidR="007240B6" w:rsidRPr="00321B78" w:rsidRDefault="007240B6" w:rsidP="007240B6" vyd:_id="vyd:000000000000ex">
      <w:pPr>
        <w:spacing w:line="360" w:lineRule="auto"/>
        <w:ind w:firstLine="709"/>
        <w:rPr>
          <w:rFonts w:cs="Times New Roman"/>
          <w:sz w:val="28"/>
          <w:szCs w:val="28"/>
        </w:rPr>
      </w:pPr>
      <w:r>
        <w:rPr>
          <w:rFonts w:cs="Times New Roman"/>
          <w:sz w:val="28"/>
          <w:szCs w:val="28"/>
        </w:rPr>
        <w:t vyd:_id="vyd:000000000000ey" xml:space="preserve"> При этом под реестровой (кадастровой) ошибкой в данном случае подразумевалась ошибка в сведениях ЕГРН, которая произошла в результате смещения кадастрового квартала. В результате этого, границы земельного участка также сместились. </w:t>
      </w:r>
    </w:p>
    <w:p w14:paraId="38D04745" w14:textId="77777777" w:rsidR="007240B6" w:rsidRPr="00321B78" w:rsidRDefault="007240B6" w:rsidP="007240B6" vyd:_id="vyd:000000000000ev">
      <w:pPr>
        <w:spacing w:line="360" w:lineRule="auto"/>
        <w:ind w:firstLine="709"/>
        <w:rPr>
          <w:rFonts w:cs="Times New Roman"/>
          <w:sz w:val="28"/>
          <w:szCs w:val="28"/>
        </w:rPr>
      </w:pPr>
      <w:r>
        <w:rPr>
          <w:rFonts w:cs="Times New Roman"/>
          <w:sz w:val="28"/>
          <w:szCs w:val="28"/>
        </w:rPr>
        <w:t vyd:_id="vyd:000000000000ew" xml:space="preserve">Собственник здания, расположенного на земельном участке, оказался в ситуации, когда в результате реестровой (кадастровой) ошибки здание было включено в Постановление Правительства Москвы от 08.12.2015 №829-ПП «О мерах по обеспечению сноса самовольных построек на отдельных территориях города Москвы». То есть, здание, введенное надлежащим образом в эксплуатацию, оказалось расположено на смежном земельном участке, на котором оно находиться не могло. Это подразумевало его снос в соответствии со статьей 222 Гражданского кодекса Российской Федерации. </w:t>
      </w:r>
    </w:p>
    <w:p w14:paraId="294AFC95" w14:textId="404DE9AC" w:rsidR="007240B6" w:rsidRDefault="007240B6" w:rsidP="007240B6" vyd:_id="vyd:000000000000et">
      <w:pPr>
        <w:spacing w:line="360" w:lineRule="auto"/>
        <w:ind w:firstLine="709"/>
        <w:rPr>
          <w:rFonts w:cs="Times New Roman"/>
          <w:sz w:val="28"/>
          <w:szCs w:val="28"/>
        </w:rPr>
      </w:pPr>
      <w:r>
        <w:rPr>
          <w:rFonts w:cs="Times New Roman"/>
          <w:sz w:val="28"/>
          <w:szCs w:val="28"/>
        </w:rPr>
        <w:t vyd:_id="vyd:000000000000eu">В заключении следует отметить, что сам факт наличия таких ошибок еще не говорит о недостоверности сведений о государственном кадастровом учете и государственной регистрации прав. Однако в отсутствии достоверной информации снижается качество данных, необходимых для обеспечения рационального землепользования, определения кадастровой стоимости, а также для управления земельными ресурсами.</w:t>
      </w:r>
    </w:p>
    <w:p w14:paraId="080A45ED" w14:textId="77777777" w:rsidR="002759E9" w:rsidRDefault="002759E9" w:rsidP="007240B6" vyd:_id="vyd:000000000000es">
      <w:pPr>
        <w:spacing w:line="360" w:lineRule="auto"/>
        <w:ind w:firstLine="709"/>
        <w:rPr>
          <w:rFonts w:cs="Times New Roman"/>
          <w:sz w:val="28"/>
          <w:szCs w:val="28"/>
        </w:rPr>
      </w:pPr>
    </w:p>
    <w:p w14:paraId="058B05AD" w14:textId="77777777" w:rsidR="00B05E74" w:rsidRPr="00321B78" w:rsidRDefault="00B05E74" w:rsidP="007240B6" vyd:_id="vyd:000000000000er">
      <w:pPr>
        <w:spacing w:line="360" w:lineRule="auto"/>
        <w:ind w:firstLine="709"/>
        <w:rPr>
          <w:rFonts w:cs="Times New Roman"/>
          <w:sz w:val="28"/>
          <w:szCs w:val="28"/>
        </w:rPr>
      </w:pPr>
    </w:p>
    <w:p w14:paraId="76CE321D" w14:textId="5D4F2511" w:rsidR="00B2244B" w:rsidRPr="002759E9" w:rsidRDefault="002759E9" w:rsidP="00B2244B" vyd:_id="vyd:000000000000ep">
      <w:pPr>
        <w:spacing w:line="360" w:lineRule="auto"/>
        <w:ind w:firstLine="709"/>
        <w:rPr>
          <w:rFonts w:cs="Times New Roman"/>
          <w:sz w:val="28"/>
          <w:b w:val="1"/>
          <w:bCs w:val="1"/>
          <w:szCs w:val="28"/>
        </w:rPr>
      </w:pPr>
      <w:r>
        <w:rPr>
          <w:rFonts w:cs="Times New Roman"/>
          <w:sz w:val="28"/>
          <w:b w:val="1"/>
          <w:bCs w:val="1"/>
          <w:szCs w:val="28"/>
        </w:rPr>
        <w:t vyd:_id="vyd:000000000000eq">§4. Формы реализации принципа добросовестности в сфере правоприменения</w:t>
      </w:r>
    </w:p>
    <w:p w14:paraId="59E94598" w14:textId="5B5C7354" w:rsidR="00B2244B" w:rsidRDefault="00D25471" w:rsidP="00F00B66" vyd:_id="vyd:000000000000el">
      <w:pPr>
        <w:spacing w:line="360" w:lineRule="auto"/>
        <w:ind w:firstLine="709"/>
        <w:rPr>
          <w:rFonts w:cs="Times New Roman"/>
          <w:sz w:val="28"/>
          <w:szCs w:val="28"/>
        </w:rPr>
      </w:pPr>
      <w:r>
        <w:rPr>
          <w:rFonts w:cs="Times New Roman"/>
          <w:sz w:val="28"/>
          <w:szCs w:val="28"/>
        </w:rPr>
        <w:t vyd:_id="vyd:000000000000eo" xml:space="preserve">Вопросы государственного регулирования экологических отношений включает в себя комплекс мероприятий, направленных на защиту окружающей среды, ликвидацию накопленного вреда, но в первую очередь требуется </w:t>
      </w:r>
      <w:r>
        <w:rPr>
          <w:rFonts w:cs="Times New Roman"/>
          <w:sz w:val="28"/>
          <w:szCs w:val="28"/>
        </w:rPr>
        <w:t vyd:_id="vyd:000000000000en" xml:space="preserve">установить надлежащее законодательное регулирование и выстроить механизмы взаимодействия как с органами местного самоуправления, так и с </w:t>
      </w:r>
      <w:r>
        <w:rPr>
          <w:rFonts w:cs="Times New Roman"/>
          <w:sz w:val="28"/>
          <w:szCs w:val="28"/>
        </w:rPr>
        <w:t vyd:_id="vyd:000000000000em">лицами, участвующими в процессе пользования природными ресурсами.</w:t>
      </w:r>
    </w:p>
    <w:p w14:paraId="04C13316" w14:textId="7C081F12" w:rsidR="00DF1CF2" w:rsidRDefault="005F352E" w:rsidP="00F00B66" vyd:_id="vyd:000000000000eh">
      <w:pPr>
        <w:spacing w:line="360" w:lineRule="auto"/>
        <w:ind w:firstLine="709"/>
        <w:rPr>
          <w:rFonts w:cs="Times New Roman"/>
          <w:sz w:val="28"/>
          <w:szCs w:val="28"/>
        </w:rPr>
      </w:pPr>
      <w:r>
        <w:rPr>
          <w:rFonts w:cs="Times New Roman"/>
          <w:sz w:val="28"/>
          <w:szCs w:val="28"/>
        </w:rPr>
        <w:t vyd:_id="vyd:000000000000ek" xml:space="preserve">Законодательство редко эффективно развивается в замкнутых системах, таким образом, для эффективного внедрения действующих механизмов необходимо обращаться к успешному опыту передовых стран. При этом, стоит отметить, </w:t>
      </w:r>
      <w:r>
        <w:rPr>
          <w:rFonts w:cs="Times New Roman"/>
          <w:sz w:val="28"/>
          <w:szCs w:val="28"/>
        </w:rPr>
        <w:t vyd:_id="vyd:000000000000ej" xml:space="preserve">что следование проложенному курсу не должно становиться единственным способом нормотворчества, так как существует вероятность заметно отстать от мировых трендов, что повлечет негативные последствия для страны. В частности, отказ от </w:t>
      </w:r>
      <w:r>
        <w:rPr>
          <w:rFonts w:cs="Times New Roman"/>
          <w:sz w:val="28"/>
          <w:szCs w:val="28"/>
        </w:rPr>
        <w:t vyd:_id="vyd:000000000000ei" xml:space="preserve">пользования углеводородным топливом, в последнее время захлестнувший умы западных стран показал их недальновидность, в результате чего, пострадало большое количество человек. </w:t>
      </w:r>
    </w:p>
    <w:p w14:paraId="5E9CFE35" w14:textId="15885327" w:rsidR="00A1295C" w:rsidRDefault="00A1295C" w:rsidP="00F00B66" vyd:_id="vyd:000000000000eb">
      <w:pPr>
        <w:spacing w:line="360" w:lineRule="auto"/>
        <w:ind w:firstLine="709"/>
        <w:rPr>
          <w:rFonts w:cs="Times New Roman"/>
          <w:sz w:val="28"/>
          <w:szCs w:val="28"/>
        </w:rPr>
      </w:pPr>
      <w:r>
        <w:rPr>
          <w:rFonts w:cs="Times New Roman"/>
          <w:sz w:val="28"/>
          <w:szCs w:val="28"/>
        </w:rPr>
        <w:t vyd:_id="vyd:000000000000eg" xml:space="preserve">Ярким примером последнего времени является курс Соединенных Штатов Америки на переход на так называемую зеленую энергетику, в частности, ветрогенерацию. </w:t>
      </w:r>
      <w:r>
        <w:rPr>
          <w:rFonts w:cs="Times New Roman"/>
          <w:sz w:val="28"/>
          <w:szCs w:val="28"/>
        </w:rPr>
        <w:t vyd:_id="vyd:000000000000ef">Глобальные изменения климата, которые невозможно предсказать внесли свои корректировки и зимой 2020-2021 годов в штате Техас начались небывалые морозы, в результате которых ветрогенерирующие установки подверглись значительному обморожению и для их функционирования пришлось за</w:t>
      </w:r>
      <w:r>
        <w:rPr>
          <w:rFonts w:cs="Times New Roman"/>
          <w:sz w:val="28"/>
          <w:szCs w:val="28"/>
        </w:rPr>
        <w:t vyd:_id="vyd:000000000000ee">де</w:t>
      </w:r>
      <w:r>
        <w:rPr>
          <w:rFonts w:cs="Times New Roman"/>
          <w:sz w:val="28"/>
          <w:szCs w:val="28"/>
        </w:rPr>
        <w:t vyd:_id="vyd:000000000000ed" xml:space="preserve">йствовать </w:t>
      </w:r>
      <w:r>
        <w:rPr>
          <w:rFonts w:cs="Times New Roman"/>
          <w:sz w:val="28"/>
          <w:szCs w:val="28"/>
        </w:rPr>
        <w:t vyd:_id="vyd:000000000000ec" xml:space="preserve">газовые и дизельные генераторы для избежания ущерба. </w:t>
      </w:r>
    </w:p>
    <w:p w14:paraId="3FE1B381" w14:textId="75390F86" w:rsidR="00452D01" w:rsidRDefault="00452D01" w:rsidP="00F00B66" vyd:_id="vyd:000000000000e6">
      <w:pPr>
        <w:spacing w:line="360" w:lineRule="auto"/>
        <w:ind w:firstLine="709"/>
        <w:rPr>
          <w:rFonts w:cs="Times New Roman"/>
          <w:sz w:val="28"/>
          <w:szCs w:val="28"/>
        </w:rPr>
      </w:pPr>
      <w:r>
        <w:rPr>
          <w:rFonts w:cs="Times New Roman"/>
          <w:sz w:val="28"/>
          <w:szCs w:val="28"/>
        </w:rPr>
        <w:t vyd:_id="vyd:000000000000ea" xml:space="preserve">Данная ситуация повлекла рост цен на </w:t>
      </w:r>
      <w:r>
        <w:rPr>
          <w:rFonts w:cs="Times New Roman"/>
          <w:sz w:val="28"/>
          <w:szCs w:val="28"/>
        </w:rPr>
        <w:t vyd:_id="vyd:000000000000e9">электроэнергию</w:t>
      </w:r>
      <w:r>
        <w:rPr>
          <w:rFonts w:cs="Times New Roman"/>
          <w:sz w:val="28"/>
          <w:szCs w:val="28"/>
        </w:rPr>
        <w:t vyd:_id="vyd:000000000000e8" xml:space="preserve"> в сотни раз, </w:t>
      </w:r>
      <w:r>
        <w:rPr>
          <w:rFonts w:cs="Times New Roman"/>
          <w:sz w:val="28"/>
          <w:szCs w:val="28"/>
        </w:rPr>
        <w:t vyd:_id="vyd:000000000000e7">достигнув отметки в 9 тыс. долларов США за мегаватт-час вместо 50 долларов США.</w:t>
      </w:r>
    </w:p>
    <w:p w14:paraId="29158EB4" w14:textId="132D3C6C" w:rsidR="00BD48E2" w:rsidRDefault="00BD48E2" w:rsidP="00F00B66" vyd:_id="vyd:000000000000dz">
      <w:pPr>
        <w:spacing w:line="360" w:lineRule="auto"/>
        <w:ind w:firstLine="709"/>
        <w:rPr>
          <w:rFonts w:cs="Times New Roman"/>
          <w:sz w:val="28"/>
          <w:szCs w:val="28"/>
        </w:rPr>
      </w:pPr>
      <w:r>
        <w:rPr>
          <w:rFonts w:cs="Times New Roman"/>
          <w:sz w:val="28"/>
          <w:szCs w:val="28"/>
        </w:rPr>
        <w:t vyd:_id="vyd:000000000000e5" xml:space="preserve">Решение о переходе на генерацию энергии из возобновляемых источников </w:t>
      </w:r>
      <w:r>
        <w:rPr>
          <w:rFonts w:cs="Times New Roman"/>
          <w:sz w:val="28"/>
          <w:szCs w:val="28"/>
        </w:rPr>
        <w:t vyd:_id="vyd:000000000000e4" xml:space="preserve">было принято в соответствии с </w:t>
      </w:r>
      <w:r>
        <w:rPr>
          <w:rFonts w:cs="Times New Roman"/>
          <w:sz w:val="28"/>
          <w:szCs w:val="28"/>
        </w:rPr>
        <w:t vyd:_id="vyd:000000000000e3">климатической повесткой,</w:t>
      </w:r>
      <w:r>
        <w:rPr>
          <w:rFonts w:cs="Times New Roman"/>
          <w:sz w:val="28"/>
          <w:szCs w:val="28"/>
        </w:rPr>
        <w:t vyd:_id="vyd:000000000000e2" xml:space="preserve"> </w:t>
      </w:r>
      <w:r>
        <w:rPr>
          <w:rFonts w:cs="Times New Roman"/>
          <w:sz w:val="28"/>
          <w:szCs w:val="28"/>
        </w:rPr>
        <w:t vyd:_id="vyd:000000000000e1" xml:space="preserve">настойчиво продвигаемой </w:t>
      </w:r>
      <w:r>
        <w:rPr>
          <w:rFonts w:cs="Times New Roman"/>
          <w:sz w:val="28"/>
          <w:szCs w:val="28"/>
        </w:rPr>
        <w:t vyd:_id="vyd:000000000000e0" xml:space="preserve">политикой демократической партии. </w:t>
      </w:r>
    </w:p>
    <w:p w14:paraId="4973A545" w14:textId="0FA68821" w:rsidR="0085576D" w:rsidRPr="00321B78" w:rsidRDefault="0085576D" w:rsidP="00F00B66" vyd:_id="vyd:000000000000dw">
      <w:pPr>
        <w:spacing w:line="360" w:lineRule="auto"/>
        <w:ind w:firstLine="709"/>
        <w:rPr>
          <w:rFonts w:cs="Times New Roman"/>
          <w:sz w:val="28"/>
          <w:szCs w:val="28"/>
        </w:rPr>
      </w:pPr>
      <w:r>
        <w:rPr>
          <w:rFonts w:cs="Times New Roman"/>
          <w:sz w:val="28"/>
          <w:szCs w:val="28"/>
        </w:rPr>
        <w:t vyd:_id="vyd:000000000000dy" xml:space="preserve">Результатом такой политической повестки стал не отказ от </w:t>
      </w:r>
      <w:r>
        <w:rPr>
          <w:rFonts w:cs="Times New Roman"/>
          <w:sz w:val="28"/>
          <w:szCs w:val="28"/>
        </w:rPr>
        <w:t vyd:_id="vyd:000000000000dx">углеродов, а повышение цен на нефть на мировых рынках.</w:t>
      </w:r>
    </w:p>
    <w:p w14:paraId="4B1B4B27" w14:textId="77777777" w:rsidR="00DB350F" w:rsidRDefault="00932AD9" w:rsidP="00DB350F" vyd:_id="vyd:000000000000dm">
      <w:pPr>
        <w:spacing w:line="360" w:lineRule="auto"/>
        <w:ind w:firstLine="709"/>
        <w:rPr>
          <w:rFonts w:cs="Times New Roman"/>
          <w:sz w:val="28"/>
          <w:szCs w:val="28"/>
        </w:rPr>
      </w:pPr>
      <w:r>
        <w:rPr>
          <w:rFonts w:cs="Times New Roman"/>
          <w:sz w:val="28"/>
          <w:szCs w:val="28"/>
        </w:rPr>
        <w:t vyd:_id="vyd:000000000000dv" xml:space="preserve">Вместе с тем, </w:t>
      </w:r>
      <w:r>
        <w:rPr>
          <w:rFonts w:cs="Times New Roman"/>
          <w:sz w:val="28"/>
          <w:szCs w:val="28"/>
        </w:rPr>
        <w:t vyd:_id="vyd:000000000000du" xml:space="preserve">мировая экологическая повестка продолжает курс на снижение </w:t>
      </w:r>
      <w:r>
        <w:rPr>
          <w:rFonts w:cs="Times New Roman"/>
          <w:sz w:val="28"/>
          <w:szCs w:val="28"/>
        </w:rPr>
        <w:t vyd:_id="vyd:000000000000dt" xml:space="preserve">потребления углеводородных источников энергии, а также усиление ответственности для ее нарушителей. </w:t>
      </w:r>
      <w:r>
        <w:rPr>
          <w:rFonts w:cs="Times New Roman"/>
          <w:sz w:val="28"/>
          <w:szCs w:val="28"/>
        </w:rPr>
        <w:t vyd:_id="vyd:000000000000ds">При этом</w:t>
      </w:r>
      <w:r>
        <w:rPr>
          <w:rFonts w:cs="Times New Roman"/>
          <w:sz w:val="28"/>
          <w:szCs w:val="28"/>
        </w:rPr>
        <w:t vyd:_id="vyd:000000000000dr" xml:space="preserve"> российская экологическая политика </w:t>
      </w:r>
      <w:r>
        <w:rPr>
          <w:rFonts w:cs="Times New Roman"/>
          <w:sz w:val="28"/>
          <w:szCs w:val="28"/>
        </w:rPr>
        <w:t vyd:_id="vyd:000000000000dq">признана отстающей от мировых показателей</w:t>
      </w:r>
      <w:r>
        <w:rPr>
          <w:rStyle w:val="a6"/>
          <w:rFonts w:cs="Times New Roman"/>
          <w:sz w:val="28"/>
          <w:szCs w:val="28"/>
        </w:rPr>
        <w:footnoteReference vyd:_id="vyd:000000000000dp" w:id="194"/>
      </w:r>
      <w:r>
        <w:rPr>
          <w:rFonts w:cs="Times New Roman"/>
          <w:sz w:val="28"/>
          <w:szCs w:val="28"/>
        </w:rPr>
        <w:t vyd:_id="vyd:000000000000do">.</w:t>
      </w:r>
      <w:r>
        <w:rPr>
          <w:rFonts w:cs="Times New Roman"/>
          <w:sz w:val="28"/>
          <w:szCs w:val="28"/>
        </w:rPr>
        <w:t vyd:_id="vyd:000000000000dn" xml:space="preserve"> </w:t>
      </w:r>
    </w:p>
    <w:p w14:paraId="6B27F472" w14:textId="21C3CC7A" w:rsidR="008F33DC" w:rsidRDefault="00DB350F" w:rsidP="00DB350F" vyd:_id="vyd:000000000000cz">
      <w:pPr>
        <w:spacing w:line="360" w:lineRule="auto"/>
        <w:ind w:firstLine="709"/>
        <w:rPr>
          <w:rFonts w:cs="Times New Roman"/>
          <w:sz w:val="28"/>
          <w:szCs w:val="28"/>
        </w:rPr>
      </w:pPr>
      <w:r>
        <w:rPr>
          <w:rFonts w:cs="Times New Roman"/>
          <w:sz w:val="28"/>
          <w:szCs w:val="28"/>
        </w:rPr>
        <w:t vyd:_id="vyd:000000000000dl" xml:space="preserve">Согласно </w:t>
      </w:r>
      <w:r>
        <w:rPr>
          <w:rFonts w:cs="Times New Roman"/>
          <w:sz w:val="28"/>
          <w:szCs w:val="28"/>
        </w:rPr>
        <w:t vyd:_id="vyd:000000000000dk">результат</w:t>
      </w:r>
      <w:r>
        <w:rPr>
          <w:rFonts w:cs="Times New Roman"/>
          <w:sz w:val="28"/>
          <w:szCs w:val="28"/>
        </w:rPr>
        <w:t vyd:_id="vyd:000000000000dj">ам</w:t>
      </w:r>
      <w:r>
        <w:rPr>
          <w:rFonts w:cs="Times New Roman"/>
          <w:sz w:val="28"/>
          <w:szCs w:val="28"/>
        </w:rPr>
        <w:t vyd:_id="vyd:000000000000di" xml:space="preserve"> исследования </w:t>
      </w:r>
      <w:r>
        <w:rPr>
          <w:rFonts w:cs="Times New Roman"/>
          <w:sz w:val="28"/>
          <w:szCs w:val="28"/>
        </w:rPr>
        <w:t vyd:_id="vyd:000000000000dh">«</w:t>
      </w:r>
      <w:r>
        <w:rPr>
          <w:rFonts w:cs="Times New Roman"/>
          <w:sz w:val="28"/>
          <w:szCs w:val="28"/>
        </w:rPr>
        <w:t vyd:_id="vyd:000000000000dg">Экологическая повестка: за 10 месяцев до выборов в Госдуму</w:t>
      </w:r>
      <w:r>
        <w:rPr>
          <w:rFonts w:cs="Times New Roman"/>
          <w:sz w:val="28"/>
          <w:szCs w:val="28"/>
        </w:rPr>
        <w:t vyd:_id="vyd:000000000000df">»</w:t>
      </w:r>
      <w:r>
        <w:rPr>
          <w:rStyle w:val="a6"/>
          <w:rFonts w:cs="Times New Roman"/>
          <w:sz w:val="28"/>
          <w:szCs w:val="28"/>
        </w:rPr>
        <w:footnoteReference vyd:_id="vyd:000000000000de" w:id="195"/>
      </w:r>
      <w:r>
        <w:rPr>
          <w:rFonts w:cs="Times New Roman"/>
          <w:sz w:val="28"/>
          <w:szCs w:val="28"/>
        </w:rPr>
        <w:t vyd:_id="vyd:000000000000dd" xml:space="preserve"> п</w:t>
      </w:r>
      <w:r>
        <w:rPr>
          <w:rFonts w:cs="Times New Roman"/>
          <w:sz w:val="28"/>
          <w:szCs w:val="28"/>
        </w:rPr>
        <w:t vyd:_id="vyd:000000000000dc">очти 60</w:t>
      </w:r>
      <w:r>
        <w:rPr>
          <w:rFonts w:cs="Times New Roman"/>
          <w:sz w:val="28"/>
          <w:szCs w:val="28"/>
        </w:rPr>
        <w:t vyd:_id="vyd:000000000000db">%</w:t>
      </w:r>
      <w:r>
        <w:rPr>
          <w:rFonts w:cs="Times New Roman"/>
          <w:sz w:val="28"/>
          <w:szCs w:val="28"/>
        </w:rPr>
        <w:t vyd:_id="vyd:000000000000da" xml:space="preserve"> опрошенных говорят, что региональные власти не справляются с решением экологических проблем. На вопрос, возможны ли в их городе протесты из-за экологии, более 80</w:t>
      </w:r>
      <w:r>
        <w:rPr>
          <w:rFonts w:cs="Times New Roman"/>
          <w:sz w:val="28"/>
          <w:szCs w:val="28"/>
        </w:rPr>
        <w:t vyd:_id="vyd:000000000000d9" xml:space="preserve">% </w:t>
      </w:r>
      <w:r>
        <w:rPr>
          <w:rFonts w:cs="Times New Roman"/>
          <w:sz w:val="28"/>
          <w:szCs w:val="28"/>
        </w:rPr>
        <w:t vyd:_id="vyd:000000000000d8">опрошенных ответили отрицательно, 16</w:t>
      </w:r>
      <w:r>
        <w:rPr>
          <w:rFonts w:cs="Times New Roman"/>
          <w:sz w:val="28"/>
          <w:szCs w:val="28"/>
        </w:rPr>
        <w:t vyd:_id="vyd:000000000000d7">%</w:t>
      </w:r>
      <w:r>
        <w:rPr>
          <w:rFonts w:cs="Times New Roman"/>
          <w:sz w:val="28"/>
          <w:szCs w:val="28"/>
        </w:rPr>
        <w:t vyd:_id="vyd:000000000000d6" xml:space="preserve"> (преимущественно жители городов-миллионников) допустили такую вероятность. Среди основных причин для протеста называются резкое загрязнение водоемов промышленными отходами (68</w:t>
      </w:r>
      <w:r>
        <w:rPr>
          <w:rFonts w:cs="Times New Roman"/>
          <w:sz w:val="28"/>
          <w:szCs w:val="28"/>
        </w:rPr>
        <w:t vyd:_id="vyd:000000000000d5">%</w:t>
      </w:r>
      <w:r>
        <w:rPr>
          <w:rFonts w:cs="Times New Roman"/>
          <w:sz w:val="28"/>
          <w:szCs w:val="28"/>
        </w:rPr>
        <w:t vyd:_id="vyd:000000000000d4">), появление свалок в населенном пункте (67</w:t>
      </w:r>
      <w:r>
        <w:rPr>
          <w:rFonts w:cs="Times New Roman"/>
          <w:sz w:val="28"/>
          <w:szCs w:val="28"/>
        </w:rPr>
        <w:t vyd:_id="vyd:000000000000d3">%</w:t>
      </w:r>
      <w:r>
        <w:rPr>
          <w:rFonts w:cs="Times New Roman"/>
          <w:sz w:val="28"/>
          <w:szCs w:val="28"/>
        </w:rPr>
        <w:t vyd:_id="vyd:000000000000d2">) и загрязнение городских водоемов мусором (67</w:t>
      </w:r>
      <w:r>
        <w:rPr>
          <w:rFonts w:cs="Times New Roman"/>
          <w:sz w:val="28"/>
          <w:szCs w:val="28"/>
        </w:rPr>
        <w:t vyd:_id="vyd:000000000000d1">%</w:t>
      </w:r>
      <w:r>
        <w:rPr>
          <w:rFonts w:cs="Times New Roman"/>
          <w:sz w:val="28"/>
          <w:szCs w:val="28"/>
        </w:rPr>
        <w:t vyd:_id="vyd:000000000000d0">).</w:t>
      </w:r>
    </w:p>
    <w:p w14:paraId="6F881638" w14:textId="783C5729" w:rsidR="00973A54" w:rsidRDefault="00973A54" w:rsidP="00DB350F" vyd:_id="vyd:000000000000cp">
      <w:pPr>
        <w:spacing w:line="360" w:lineRule="auto"/>
        <w:ind w:firstLine="709"/>
        <w:rPr>
          <w:rFonts w:cs="Times New Roman"/>
          <w:sz w:val="28"/>
          <w:szCs w:val="28"/>
        </w:rPr>
      </w:pPr>
      <w:r>
        <w:rPr>
          <w:rFonts w:cs="Times New Roman"/>
          <w:sz w:val="28"/>
          <w:szCs w:val="28"/>
        </w:rPr>
        <w:t vyd:_id="vyd:000000000000cy">По данным Счетной палаты, загрязненным воздухом дышат 56 миллионов жителей России в 143 городах, почти все реки отравлены неочищенными сточными водами, ежегодно страна теряет около 300 тысяч га леса. Сегодня грунты в зоне мерзлоты способны выдерживать нагрузку на 17</w:t>
      </w:r>
      <w:r>
        <w:rPr>
          <w:rFonts w:cs="Times New Roman"/>
          <w:sz w:val="28"/>
          <w:szCs w:val="28"/>
        </w:rPr>
        <w:t vyd:_id="vyd:000000000000cx" xml:space="preserve">% </w:t>
      </w:r>
      <w:r>
        <w:rPr>
          <w:rFonts w:cs="Times New Roman"/>
          <w:sz w:val="28"/>
          <w:szCs w:val="28"/>
        </w:rPr>
        <w:t vyd:_id="vyd:000000000000cw">меньше, чем в 70-е годы, а в отдельных регионах - на 45</w:t>
      </w:r>
      <w:r>
        <w:rPr>
          <w:rFonts w:cs="Times New Roman"/>
          <w:sz w:val="28"/>
          <w:szCs w:val="28"/>
        </w:rPr>
        <w:t vyd:_id="vyd:000000000000cv">%</w:t>
      </w:r>
      <w:r>
        <w:rPr>
          <w:rFonts w:cs="Times New Roman"/>
          <w:sz w:val="28"/>
          <w:szCs w:val="28"/>
        </w:rPr>
        <w:t vyd:_id="vyd:000000000000cu">, что может привести к деформации трубопроводов, железных и автомобильных дорог. Ущерб от климатических явлений до 2030 года может составлять 2-3</w:t>
      </w:r>
      <w:r>
        <w:rPr>
          <w:rFonts w:cs="Times New Roman"/>
          <w:sz w:val="28"/>
          <w:szCs w:val="28"/>
        </w:rPr>
        <w:t vyd:_id="vyd:000000000000ct" xml:space="preserve">% </w:t>
      </w:r>
      <w:r>
        <w:rPr>
          <w:rFonts w:cs="Times New Roman"/>
          <w:sz w:val="28"/>
          <w:szCs w:val="28"/>
        </w:rPr>
        <w:t vyd:_id="vyd:000000000000cs">ВВП в год. Экспортно-сырьевой уклон промышленности означает непрерывное образование и накопление отходов - именно при добыче полезных ископаемых образуется 86,8</w:t>
      </w:r>
      <w:r>
        <w:rPr>
          <w:rFonts w:cs="Times New Roman"/>
          <w:sz w:val="28"/>
          <w:szCs w:val="28"/>
        </w:rPr>
        <w:t vyd:_id="vyd:000000000000cr">%</w:t>
      </w:r>
      <w:r>
        <w:rPr>
          <w:rFonts w:cs="Times New Roman"/>
          <w:sz w:val="28"/>
          <w:szCs w:val="28"/>
        </w:rPr>
        <w:t vyd:_id="vyd:000000000000cq" xml:space="preserve"> всех отходов.</w:t>
      </w:r>
    </w:p>
    <w:p w14:paraId="3DE8A7D2" w14:textId="77643FD2" w:rsidR="0043207D" w:rsidRDefault="00EB7B78" w:rsidP="00DB350F" vyd:_id="vyd:000000000000cm">
      <w:pPr>
        <w:spacing w:line="360" w:lineRule="auto"/>
        <w:ind w:firstLine="709"/>
        <w:rPr>
          <w:rFonts w:cs="Times New Roman"/>
          <w:sz w:val="28"/>
          <w:szCs w:val="28"/>
        </w:rPr>
      </w:pPr>
      <w:r>
        <w:rPr>
          <w:rFonts w:cs="Times New Roman"/>
          <w:sz w:val="28"/>
          <w:szCs w:val="28"/>
        </w:rPr>
        <w:t vyd:_id="vyd:000000000000co" xml:space="preserve">Для стабилизации экологической ситуации были внесены изменения в уголовное и административное законодательство, ужесточающие ответственность </w:t>
      </w:r>
      <w:r>
        <w:rPr>
          <w:rFonts w:cs="Times New Roman"/>
          <w:sz w:val="28"/>
          <w:szCs w:val="28"/>
        </w:rPr>
        <w:t vyd:_id="vyd:000000000000cn">физических, юридических и должностных лиц за экологические правонарушения.</w:t>
      </w:r>
    </w:p>
    <w:p w14:paraId="5C083AA3" w14:textId="42BE5994" w:rsidR="00067204" w:rsidRDefault="00B81E28" w:rsidP="0030240F" vyd:_id="vyd:000000000000bo">
      <w:pPr>
        <w:spacing w:line="360" w:lineRule="auto"/>
        <w:ind w:firstLine="709"/>
        <w:rPr>
          <w:rFonts w:cs="Times New Roman"/>
          <w:sz w:val="28"/>
          <w:szCs w:val="28"/>
        </w:rPr>
      </w:pPr>
      <w:r>
        <w:rPr>
          <w:rFonts w:cs="Times New Roman"/>
          <w:sz w:val="28"/>
          <w:szCs w:val="28"/>
        </w:rPr>
        <w:t vyd:_id="vyd:000000000000cl" xml:space="preserve">Вместе с тем, </w:t>
      </w:r>
      <w:r>
        <w:rPr>
          <w:rFonts w:cs="Times New Roman"/>
          <w:sz w:val="28"/>
          <w:szCs w:val="28"/>
        </w:rPr>
        <w:t vyd:_id="vyd:000000000000ck" xml:space="preserve">в настоящее время в Правительстве Российской Федерации </w:t>
      </w:r>
      <w:r>
        <w:rPr>
          <w:rFonts w:cs="Times New Roman"/>
          <w:sz w:val="28"/>
          <w:szCs w:val="28"/>
        </w:rPr>
        <w:t vyd:_id="vyd:000000000000cj">полярно смотрят на ситуацию с дальнейшим ужесточением санкций для правонарушителей. Так, согласно проекту Федерального закона</w:t>
      </w:r>
      <w:r>
        <w:rPr>
          <w:rFonts w:cs="Times New Roman"/>
          <w:sz w:val="28"/>
          <w:szCs w:val="28"/>
        </w:rPr>
        <w:t vyd:_id="vyd:000000000000ci" xml:space="preserve"> «</w:t>
      </w:r>
      <w:r>
        <w:rPr>
          <w:rFonts w:cs="Times New Roman"/>
          <w:sz w:val="28"/>
          <w:szCs w:val="28"/>
        </w:rPr>
        <w:t vyd:_id="vyd:000000000000ch" xml:space="preserve">О внесении изменений в главу XVI Федерального закона </w:t>
      </w:r>
      <w:r>
        <w:rPr>
          <w:rFonts w:cs="Times New Roman"/>
          <w:sz w:val="28"/>
          <w:szCs w:val="28"/>
        </w:rPr>
        <w:t vyd:_id="vyd:000000000000cg">«</w:t>
      </w:r>
      <w:r>
        <w:rPr>
          <w:rFonts w:cs="Times New Roman"/>
          <w:sz w:val="28"/>
          <w:szCs w:val="28"/>
        </w:rPr>
        <w:t vyd:_id="vyd:000000000000cf">Об охране окружающей среды</w:t>
      </w:r>
      <w:r>
        <w:rPr>
          <w:rFonts w:cs="Times New Roman"/>
          <w:sz w:val="28"/>
          <w:szCs w:val="28"/>
        </w:rPr>
        <w:t vyd:_id="vyd:000000000000ce">»</w:t>
      </w:r>
      <w:r>
        <w:rPr>
          <w:rFonts w:cs="Times New Roman"/>
          <w:sz w:val="28"/>
          <w:szCs w:val="28"/>
        </w:rPr>
        <w:t vyd:_id="vyd:000000000000cd" xml:space="preserve"> в части изменения порядка уплаты квартальных авансовых платежей по плате за негативное воздействие на окружающую среду</w:t>
      </w:r>
      <w:r>
        <w:rPr>
          <w:rFonts w:cs="Times New Roman"/>
          <w:sz w:val="28"/>
          <w:szCs w:val="28"/>
        </w:rPr>
        <w:t vyd:_id="vyd:000000000000cc">»</w:t>
      </w:r>
      <w:r>
        <w:rPr>
          <w:rFonts w:cs="Times New Roman"/>
          <w:sz w:val="28"/>
          <w:szCs w:val="28"/>
        </w:rPr>
        <w:t vyd:_id="vyd:000000000000cb" xml:space="preserve"> №1070150-7, находящегося на рассмотрении в Государственной Думе</w:t>
      </w:r>
      <w:r>
        <w:rPr>
          <w:rFonts w:cs="Times New Roman"/>
          <w:sz w:val="28"/>
          <w:szCs w:val="28"/>
        </w:rPr>
        <w:t vyd:_id="vyd:000000000000ca">,</w:t>
      </w:r>
      <w:r>
        <w:rPr>
          <w:rFonts w:cs="Times New Roman"/>
          <w:sz w:val="28"/>
          <w:szCs w:val="28"/>
        </w:rPr>
        <w:t vyd:_id="vyd:000000000000c9" xml:space="preserve"> </w:t>
      </w:r>
      <w:r>
        <w:rPr>
          <w:rFonts w:cs="Times New Roman"/>
          <w:sz w:val="28"/>
          <w:szCs w:val="28"/>
        </w:rPr>
        <w:t vyd:_id="vyd:000000000000c8" xml:space="preserve">предлагается </w:t>
      </w:r>
      <w:r>
        <w:rPr>
          <w:rFonts w:cs="Times New Roman"/>
          <w:sz w:val="28"/>
          <w:szCs w:val="28"/>
        </w:rPr>
        <w:t vyd:_id="vyd:000000000000c7">принять меры поддержки хозяйствующих субъектов в части уплаты ими в 2020 году авансовых платежей за негативное воздействие на окружающую среду</w:t>
      </w:r>
      <w:r>
        <w:rPr>
          <w:rFonts w:cs="Times New Roman"/>
          <w:sz w:val="28"/>
          <w:szCs w:val="28"/>
        </w:rPr>
        <w:t vyd:_id="vyd:000000000000c6" xml:space="preserve">. Так, указанным законопроектом указывается, что </w:t>
      </w:r>
      <w:r>
        <w:rPr>
          <w:rFonts w:cs="Times New Roman"/>
          <w:sz w:val="28"/>
          <w:szCs w:val="28"/>
        </w:rPr>
        <w:t vyd:_id="vyd:000000000000c5">несвоевременное или неполное внесение за III квартал 2020 г квартальных авансовых платежей по плате за негативное воздействие на окружающую среду лицами, обязанными их вносить, не влечет за собой уплату пеней</w:t>
      </w:r>
      <w:r>
        <w:rPr>
          <w:rFonts w:cs="Times New Roman"/>
          <w:sz w:val="28"/>
          <w:szCs w:val="28"/>
        </w:rPr>
        <w:t vyd:_id="vyd:000000000000c4" xml:space="preserve">. Данные мероприятия включены в </w:t>
      </w:r>
      <w:r>
        <w:rPr>
          <w:rFonts w:cs="Times New Roman"/>
          <w:sz w:val="28"/>
          <w:szCs w:val="28"/>
        </w:rPr>
        <w:t vyd:_id="vyd:000000000000c3" xml:space="preserve">Общенациональный план действий, обеспечивающих восстановление занятости и доходов населения, рост экономики и долгосрочные структурные изменения в экономике (пункт 10 подраздела </w:t>
      </w:r>
      <w:r>
        <w:rPr>
          <w:rFonts w:cs="Times New Roman"/>
          <w:sz w:val="28"/>
          <w:szCs w:val="28"/>
        </w:rPr>
        <w:t vyd:_id="vyd:000000000000c2">«</w:t>
      </w:r>
      <w:r>
        <w:rPr>
          <w:rFonts w:cs="Times New Roman"/>
          <w:sz w:val="28"/>
          <w:szCs w:val="28"/>
        </w:rPr>
        <w:t vyd:_id="vyd:000000000000c1">Совершенствование регулирования в сфере экологии и природопользования</w:t>
      </w:r>
      <w:r>
        <w:rPr>
          <w:rFonts w:cs="Times New Roman"/>
          <w:sz w:val="28"/>
          <w:szCs w:val="28"/>
        </w:rPr>
        <w:t vyd:_id="vyd:000000000000c0">»</w:t>
      </w:r>
      <w:r>
        <w:rPr>
          <w:rFonts w:cs="Times New Roman"/>
          <w:sz w:val="28"/>
          <w:szCs w:val="28"/>
        </w:rPr>
        <w:t vyd:_id="vyd:000000000000bz" xml:space="preserve"> раздела 5.3 </w:t>
      </w:r>
      <w:r>
        <w:rPr>
          <w:rFonts w:cs="Times New Roman"/>
          <w:sz w:val="28"/>
          <w:szCs w:val="28"/>
        </w:rPr>
        <w:t vyd:_id="vyd:000000000000by">«</w:t>
      </w:r>
      <w:r>
        <w:rPr>
          <w:rFonts w:cs="Times New Roman"/>
          <w:sz w:val="28"/>
          <w:szCs w:val="28"/>
        </w:rPr>
        <w:t vyd:_id="vyd:000000000000bx">Улучшение делового климата</w:t>
      </w:r>
      <w:r>
        <w:rPr>
          <w:rFonts w:cs="Times New Roman"/>
          <w:sz w:val="28"/>
          <w:szCs w:val="28"/>
        </w:rPr>
        <w:t vyd:_id="vyd:000000000000bw">»</w:t>
      </w:r>
      <w:r>
        <w:rPr>
          <w:rFonts w:cs="Times New Roman"/>
          <w:sz w:val="28"/>
          <w:szCs w:val="28"/>
        </w:rPr>
        <w:t vyd:_id="vyd:000000000000bv" xml:space="preserve"> предусмотрено мероприятие </w:t>
      </w:r>
      <w:r>
        <w:rPr>
          <w:rFonts w:cs="Times New Roman"/>
          <w:sz w:val="28"/>
          <w:szCs w:val="28"/>
        </w:rPr>
        <w:t vyd:_id="vyd:000000000000bu">«</w:t>
      </w:r>
      <w:r>
        <w:rPr>
          <w:rFonts w:cs="Times New Roman"/>
          <w:sz w:val="28"/>
          <w:szCs w:val="28"/>
        </w:rPr>
        <w:t vyd:_id="vyd:000000000000bt">Отмена авансовых платежей за негативное воздействие на окружающую среду в III</w:t>
      </w:r>
      <w:r>
        <w:rPr>
          <w:rFonts w:cs="Times New Roman"/>
          <w:sz w:val="28"/>
          <w:szCs w:val="28"/>
        </w:rPr>
        <w:t vyd:_id="vyd:000000000000bs" xml:space="preserve"> </w:t>
      </w:r>
      <w:r>
        <w:rPr>
          <w:rFonts w:cs="Times New Roman"/>
          <w:sz w:val="28"/>
          <w:szCs w:val="28"/>
        </w:rPr>
        <w:t vyd:_id="vyd:000000000000br">квартале 2020 г</w:t>
      </w:r>
      <w:r>
        <w:rPr>
          <w:rFonts w:cs="Times New Roman"/>
          <w:sz w:val="28"/>
          <w:szCs w:val="28"/>
        </w:rPr>
        <w:t vyd:_id="vyd:000000000000bq">ода»</w:t>
      </w:r>
      <w:r>
        <w:rPr>
          <w:rFonts w:cs="Times New Roman"/>
          <w:sz w:val="28"/>
          <w:szCs w:val="28"/>
        </w:rPr>
        <w:t vyd:_id="vyd:000000000000bp">.</w:t>
      </w:r>
    </w:p>
    <w:p w14:paraId="5BF14B28" w14:textId="2B76A68A" w:rsidR="00D90F3F" w:rsidRDefault="00067204" w:rsidP="0030240F" vyd:_id="vyd:000000000000bf">
      <w:pPr>
        <w:spacing w:line="360" w:lineRule="auto"/>
        <w:ind w:firstLine="709"/>
        <w:rPr>
          <w:rFonts w:cs="Times New Roman"/>
          <w:sz w:val="28"/>
          <w:szCs w:val="28"/>
        </w:rPr>
      </w:pPr>
      <w:r>
        <w:rPr>
          <w:rFonts w:cs="Times New Roman"/>
          <w:sz w:val="28"/>
          <w:szCs w:val="28"/>
        </w:rPr>
        <w:t vyd:_id="vyd:000000000000bn">В то же время Министр природных ресурсов и экологии Д.</w:t>
      </w:r>
      <w:r>
        <w:rPr>
          <w:rFonts w:cs="Times New Roman"/>
          <w:sz w:val="28"/>
          <w:szCs w:val="28"/>
        </w:rPr>
        <w:t vyd:_id="vyd:000000000000bm" xml:space="preserve">Н. Кобылкин </w:t>
      </w:r>
      <w:r>
        <w:rPr>
          <w:rFonts w:cs="Times New Roman"/>
          <w:sz w:val="28"/>
          <w:szCs w:val="28"/>
        </w:rPr>
        <w:t vyd:_id="vyd:000000000000bl">в июле 2020 года</w:t>
      </w:r>
      <w:r>
        <w:rPr>
          <w:rFonts w:cs="Times New Roman"/>
          <w:sz w:val="28"/>
          <w:szCs w:val="28"/>
        </w:rPr>
        <w:t vyd:_id="vyd:000000000000bk" xml:space="preserve"> в свете экологической катастрофы в Норильске</w:t>
      </w:r>
      <w:r>
        <w:rPr>
          <w:rFonts w:cs="Times New Roman"/>
          <w:sz w:val="28"/>
          <w:szCs w:val="28"/>
        </w:rPr>
        <w:t vyd:_id="vyd:000000000000bj" xml:space="preserve"> </w:t>
      </w:r>
      <w:r>
        <w:rPr>
          <w:rFonts w:cs="Times New Roman"/>
          <w:sz w:val="28"/>
          <w:szCs w:val="28"/>
        </w:rPr>
        <w:t vyd:_id="vyd:000000000000bi">выступил с позицией необходимости усиления ответственности лиц, чьи действия повлекли негативные последствия для экологии и окружающей среды</w:t>
      </w:r>
      <w:r>
        <w:rPr>
          <w:rStyle w:val="a6"/>
          <w:rFonts w:cs="Times New Roman"/>
          <w:sz w:val="28"/>
          <w:szCs w:val="28"/>
        </w:rPr>
        <w:footnoteReference vyd:_id="vyd:000000000000bh" w:id="196"/>
      </w:r>
      <w:r>
        <w:rPr>
          <w:rFonts w:cs="Times New Roman"/>
          <w:sz w:val="28"/>
          <w:szCs w:val="28"/>
        </w:rPr>
        <w:t vyd:_id="vyd:000000000000bg" xml:space="preserve">. </w:t>
      </w:r>
    </w:p>
    <w:p w14:paraId="01DFC26B" w14:textId="2707C7AD" w:rsidR="00271C63" w:rsidRDefault="00271C63" w:rsidP="0030240F" vyd:_id="vyd:000000000000bb">
      <w:pPr>
        <w:spacing w:line="360" w:lineRule="auto"/>
        <w:ind w:firstLine="709"/>
        <w:rPr>
          <w:rFonts w:cs="Times New Roman"/>
          <w:sz w:val="28"/>
          <w:szCs w:val="28"/>
        </w:rPr>
      </w:pPr>
      <w:r>
        <w:rPr>
          <w:rFonts w:cs="Times New Roman"/>
          <w:sz w:val="28"/>
          <w:szCs w:val="28"/>
        </w:rPr>
        <w:t vyd:_id="vyd:000000000000be" xml:space="preserve">Как уже отмечалось выше, ослабление методов государственного принуждения к соблюдению </w:t>
      </w:r>
      <w:r>
        <w:rPr>
          <w:rFonts w:cs="Times New Roman"/>
          <w:sz w:val="28"/>
          <w:szCs w:val="28"/>
        </w:rPr>
        <w:t vyd:_id="vyd:000000000000bd">законодательства в сфере защиты окружающей среды может нести в себе гораздо большую опасность в будущем, нежели заботы о</w:t>
      </w:r>
      <w:r>
        <w:rPr>
          <w:rFonts w:cs="Times New Roman"/>
          <w:sz w:val="28"/>
          <w:szCs w:val="28"/>
        </w:rPr>
        <w:t vyd:_id="vyd:000000000000bc">б успешном предпринимательстве российских и зарубежных компаний.</w:t>
      </w:r>
    </w:p>
    <w:p w14:paraId="7083FCDB" w14:textId="001510B0" w:rsidR="005057D7" w:rsidRDefault="00D019AC" w:rsidP="0030240F" vyd:_id="vyd:000000000000al">
      <w:pPr>
        <w:spacing w:line="360" w:lineRule="auto"/>
        <w:ind w:firstLine="709"/>
        <w:rPr>
          <w:rFonts w:cs="Times New Roman"/>
          <w:sz w:val="28"/>
          <w:szCs w:val="28"/>
        </w:rPr>
      </w:pPr>
      <w:r>
        <w:rPr>
          <w:rFonts w:cs="Times New Roman"/>
          <w:sz w:val="28"/>
          <w:szCs w:val="28"/>
        </w:rPr>
        <w:t vyd:_id="vyd:000000000000ba" xml:space="preserve">Согласно </w:t>
      </w:r>
      <w:r>
        <w:rPr>
          <w:rFonts w:cs="Times New Roman"/>
          <w:sz w:val="28"/>
          <w:szCs w:val="28"/>
        </w:rPr>
        <w:t vyd:_id="vyd:000000000000b9">постановлени</w:t>
      </w:r>
      <w:r>
        <w:rPr>
          <w:rFonts w:cs="Times New Roman"/>
          <w:sz w:val="28"/>
          <w:szCs w:val="28"/>
        </w:rPr>
        <w:t vyd:_id="vyd:000000000000b8">ю</w:t>
      </w:r>
      <w:r>
        <w:rPr>
          <w:rFonts w:cs="Times New Roman"/>
          <w:sz w:val="28"/>
          <w:szCs w:val="28"/>
        </w:rPr>
        <w:t vyd:_id="vyd:000000000000b7" xml:space="preserve"> </w:t>
      </w:r>
      <w:r>
        <w:rPr>
          <w:rFonts w:cs="Times New Roman"/>
          <w:sz w:val="28"/>
          <w:szCs w:val="28"/>
        </w:rPr>
        <w:t vyd:_id="vyd:000000000000b6">П</w:t>
      </w:r>
      <w:r>
        <w:rPr>
          <w:rFonts w:cs="Times New Roman"/>
          <w:sz w:val="28"/>
          <w:szCs w:val="28"/>
        </w:rPr>
        <w:t vyd:_id="vyd:000000000000b5" xml:space="preserve">равительства </w:t>
      </w:r>
      <w:r>
        <w:rPr>
          <w:rFonts w:cs="Times New Roman"/>
          <w:sz w:val="28"/>
          <w:szCs w:val="28"/>
        </w:rPr>
        <w:t vyd:_id="vyd:000000000000b4">Российской Федерации</w:t>
      </w:r>
      <w:r>
        <w:rPr>
          <w:rFonts w:cs="Times New Roman"/>
          <w:sz w:val="28"/>
          <w:szCs w:val="28"/>
        </w:rPr>
        <w:t vyd:_id="vyd:000000000000b3" xml:space="preserve"> от 18</w:t>
      </w:r>
      <w:r>
        <w:rPr>
          <w:rFonts w:cs="Times New Roman"/>
          <w:sz w:val="28"/>
          <w:szCs w:val="28"/>
        </w:rPr>
        <w:t vyd:_id="vyd:000000000000b2" xml:space="preserve"> </w:t>
      </w:r>
      <w:r>
        <w:rPr>
          <w:rFonts w:cs="Times New Roman"/>
          <w:sz w:val="28"/>
          <w:szCs w:val="28"/>
        </w:rPr>
        <w:t vyd:_id="vyd:000000000000b1" xml:space="preserve">сентября 2020 года №1496 с 1 января 2021 года </w:t>
      </w:r>
      <w:r>
        <w:rPr>
          <w:rFonts w:cs="Times New Roman"/>
          <w:sz w:val="28"/>
          <w:szCs w:val="28"/>
        </w:rPr>
        <w:t vyd:_id="vyd:000000000000b0">было аннулировано</w:t>
      </w:r>
      <w:r>
        <w:rPr>
          <w:rFonts w:cs="Times New Roman"/>
          <w:sz w:val="28"/>
          <w:szCs w:val="28"/>
        </w:rPr>
        <w:t vyd:_id="vyd:000000000000az" xml:space="preserve"> более 60 нормативных актов в сфере экологии. Отмена </w:t>
      </w:r>
      <w:r>
        <w:rPr>
          <w:rFonts w:cs="Times New Roman"/>
          <w:sz w:val="28"/>
          <w:szCs w:val="28"/>
        </w:rPr>
        <w:t vyd:_id="vyd:000000000000ay">подверглись</w:t>
      </w:r>
      <w:r>
        <w:rPr>
          <w:rFonts w:cs="Times New Roman"/>
          <w:sz w:val="28"/>
          <w:szCs w:val="28"/>
        </w:rPr>
        <w:t vyd:_id="vyd:000000000000ax" xml:space="preserve"> нормативно-правовы</w:t>
      </w:r>
      <w:r>
        <w:rPr>
          <w:rFonts w:cs="Times New Roman"/>
          <w:sz w:val="28"/>
          <w:szCs w:val="28"/>
        </w:rPr>
        <w:t vyd:_id="vyd:000000000000aw">е</w:t>
      </w:r>
      <w:r>
        <w:rPr>
          <w:rFonts w:cs="Times New Roman"/>
          <w:sz w:val="28"/>
          <w:szCs w:val="28"/>
        </w:rPr>
        <w:t vyd:_id="vyd:000000000000av" xml:space="preserve"> актов в области правил паспортизации отходов I–IV классов опасности, утверждения нормативов выбросов и сбросов загрязняющих веществ в окружающую природную среду, порядка предоставления отчетности в рамках так называемой расширенной ответственности производителя и многи</w:t>
      </w:r>
      <w:r>
        <w:rPr>
          <w:rFonts w:cs="Times New Roman"/>
          <w:sz w:val="28"/>
          <w:szCs w:val="28"/>
        </w:rPr>
        <w:t vyd:_id="vyd:000000000000au">е</w:t>
      </w:r>
      <w:r>
        <w:rPr>
          <w:rFonts w:cs="Times New Roman"/>
          <w:sz w:val="28"/>
          <w:szCs w:val="28"/>
        </w:rPr>
        <w:t vyd:_id="vyd:000000000000at" xml:space="preserve"> други</w:t>
      </w:r>
      <w:r>
        <w:rPr>
          <w:rFonts w:cs="Times New Roman"/>
          <w:sz w:val="28"/>
          <w:szCs w:val="28"/>
        </w:rPr>
        <w:t vyd:_id="vyd:000000000000as">е</w:t>
      </w:r>
      <w:r>
        <w:rPr>
          <w:rFonts w:cs="Times New Roman"/>
          <w:sz w:val="28"/>
          <w:szCs w:val="28"/>
        </w:rPr>
        <w:t vyd:_id="vyd:000000000000ar" xml:space="preserve"> экологически</w:t>
      </w:r>
      <w:r>
        <w:rPr>
          <w:rFonts w:cs="Times New Roman"/>
          <w:sz w:val="28"/>
          <w:szCs w:val="28"/>
        </w:rPr>
        <w:t vyd:_id="vyd:000000000000aq">е</w:t>
      </w:r>
      <w:r>
        <w:rPr>
          <w:rFonts w:cs="Times New Roman"/>
          <w:sz w:val="28"/>
          <w:szCs w:val="28"/>
        </w:rPr>
        <w:t vyd:_id="vyd:000000000000ap" xml:space="preserve"> вопрос</w:t>
      </w:r>
      <w:r>
        <w:rPr>
          <w:rFonts w:cs="Times New Roman"/>
          <w:sz w:val="28"/>
          <w:szCs w:val="28"/>
        </w:rPr>
        <w:t vyd:_id="vyd:000000000000ao">ы</w:t>
      </w:r>
      <w:r>
        <w:rPr>
          <w:rStyle w:val="a6"/>
          <w:rFonts w:cs="Times New Roman"/>
          <w:sz w:val="28"/>
          <w:szCs w:val="28"/>
        </w:rPr>
        <w:footnoteReference vyd:_id="vyd:000000000000an" w:id="197"/>
      </w:r>
      <w:r>
        <w:rPr>
          <w:rFonts w:cs="Times New Roman"/>
          <w:sz w:val="28"/>
          <w:szCs w:val="28"/>
        </w:rPr>
        <w:t vyd:_id="vyd:000000000000am">.</w:t>
      </w:r>
    </w:p>
    <w:p w14:paraId="3744B2CC" w14:textId="31A303A2" w:rsidR="003B5C18" w:rsidRDefault="00EE24D1" w:rsidP="0030240F" vyd:_id="vyd:000000000000ad">
      <w:pPr>
        <w:spacing w:line="360" w:lineRule="auto"/>
        <w:ind w:firstLine="709"/>
        <w:rPr>
          <w:rFonts w:cs="Times New Roman"/>
          <w:sz w:val="28"/>
          <w:szCs w:val="28"/>
        </w:rPr>
      </w:pPr>
      <w:r>
        <w:rPr>
          <w:rFonts w:cs="Times New Roman"/>
          <w:sz w:val="28"/>
          <w:szCs w:val="28"/>
        </w:rPr>
        <w:t vyd:_id="vyd:000000000000ak">Вместе с тем</w:t>
      </w:r>
      <w:r>
        <w:rPr>
          <w:rFonts w:cs="Times New Roman"/>
          <w:sz w:val="28"/>
          <w:szCs w:val="28"/>
        </w:rPr>
        <w:t vyd:_id="vyd:000000000000aj" xml:space="preserve">, добросовестное управление общественными отношениями в сфере охраны окружающей среды </w:t>
      </w:r>
      <w:r>
        <w:rPr>
          <w:rFonts w:cs="Times New Roman"/>
          <w:sz w:val="28"/>
          <w:szCs w:val="28"/>
        </w:rPr>
        <w:t vyd:_id="vyd:000000000000ai" xml:space="preserve">подразумевает последовательное создание условий для улучшения экологической обстановки. Так, </w:t>
      </w:r>
      <w:r>
        <w:rPr>
          <w:rFonts w:cs="Times New Roman"/>
          <w:sz w:val="28"/>
          <w:szCs w:val="28"/>
        </w:rPr>
        <w:t vyd:_id="vyd:000000000000ah">например, «Российский экологический оператор» готовы войти в состав акционерных предприятий малого и среднего бизнеса, занимающи</w:t>
      </w:r>
      <w:r>
        <w:rPr>
          <w:rFonts w:cs="Times New Roman"/>
          <w:sz w:val="28"/>
          <w:szCs w:val="28"/>
        </w:rPr>
        <w:t vyd:_id="vyd:000000000000ag" xml:space="preserve">хся сортировкой мусора. Данная мера направлена в первую очередь на реализацию планов по строительству более 370 мусороперерабатывающих заводов на территории России. </w:t>
      </w:r>
      <w:r>
        <w:rPr>
          <w:rFonts w:cs="Times New Roman"/>
          <w:sz w:val="28"/>
          <w:szCs w:val="28"/>
        </w:rPr>
        <w:t vyd:_id="vyd:000000000000af" xml:space="preserve">Реализация данной задачи позволит повысить </w:t>
      </w:r>
      <w:r>
        <w:rPr>
          <w:rFonts w:cs="Times New Roman"/>
          <w:sz w:val="28"/>
          <w:szCs w:val="28"/>
        </w:rPr>
        <w:t vyd:_id="vyd:000000000000ae" xml:space="preserve">инвестиционную привлекательность для бизнеса, а также будет способствовать достижению Национальной цели на 100% сортировку твердых бытовых отходов к 2030 году. </w:t>
      </w:r>
    </w:p>
    <w:p w14:paraId="55CF3A50" w14:textId="2A769D6C" w:rsidR="005313CC" w:rsidRDefault="00691208" w:rsidP="0030240F" vyd:_id="vyd:000000000000a5">
      <w:pPr>
        <w:spacing w:line="360" w:lineRule="auto"/>
        <w:ind w:firstLine="709"/>
        <w:rPr>
          <w:rFonts w:cs="Times New Roman"/>
          <w:sz w:val="28"/>
          <w:szCs w:val="28"/>
        </w:rPr>
      </w:pPr>
      <w:r>
        <w:rPr>
          <w:rFonts w:cs="Times New Roman"/>
          <w:sz w:val="28"/>
          <w:szCs w:val="28"/>
        </w:rPr>
        <w:t vyd:_id="vyd:000000000000ac" xml:space="preserve">Вопрос достижения поставленных целей также должен входить в фокус внимания ответственных министерств. </w:t>
      </w:r>
      <w:r>
        <w:rPr>
          <w:rFonts w:cs="Times New Roman"/>
          <w:sz w:val="28"/>
          <w:szCs w:val="28"/>
        </w:rPr>
        <w:t vyd:_id="vyd:000000000000ab">В апреле 2021 года Министерство экономического развития России приостановило</w:t>
      </w:r>
      <w:r>
        <w:rPr>
          <w:rFonts w:cs="Times New Roman"/>
          <w:sz w:val="28"/>
          <w:szCs w:val="28"/>
        </w:rPr>
        <w:t vyd:_id="vyd:000000000000aa" xml:space="preserve"> государственную поддержку проекта по</w:t>
      </w:r>
      <w:r>
        <w:rPr>
          <w:rFonts w:cs="Times New Roman"/>
          <w:sz w:val="28"/>
          <w:szCs w:val="28"/>
        </w:rPr>
        <w:t vyd:_id="vyd:000000000000a9" xml:space="preserve"> строительству </w:t>
      </w:r>
      <w:r>
        <w:rPr>
          <w:rFonts w:cs="Times New Roman"/>
          <w:sz w:val="28"/>
          <w:szCs w:val="28"/>
        </w:rPr>
        <w:t vyd:_id="vyd:000000000000a8" xml:space="preserve">25 заводов </w:t>
      </w:r>
      <w:r>
        <w:rPr>
          <w:rFonts w:cs="Times New Roman"/>
          <w:sz w:val="28"/>
          <w:szCs w:val="28"/>
        </w:rPr>
        <w:t vyd:_id="vyd:000000000000a7">по с</w:t>
      </w:r>
      <w:r>
        <w:rPr>
          <w:rFonts w:cs="Times New Roman"/>
          <w:sz w:val="28"/>
          <w:szCs w:val="28"/>
        </w:rPr>
        <w:t vyd:_id="vyd:000000000000a6" xml:space="preserve">жиганию твердых коммунальных отходов до завершения и выхода на производственную мощность 5 проектов в Татарстане и Московской области. </w:t>
      </w:r>
    </w:p>
    <w:p w14:paraId="04D1280F" w14:textId="1FB53185" w:rsidR="002D49EC" w:rsidRPr="002D49EC" w:rsidRDefault="00773A4A" w:rsidP="002D49EC" vyd:_id="vyd:0000000000009r">
      <w:pPr>
        <w:spacing w:line="360" w:lineRule="auto"/>
        <w:ind w:firstLine="709"/>
        <w:rPr>
          <w:rFonts w:cs="Times New Roman"/>
          <w:sz w:val="28"/>
          <w:szCs w:val="28"/>
        </w:rPr>
      </w:pPr>
      <w:r>
        <w:rPr>
          <w:rFonts w:cs="Times New Roman"/>
          <w:sz w:val="28"/>
          <w:szCs w:val="28"/>
        </w:rPr>
        <w:t vyd:_id="vyd:000000000000a4" xml:space="preserve">Данные выводы были сформированы на основе подробного анализа </w:t>
      </w:r>
      <w:r>
        <w:rPr>
          <w:rFonts w:cs="Times New Roman"/>
          <w:sz w:val="28"/>
          <w:szCs w:val="28"/>
        </w:rPr>
        <w:t vyd:_id="vyd:000000000000a3">запрашиваемых мер поддержки и скорости реализации уже запущенных в 2018</w:t>
      </w:r>
      <w:r>
        <w:rPr>
          <w:rFonts w:cs="Times New Roman"/>
          <w:sz w:val="28"/>
          <w:szCs w:val="28"/>
        </w:rPr>
        <w:t vyd:_id="vyd:000000000000a2" xml:space="preserve"> </w:t>
      </w:r>
      <w:r>
        <w:rPr>
          <w:rFonts w:cs="Times New Roman"/>
          <w:sz w:val="28"/>
          <w:szCs w:val="28"/>
        </w:rPr>
        <w:t vyd:_id="vyd:000000000000a1" xml:space="preserve">году проектов. Тщательное планирование и оценка рисков позволит </w:t>
      </w:r>
      <w:r>
        <w:rPr>
          <w:rFonts w:cs="Times New Roman"/>
          <w:sz w:val="28"/>
          <w:szCs w:val="28"/>
        </w:rPr>
        <w:t vyd:_id="vyd:000000000000a0">снизить риски для бюджета</w:t>
      </w:r>
      <w:r>
        <w:rPr>
          <w:rFonts w:cs="Times New Roman"/>
          <w:sz w:val="28"/>
          <w:szCs w:val="28"/>
        </w:rPr>
        <w:t vyd:_id="vyd:0000000000009z">, а также</w:t>
      </w:r>
      <w:r>
        <w:rPr>
          <w:rFonts w:cs="Times New Roman"/>
          <w:sz w:val="28"/>
          <w:szCs w:val="28"/>
        </w:rPr>
        <w:t vyd:_id="vyd:0000000000009y" xml:space="preserve">, в случае успешной реализации окажут существенный положительный эффект на </w:t>
      </w:r>
      <w:r>
        <w:rPr>
          <w:rFonts w:cs="Times New Roman"/>
          <w:sz w:val="28"/>
          <w:szCs w:val="28"/>
        </w:rPr>
        <w:t vyd:_id="vyd:0000000000009x">экологическую ситуацию с переработкой и хранением отходов. По данным экспертов,</w:t>
      </w:r>
      <w:r>
        <w:rPr>
          <w:rFonts w:cs="Times New Roman"/>
          <w:sz w:val="28"/>
          <w:szCs w:val="28"/>
        </w:rPr>
        <w:t vyd:_id="vyd:0000000000009w" xml:space="preserve"> </w:t>
      </w:r>
      <w:r>
        <w:rPr>
          <w:rFonts w:cs="Times New Roman"/>
          <w:sz w:val="28"/>
          <w:szCs w:val="28"/>
        </w:rPr>
        <w:t vyd:_id="vyd:0000000000009v" xml:space="preserve">строительство </w:t>
      </w:r>
      <w:r>
        <w:rPr>
          <w:rFonts w:cs="Times New Roman"/>
          <w:sz w:val="28"/>
          <w:szCs w:val="28"/>
        </w:rPr>
        <w:t vyd:_id="vyd:0000000000009u">заводов помогут закрыть более 200 старых полигонов, предотвратить создание 86 новых и сохранить порядка 46 тыс. га земель. Проблема свалок и мусорных полигонов стоит очень остро, 25 новых мусоросжигательных заводов — это правильное направление развития мусорной реформы</w:t>
      </w:r>
      <w:r>
        <w:rPr>
          <w:rStyle w:val="a6"/>
          <w:rFonts w:cs="Times New Roman"/>
          <w:sz w:val="28"/>
          <w:szCs w:val="28"/>
        </w:rPr>
        <w:footnoteReference vyd:_id="vyd:0000000000009t" w:id="198"/>
      </w:r>
      <w:r>
        <w:rPr>
          <w:rFonts w:cs="Times New Roman"/>
          <w:sz w:val="28"/>
          <w:szCs w:val="28"/>
        </w:rPr>
        <w:t vyd:_id="vyd:0000000000009s">.</w:t>
      </w:r>
    </w:p>
    <w:p w14:paraId="66FA7F92" w14:textId="751FEBE7" w:rsidR="002D49EC" w:rsidRPr="002D49EC" w:rsidRDefault="00CB6402" w:rsidP="002D49EC" vyd:_id="vyd:0000000000009j">
      <w:pPr>
        <w:spacing w:line="360" w:lineRule="auto"/>
        <w:ind w:firstLine="709"/>
        <w:rPr>
          <w:rFonts w:cs="Times New Roman"/>
          <w:sz w:val="28"/>
          <w:szCs w:val="28"/>
        </w:rPr>
      </w:pPr>
      <w:r>
        <w:rPr>
          <w:rFonts w:cs="Times New Roman"/>
          <w:sz w:val="28"/>
          <w:szCs w:val="28"/>
        </w:rPr>
        <w:t vyd:_id="vyd:0000000000009q" xml:space="preserve">Рассматривая зарубежный опыт, необходимо обратить </w:t>
      </w:r>
      <w:r>
        <w:rPr>
          <w:rFonts w:cs="Times New Roman"/>
          <w:sz w:val="28"/>
          <w:szCs w:val="28"/>
        </w:rPr>
        <w:t vyd:_id="vyd:0000000000009p" xml:space="preserve">внимание на то, что в современном мире все большее </w:t>
      </w:r>
      <w:r>
        <w:rPr>
          <w:rFonts w:cs="Times New Roman"/>
          <w:sz w:val="28"/>
          <w:szCs w:val="28"/>
        </w:rPr>
        <w:t vyd:_id="vyd:0000000000009o">внимание уделяется «зеленым</w:t>
      </w:r>
      <w:r>
        <w:rPr>
          <w:rFonts w:cs="Times New Roman"/>
          <w:sz w:val="28"/>
          <w:szCs w:val="28"/>
        </w:rPr>
        <w:t vyd:_id="vyd:0000000000009n">»</w:t>
      </w:r>
      <w:r>
        <w:rPr>
          <w:rFonts w:cs="Times New Roman"/>
          <w:sz w:val="28"/>
          <w:szCs w:val="28"/>
        </w:rPr>
        <w:t vyd:_id="vyd:0000000000009m" xml:space="preserve"> облигациям. Данные инвестиционные проекты представляют собой </w:t>
      </w:r>
      <w:r>
        <w:rPr>
          <w:rFonts w:cs="Times New Roman"/>
          <w:sz w:val="28"/>
          <w:szCs w:val="28"/>
        </w:rPr>
        <w:t vyd:_id="vyd:0000000000009l" xml:space="preserve">выпуск долговых ценных бумаг для проектов, которые </w:t>
      </w:r>
      <w:r>
        <w:rPr>
          <w:rFonts w:cs="Times New Roman"/>
          <w:sz w:val="28"/>
          <w:szCs w:val="28"/>
        </w:rPr>
        <w:t vyd:_id="vyd:0000000000009k" xml:space="preserve">направлены на улучшение экологической обстановки или несут минимальный риск угрозы окружающей среде. </w:t>
      </w:r>
    </w:p>
    <w:p w14:paraId="4C771389" w14:textId="0F35458A" w:rsidR="00F81DBF" w:rsidRPr="00321B78" w:rsidRDefault="00F81DBF" w:rsidP="008F33DC" vyd:_id="vyd:0000000000009i">
      <w:pPr>
        <w:spacing w:line="360" w:lineRule="auto"/>
        <w:rPr>
          <w:rFonts w:cs="Times New Roman"/>
          <w:sz w:val="28"/>
          <w:szCs w:val="28"/>
        </w:rPr>
      </w:pPr>
    </w:p>
    <w:p w14:paraId="09B97FA6" w14:textId="2C62C5D8" w:rsidR="00F81DBF" w:rsidRPr="00321B78" w:rsidRDefault="00F81DBF" w:rsidP="008F33DC" vyd:_id="vyd:0000000000009h">
      <w:pPr>
        <w:spacing w:line="360" w:lineRule="auto"/>
        <w:rPr>
          <w:rFonts w:cs="Times New Roman"/>
          <w:sz w:val="28"/>
          <w:szCs w:val="28"/>
        </w:rPr>
      </w:pPr>
    </w:p>
    <w:p w14:paraId="644CAE55" w14:textId="6CC8DBED" w:rsidR="00F81DBF" w:rsidRPr="00321B78" w:rsidRDefault="00F81DBF" w:rsidP="008F33DC" vyd:_id="vyd:0000000000009g">
      <w:pPr>
        <w:spacing w:line="360" w:lineRule="auto"/>
        <w:rPr>
          <w:rFonts w:cs="Times New Roman"/>
          <w:sz w:val="28"/>
          <w:szCs w:val="28"/>
        </w:rPr>
      </w:pPr>
    </w:p>
    <w:p w14:paraId="70AA0643" w14:textId="77777777" w:rsidR="00F81DBF" w:rsidRPr="00321B78" w:rsidRDefault="00F81DBF" w:rsidP="008F33DC" vyd:_id="vyd:0000000000009f">
      <w:pPr>
        <w:spacing w:line="360" w:lineRule="auto"/>
        <w:rPr>
          <w:rFonts w:cs="Times New Roman"/>
          <w:sz w:val="28"/>
          <w:szCs w:val="28"/>
        </w:rPr>
      </w:pPr>
    </w:p>
    <w:p w14:paraId="1593C389" w14:textId="60C12221" w:rsidR="008F33DC" w:rsidRPr="00321B78" w:rsidRDefault="008F33DC" w:rsidP="008F33DC" vyd:_id="vyd:0000000000009e">
      <w:pPr>
        <w:spacing w:line="360" w:lineRule="auto"/>
        <w:rPr>
          <w:rFonts w:cs="Times New Roman"/>
          <w:sz w:val="28"/>
          <w:szCs w:val="28"/>
        </w:rPr>
      </w:pPr>
    </w:p>
    <w:p w14:paraId="6C473124" w14:textId="0235142A" w:rsidR="008F33DC" w:rsidRPr="00321B78" w:rsidRDefault="008F33DC" w:rsidP="008F33DC" vyd:_id="vyd:0000000000009d">
      <w:pPr>
        <w:spacing w:line="360" w:lineRule="auto"/>
        <w:rPr>
          <w:rFonts w:cs="Times New Roman"/>
          <w:sz w:val="28"/>
          <w:szCs w:val="28"/>
        </w:rPr>
      </w:pPr>
    </w:p>
    <w:p w14:paraId="495339E4" w14:textId="77777777" w:rsidR="008F33DC" w:rsidRPr="00321B78" w:rsidRDefault="008F33DC" w:rsidP="008F33DC" vyd:_id="vyd:0000000000009c">
      <w:pPr>
        <w:spacing w:line="360" w:lineRule="auto"/>
        <w:rPr>
          <w:rFonts w:cs="Times New Roman"/>
          <w:sz w:val="28"/>
          <w:szCs w:val="28"/>
        </w:rPr>
      </w:pPr>
    </w:p>
    <w:p w14:paraId="427699B1" w14:textId="5B931AD0" w:rsidR="002D1FC9" w:rsidRPr="00321B78" w:rsidRDefault="002505BB" w:rsidP="00E12700" vyd:_id="vyd:0000000000008z">
      <w:pPr>
        <w:spacing w:line="360" w:lineRule="auto"/>
        <w:ind w:firstLine="709"/>
        <w:rPr>
          <w:rFonts w:cs="Times New Roman"/>
          <w:sz w:val="28"/>
          <w:szCs w:val="28"/>
        </w:rPr>
      </w:pPr>
      <w:r>
        <w:rPr>
          <w:rFonts w:cs="Times New Roman"/>
          <w:sz w:val="28"/>
          <w:szCs w:val="28"/>
        </w:rPr>
        <w:t vyd:_id="vyd:0000000000009b" xml:space="preserve">В очередной раз Конституционным Судом Российской Федерации подтвердилась позиция по добросовестному использованию чужой земли. </w:t>
      </w:r>
      <w:r>
        <w:rPr>
          <w:rFonts w:cs="Times New Roman"/>
          <w:sz w:val="28"/>
          <w:szCs w:val="28"/>
        </w:rPr>
        <w:t vyd:_id="vyd:0000000000009a" xml:space="preserve">Так, </w:t>
      </w:r>
      <w:r>
        <w:rPr>
          <w:rFonts w:cs="Times New Roman"/>
          <w:sz w:val="28"/>
          <w:szCs w:val="28"/>
        </w:rPr>
        <w:t vyd:_id="vyd:00000000000099" xml:space="preserve">попытки оспорить в судебном порядке </w:t>
      </w:r>
      <w:r>
        <w:rPr>
          <w:rFonts w:cs="Times New Roman"/>
          <w:sz w:val="28"/>
          <w:szCs w:val="28"/>
        </w:rPr>
        <w:t vyd:_id="vyd:00000000000098">конституционность действующего законодательства, позволяющего закрепить право лица на землю, которую оно получило в результате самозахвата</w:t>
      </w:r>
      <w:r>
        <w:rPr>
          <w:rFonts w:cs="Times New Roman"/>
          <w:sz w:val="28"/>
          <w:szCs w:val="28"/>
        </w:rPr>
        <w:t vyd:_id="vyd:00000000000097">,</w:t>
      </w:r>
      <w:r>
        <w:rPr>
          <w:rFonts w:cs="Times New Roman"/>
          <w:sz w:val="28"/>
          <w:szCs w:val="28"/>
        </w:rPr>
        <w:t vyd:_id="vyd:00000000000096" xml:space="preserve"> </w:t>
      </w:r>
      <w:r>
        <w:rPr>
          <w:rFonts w:cs="Times New Roman"/>
          <w:sz w:val="28"/>
          <w:szCs w:val="28"/>
        </w:rPr>
        <w:t vyd:_id="vyd:00000000000095" xml:space="preserve">вновь были признаны несостоятельными. Суть данных правоотношений рассматривается гражданами, заблуждающимися относительно </w:t>
      </w:r>
      <w:r>
        <w:rPr>
          <w:rFonts w:cs="Times New Roman"/>
          <w:sz w:val="28"/>
          <w:szCs w:val="28"/>
        </w:rPr>
        <w:t vyd:_id="vyd:00000000000094" xml:space="preserve">правовой природы пользования </w:t>
      </w:r>
      <w:r>
        <w:rPr>
          <w:rFonts w:cs="Times New Roman"/>
          <w:sz w:val="28"/>
          <w:szCs w:val="28"/>
        </w:rPr>
        <w:t vyd:_id="vyd:00000000000093">чужой землей,</w:t>
      </w:r>
      <w:r>
        <w:rPr>
          <w:rFonts w:cs="Times New Roman"/>
          <w:sz w:val="28"/>
          <w:szCs w:val="28"/>
        </w:rPr>
        <w:t vyd:_id="vyd:00000000000092" xml:space="preserve"> сводятся к позиции, что открытое пользование «ничейным» земельным участком гарантирует бесплатное отчуждение земли у владельца. Вместе с тем, многократно было подтверждено, что отношения, связанные с распоряжением земельными участками, принадлежащими </w:t>
      </w:r>
      <w:r>
        <w:rPr>
          <w:rFonts w:cs="Times New Roman"/>
          <w:sz w:val="28"/>
          <w:szCs w:val="28"/>
        </w:rPr>
        <w:t vyd:_id="vyd:00000000000091">государству,</w:t>
      </w:r>
      <w:r>
        <w:rPr>
          <w:rFonts w:cs="Times New Roman"/>
          <w:sz w:val="28"/>
          <w:szCs w:val="28"/>
        </w:rPr>
        <w:t vyd:_id="vyd:00000000000090" xml:space="preserve"> не укладываются в концепцию приобретательной давности в результате добросовестного пользования.</w:t>
      </w:r>
    </w:p>
    <w:p w14:paraId="7A9E9760" w14:textId="6EC9461F" w:rsidR="006C5363" w:rsidRPr="00321B78" w:rsidRDefault="0050042E" w:rsidP="00E12700" vyd:_id="vyd:0000000000008j">
      <w:pPr>
        <w:spacing w:line="360" w:lineRule="auto"/>
        <w:ind w:firstLine="709"/>
        <w:rPr>
          <w:rFonts w:cs="Times New Roman"/>
          <w:sz w:val="28"/>
          <w:szCs w:val="28"/>
        </w:rPr>
      </w:pPr>
      <w:r>
        <w:rPr>
          <w:rFonts w:cs="Times New Roman"/>
          <w:sz w:val="28"/>
          <w:szCs w:val="28"/>
        </w:rPr>
        <w:t vyd:_id="vyd:0000000000008y">Добросовестность лица, в данном случае, не может быть оценена с точки зрения открытого пользования земельным участком</w:t>
      </w:r>
      <w:r>
        <w:rPr>
          <w:rFonts w:cs="Times New Roman"/>
          <w:sz w:val="28"/>
          <w:szCs w:val="28"/>
        </w:rPr>
        <w:t vyd:_id="vyd:0000000000008x" xml:space="preserve">, </w:t>
      </w:r>
      <w:r>
        <w:rPr>
          <w:rFonts w:cs="Times New Roman"/>
          <w:sz w:val="28"/>
          <w:szCs w:val="28"/>
        </w:rPr>
        <w:t vyd:_id="vyd:0000000000008w">в соответствии с</w:t>
      </w:r>
      <w:r>
        <w:rPr>
          <w:rFonts w:cs="Times New Roman"/>
          <w:sz w:val="28"/>
          <w:szCs w:val="28"/>
        </w:rPr>
        <w:t vyd:_id="vyd:0000000000008v" xml:space="preserve"> </w:t>
      </w:r>
      <w:r>
        <w:rPr>
          <w:rFonts w:cs="Times New Roman"/>
          <w:sz w:val="28"/>
          <w:szCs w:val="28"/>
        </w:rPr>
        <w:t vyd:_id="vyd:0000000000008u">видом его</w:t>
      </w:r>
      <w:r>
        <w:rPr>
          <w:rFonts w:cs="Times New Roman"/>
          <w:sz w:val="28"/>
          <w:szCs w:val="28"/>
        </w:rPr>
        <w:t vyd:_id="vyd:0000000000008t" xml:space="preserve"> разрешенного использования. В рассматриваемой ситуации, лицо изначально действует недобросовестно, так как пытается узаконить фактически не принадлежащее ему имущество, пользуясь </w:t>
      </w:r>
      <w:r>
        <w:rPr>
          <w:rFonts w:cs="Times New Roman"/>
          <w:sz w:val="28"/>
          <w:szCs w:val="28"/>
        </w:rPr>
        <w:t vyd:_id="vyd:0000000000008s">механизмом «что</w:t>
      </w:r>
      <w:r>
        <w:rPr>
          <w:rFonts w:cs="Times New Roman"/>
          <w:sz w:val="28"/>
          <w:szCs w:val="28"/>
        </w:rPr>
        <w:t vyd:_id="vyd:0000000000008r" xml:space="preserve"> делается открыто</w:t>
      </w:r>
      <w:r>
        <w:rPr>
          <w:rFonts w:cs="Times New Roman"/>
          <w:sz w:val="28"/>
          <w:szCs w:val="28"/>
        </w:rPr>
        <w:t vyd:_id="vyd:0000000000008q" xml:space="preserve"> – то законно». Такой самообман недопустим с точки зрения добросовестного поведения землепользователя. Законодательством Российской Федерации предусмотрены</w:t>
      </w:r>
      <w:r>
        <w:rPr>
          <w:rFonts w:cs="Times New Roman"/>
          <w:sz w:val="28"/>
          <w:szCs w:val="28"/>
        </w:rPr>
        <w:t vyd:_id="vyd:0000000000008p" xml:space="preserve"> различные</w:t>
      </w:r>
      <w:r>
        <w:rPr>
          <w:rFonts w:cs="Times New Roman"/>
          <w:sz w:val="28"/>
          <w:szCs w:val="28"/>
        </w:rPr>
        <w:t vyd:_id="vyd:0000000000008o" xml:space="preserve"> </w:t>
      </w:r>
      <w:r>
        <w:rPr>
          <w:rFonts w:cs="Times New Roman"/>
          <w:sz w:val="28"/>
          <w:szCs w:val="28"/>
        </w:rPr>
        <w:t vyd:_id="vyd:0000000000008n">способы</w:t>
      </w:r>
      <w:r>
        <w:rPr>
          <w:rFonts w:cs="Times New Roman"/>
          <w:sz w:val="28"/>
          <w:szCs w:val="28"/>
        </w:rPr>
        <w:t vyd:_id="vyd:0000000000008m" xml:space="preserve"> получения земель</w:t>
      </w:r>
      <w:r>
        <w:rPr>
          <w:rFonts w:cs="Times New Roman"/>
          <w:sz w:val="28"/>
          <w:szCs w:val="28"/>
        </w:rPr>
        <w:t vyd:_id="vyd:0000000000008l" xml:space="preserve">. В частности, земельный участок лицо вправе приобрести у государства </w:t>
      </w:r>
      <w:r>
        <w:rPr>
          <w:rFonts w:cs="Times New Roman"/>
          <w:sz w:val="28"/>
          <w:szCs w:val="28"/>
        </w:rPr>
        <w:t vyd:_id="vyd:0000000000008k" xml:space="preserve">посредством участия в торгах или без таковых, в оговоренных законом случаях. При этом сумма, за которую приобретается земельный участок, может быть оспорена в результате пересмотра кадастровой стоимости. </w:t>
      </w:r>
    </w:p>
    <w:p w14:paraId="15A3799F" w14:textId="338C4B76" w:rsidR="0050042E" w:rsidRPr="00321B78" w:rsidRDefault="00595E96" w:rsidP="00E12700" vyd:_id="vyd:00000000000087">
      <w:pPr>
        <w:spacing w:line="360" w:lineRule="auto"/>
        <w:ind w:firstLine="709"/>
        <w:rPr>
          <w:rFonts w:cs="Times New Roman"/>
          <w:sz w:val="28"/>
          <w:szCs w:val="28"/>
        </w:rPr>
      </w:pPr>
      <w:r>
        <w:rPr>
          <w:rFonts w:cs="Times New Roman"/>
          <w:sz w:val="28"/>
          <w:szCs w:val="28"/>
        </w:rPr>
        <w:t vyd:_id="vyd:0000000000008i">Таким образом</w:t>
      </w:r>
      <w:r>
        <w:rPr>
          <w:rFonts w:cs="Times New Roman"/>
          <w:sz w:val="28"/>
          <w:szCs w:val="28"/>
        </w:rPr>
        <w:t vyd:_id="vyd:0000000000008h" xml:space="preserve"> формируется справедливая стоимость земли, в результате которой может быть пересмотрена кадастровая стоимость соседних участ</w:t>
      </w:r>
      <w:r>
        <w:rPr>
          <w:rFonts w:cs="Times New Roman"/>
          <w:sz w:val="28"/>
          <w:szCs w:val="28"/>
        </w:rPr>
        <w:t vyd:_id="vyd:0000000000008g">ков</w:t>
      </w:r>
      <w:r>
        <w:rPr>
          <w:rFonts w:cs="Times New Roman"/>
          <w:sz w:val="28"/>
          <w:szCs w:val="28"/>
        </w:rPr>
        <w:t vyd:_id="vyd:0000000000008f" xml:space="preserve">, </w:t>
      </w:r>
      <w:r>
        <w:rPr>
          <w:rFonts w:cs="Times New Roman"/>
          <w:sz w:val="28"/>
          <w:szCs w:val="28"/>
        </w:rPr>
        <w:t vyd:_id="vyd:0000000000008e">стимулируется</w:t>
      </w:r>
      <w:r>
        <w:rPr>
          <w:rFonts w:cs="Times New Roman"/>
          <w:sz w:val="28"/>
          <w:szCs w:val="28"/>
        </w:rPr>
        <w:t vyd:_id="vyd:0000000000008d" xml:space="preserve"> </w:t>
      </w:r>
      <w:r>
        <w:rPr>
          <w:rFonts w:cs="Times New Roman"/>
          <w:sz w:val="28"/>
          <w:szCs w:val="28"/>
        </w:rPr>
        <w:t vyd:_id="vyd:0000000000008c">обеспечение транспарентности сведений о земельных участках, поступают отчисления</w:t>
      </w:r>
      <w:r>
        <w:rPr>
          <w:rFonts w:cs="Times New Roman"/>
          <w:sz w:val="28"/>
          <w:szCs w:val="28"/>
        </w:rPr>
        <w:t vyd:_id="vyd:0000000000008b" xml:space="preserve"> </w:t>
      </w:r>
      <w:r>
        <w:rPr>
          <w:rFonts w:cs="Times New Roman"/>
          <w:sz w:val="28"/>
          <w:szCs w:val="28"/>
        </w:rPr>
        <w:t vyd:_id="vyd:0000000000008a" xml:space="preserve">в соответствующие бюджеты, а также </w:t>
      </w:r>
      <w:r>
        <w:rPr>
          <w:rFonts w:cs="Times New Roman"/>
          <w:sz w:val="28"/>
          <w:szCs w:val="28"/>
        </w:rPr>
        <w:t vyd:_id="vyd:00000000000089" xml:space="preserve">способствуют законному обороту </w:t>
      </w:r>
      <w:r>
        <w:rPr>
          <w:rFonts w:cs="Times New Roman"/>
          <w:sz w:val="28"/>
          <w:szCs w:val="28"/>
        </w:rPr>
        <w:t vyd:_id="vyd:00000000000088">земельных участков.</w:t>
      </w:r>
    </w:p>
    <w:p w14:paraId="24987807" w14:textId="1693CF7D" w:rsidR="00885E3E" w:rsidRPr="00321B78" w:rsidRDefault="00CE1DF8" w:rsidP="00E12700" vyd:_id="vyd:0000000000007u">
      <w:pPr>
        <w:spacing w:line="360" w:lineRule="auto"/>
        <w:ind w:firstLine="709"/>
        <w:rPr>
          <w:rFonts w:cs="Times New Roman"/>
          <w:sz w:val="28"/>
          <w:szCs w:val="28"/>
        </w:rPr>
      </w:pPr>
      <w:r>
        <w:rPr>
          <w:rFonts w:cs="Times New Roman"/>
          <w:sz w:val="28"/>
          <w:szCs w:val="28"/>
        </w:rPr>
        <w:t vyd:_id="vyd:00000000000086" xml:space="preserve">Вместе с тем, такое положение существовало не всегда. В российском праве начала 20 века, существовала законодательная позиция насчет давности владения и последствий от такого владения для экономики. Л.А. Кассо </w:t>
      </w:r>
      <w:r>
        <w:rPr>
          <w:rFonts w:cs="Times New Roman"/>
          <w:sz w:val="28"/>
          <w:szCs w:val="28"/>
        </w:rPr>
        <w:t vyd:_id="vyd:00000000000085" xml:space="preserve">указывал, что </w:t>
      </w:r>
      <w:r>
        <w:rPr>
          <w:rFonts w:cs="Times New Roman"/>
          <w:sz w:val="28"/>
          <w:szCs w:val="28"/>
        </w:rPr>
        <w:t vyd:_id="vyd:00000000000084">приобрести права собственности на землю</w:t>
      </w:r>
      <w:r>
        <w:rPr>
          <w:rFonts w:cs="Times New Roman"/>
          <w:sz w:val="28"/>
          <w:szCs w:val="28"/>
        </w:rPr>
        <w:t vyd:_id="vyd:00000000000083">,</w:t>
      </w:r>
      <w:r>
        <w:rPr>
          <w:rFonts w:cs="Times New Roman"/>
          <w:sz w:val="28"/>
          <w:szCs w:val="28"/>
        </w:rPr>
        <w:t vyd:_id="vyd:00000000000082" xml:space="preserve"> </w:t>
      </w:r>
      <w:r>
        <w:rPr>
          <w:rFonts w:cs="Times New Roman"/>
          <w:sz w:val="28"/>
          <w:szCs w:val="28"/>
        </w:rPr>
        <w:t vyd:_id="vyd:00000000000081">хоть и с некоторыми ограничениями</w:t>
      </w:r>
      <w:r>
        <w:rPr>
          <w:rFonts w:cs="Times New Roman"/>
          <w:sz w:val="28"/>
          <w:vertAlign w:val="superscript"/>
          <w:szCs w:val="28"/>
        </w:rPr>
        <w:footnoteReference vyd:_id="vyd:00000000000080" w:id="199"/>
      </w:r>
      <w:r>
        <w:rPr>
          <w:rFonts w:cs="Times New Roman"/>
          <w:sz w:val="28"/>
          <w:szCs w:val="28"/>
        </w:rPr>
        <w:t vyd:_id="vyd:0000000000007z" xml:space="preserve">, </w:t>
      </w:r>
      <w:r>
        <w:rPr>
          <w:rFonts w:cs="Times New Roman"/>
          <w:sz w:val="28"/>
          <w:szCs w:val="28"/>
        </w:rPr>
        <w:t vyd:_id="vyd:0000000000007y">имело право лицо, пользовавшееся участком в течение 10 лет</w:t>
      </w:r>
      <w:r>
        <w:rPr>
          <w:rStyle w:val="a6"/>
          <w:rFonts w:cs="Times New Roman"/>
          <w:sz w:val="28"/>
          <w:szCs w:val="28"/>
        </w:rPr>
        <w:footnoteReference vyd:_id="vyd:0000000000007x" w:id="200"/>
      </w:r>
      <w:r>
        <w:rPr>
          <w:rFonts w:cs="Times New Roman"/>
          <w:sz w:val="28"/>
          <w:szCs w:val="28"/>
        </w:rPr>
        <w:t vyd:_id="vyd:0000000000007w" xml:space="preserve">. При этом государство гарантировало переход права на такую землю, даже если у первоначального собственника такого права не было. </w:t>
      </w:r>
      <w:r>
        <w:rPr>
          <w:rFonts w:cs="Times New Roman"/>
          <w:sz w:val="28"/>
          <w:szCs w:val="28"/>
        </w:rPr>
        <w:t vyd:_id="vyd:0000000000007v">Такая позиция государства обосновывается с точки зрения упрощения приобретения права на земельный участок лицу, которое бы не смогло документально подтвердить свое право.</w:t>
      </w:r>
    </w:p>
    <w:p w14:paraId="3A20F235" w14:textId="7B0D3326" w:rsidR="004D2A21" w:rsidRPr="00321B78" w:rsidRDefault="004D41C8" w:rsidP="00E12700" vyd:_id="vyd:0000000000007e">
      <w:pPr>
        <w:spacing w:line="360" w:lineRule="auto"/>
        <w:ind w:firstLine="709"/>
        <w:rPr>
          <w:rFonts w:cs="Times New Roman"/>
          <w:sz w:val="28"/>
          <w:szCs w:val="28"/>
        </w:rPr>
      </w:pPr>
      <w:r>
        <w:rPr>
          <w:rFonts w:cs="Times New Roman"/>
          <w:sz w:val="28"/>
          <w:szCs w:val="28"/>
        </w:rPr>
        <w:t vyd:_id="vyd:0000000000007t" xml:space="preserve">В то же время, в отличие от современного права, не имело значения, в чьей собственности данная земля находилась, в государственной или частной. </w:t>
      </w:r>
      <w:r>
        <w:rPr>
          <w:rFonts w:cs="Times New Roman"/>
          <w:sz w:val="28"/>
          <w:szCs w:val="28"/>
        </w:rPr>
        <w:t vyd:_id="vyd:0000000000007s">Такой подход был сформирован в интересах «общественного спокойствия и прочности оборота,</w:t>
      </w:r>
      <w:r>
        <w:rPr>
          <w:rFonts w:cs="Times New Roman"/>
          <w:sz w:val="28"/>
          <w:szCs w:val="28"/>
        </w:rPr>
        <w:t vyd:_id="vyd:0000000000007r" xml:space="preserve"> (призван)</w:t>
      </w:r>
      <w:r>
        <w:rPr>
          <w:rFonts w:cs="Times New Roman"/>
          <w:sz w:val="28"/>
          <w:szCs w:val="28"/>
        </w:rPr>
        <w:t vyd:_id="vyd:0000000000007q" xml:space="preserve"> </w:t>
      </w:r>
      <w:r>
        <w:rPr>
          <w:rFonts w:cs="Times New Roman"/>
          <w:sz w:val="28"/>
          <w:szCs w:val="28"/>
        </w:rPr>
        <w:t vyd:_id="vyd:0000000000007p" xml:space="preserve">охранять положение, освященное временем, чем содействовать проявлению </w:t>
      </w:r>
      <w:r>
        <w:rPr>
          <w:rFonts w:cs="Times New Roman"/>
          <w:sz w:val="28"/>
          <w:szCs w:val="28"/>
        </w:rPr>
        <w:t vyd:_id="vyd:0000000000007o" xml:space="preserve">права, долго не осуществлявшегося и вследствие этого нередко сомнительного. Безмолвие и бездеятельность </w:t>
      </w:r>
      <w:r>
        <w:rPr>
          <w:rFonts w:cs="Times New Roman"/>
          <w:sz w:val="28"/>
          <w:szCs w:val="28"/>
        </w:rPr>
        <w:t vyd:_id="vyd:0000000000007n">управомоченного субъекта, допускающего явное нарушение своего правомочия, толкуются законом как отказ от него»</w:t>
      </w:r>
      <w:r>
        <w:rPr>
          <w:rFonts w:cs="Times New Roman"/>
          <w:sz w:val="28"/>
          <w:szCs w:val="28"/>
        </w:rPr>
        <w:t vyd:_id="vyd:0000000000007m" xml:space="preserve"> </w:t>
      </w:r>
      <w:r>
        <w:rPr>
          <w:rFonts w:cs="Times New Roman"/>
          <w:sz w:val="28"/>
          <w:szCs w:val="28"/>
        </w:rPr>
        <w:t vyd:_id="vyd:0000000000007l">[</w:t>
      </w:r>
      <w:r>
        <w:rPr>
          <w:rFonts w:cs="Times New Roman"/>
          <w:sz w:val="28"/>
          <w:szCs w:val="28"/>
        </w:rPr>
        <w:t vyd:_id="vyd:0000000000007j">14</w:t>
      </w:r>
      <w:r>
        <w:fldChar w:fldCharType="end" vyd:_id="vyd:0000000000007k-end"/>
      </w:r>
      <w:r>
        <w:rPr>
          <w:rFonts w:cs="Times New Roman"/>
          <w:sz w:val="28"/>
          <w:szCs w:val="28"/>
        </w:rPr>
        <w:t vyd:_id="vyd:0000000000007i">, с.123</w:t>
      </w:r>
      <w:r>
        <w:rPr>
          <w:rFonts w:cs="Times New Roman"/>
          <w:sz w:val="28"/>
          <w:szCs w:val="28"/>
        </w:rPr>
        <w:t vyd:_id="vyd:0000000000007h">]</w:t>
      </w:r>
      <w:r>
        <w:rPr>
          <w:rFonts w:cs="Times New Roman"/>
          <w:sz w:val="28"/>
          <w:szCs w:val="28"/>
        </w:rPr>
        <w:t vyd:_id="vyd:0000000000007g">.</w:t>
      </w:r>
      <w:r>
        <w:rPr>
          <w:rFonts w:cs="Times New Roman"/>
          <w:sz w:val="28"/>
          <w:szCs w:val="28"/>
        </w:rPr>
        <w:t vyd:_id="vyd:0000000000007f" xml:space="preserve"> </w:t>
      </w:r>
    </w:p>
    <w:p w14:paraId="257BC57F" w14:textId="3AA2B69B" w:rsidR="00B26E67" w:rsidRPr="00321B78" w:rsidRDefault="000149E4" w:rsidP="00E12700" vyd:_id="vyd:00000000000075">
      <w:pPr>
        <w:spacing w:line="360" w:lineRule="auto"/>
        <w:ind w:firstLine="709"/>
        <w:rPr>
          <w:rFonts w:cs="Times New Roman"/>
          <w:sz w:val="28"/>
          <w:szCs w:val="28"/>
        </w:rPr>
      </w:pPr>
      <w:r>
        <w:rPr>
          <w:rFonts w:cs="Times New Roman"/>
          <w:sz w:val="28"/>
          <w:szCs w:val="28"/>
        </w:rPr>
        <w:t vyd:_id="vyd:0000000000007d" xml:space="preserve">Вместе с тем, </w:t>
      </w:r>
      <w:r>
        <w:rPr>
          <w:rFonts w:cs="Times New Roman"/>
          <w:sz w:val="28"/>
          <w:szCs w:val="28"/>
        </w:rPr>
        <w:t vyd:_id="vyd:0000000000007c" xml:space="preserve">такое государственное регулирование нельзя назвать эффективным или добросовестным ввиду того, что </w:t>
      </w:r>
      <w:r>
        <w:rPr>
          <w:rFonts w:cs="Times New Roman"/>
          <w:sz w:val="28"/>
          <w:szCs w:val="28"/>
        </w:rPr>
        <w:t vyd:_id="vyd:0000000000007b">в отсутствие современных способов осуществления мониторинга и контроля за использованием земель, такие участки могли выбывать</w:t>
      </w:r>
      <w:r>
        <w:rPr>
          <w:rFonts w:cs="Times New Roman"/>
          <w:sz w:val="28"/>
          <w:szCs w:val="28"/>
        </w:rPr>
        <w:t vyd:_id="vyd:0000000000007a" xml:space="preserve"> из владения</w:t>
      </w:r>
      <w:r>
        <w:rPr>
          <w:rFonts w:cs="Times New Roman"/>
          <w:sz w:val="28"/>
          <w:szCs w:val="28"/>
        </w:rPr>
        <w:t vyd:_id="vyd:00000000000079" xml:space="preserve"> в обход воли собственника или государства</w:t>
      </w:r>
      <w:r>
        <w:rPr>
          <w:rFonts w:cs="Times New Roman"/>
          <w:sz w:val="28"/>
          <w:szCs w:val="28"/>
        </w:rPr>
        <w:t vyd:_id="vyd:00000000000078" xml:space="preserve">. Помимо этого, нецелевое использование земель могло повлечь губительные последствия для </w:t>
      </w:r>
      <w:r>
        <w:rPr>
          <w:rFonts w:cs="Times New Roman"/>
          <w:sz w:val="28"/>
          <w:szCs w:val="28"/>
        </w:rPr>
        <w:t vyd:_id="vyd:00000000000077" xml:space="preserve">окружающей среды. Представляется очевидным, что такая земля не использовалась под постройку завода, </w:t>
      </w:r>
      <w:r>
        <w:rPr>
          <w:rFonts w:cs="Times New Roman"/>
          <w:sz w:val="28"/>
          <w:szCs w:val="28"/>
        </w:rPr>
        <w:t vyd:_id="vyd:00000000000076">в то время как на ней могли быть размещены скотомогильники и осуществляться складирование отходов.</w:t>
      </w:r>
    </w:p>
    <w:p w14:paraId="747C4CB7" w14:textId="77777777" w:rsidR="006F0FC6" w:rsidRPr="00321B78" w:rsidRDefault="006F0FC6" w:rsidP="00E12700" vyd:_id="vyd:00000000000074">
      <w:pPr>
        <w:spacing w:line="360" w:lineRule="auto"/>
        <w:ind w:firstLine="709"/>
        <w:rPr>
          <w:rFonts w:cs="Times New Roman"/>
          <w:sz w:val="28"/>
          <w:szCs w:val="28"/>
        </w:rPr>
      </w:pPr>
    </w:p>
    <w:p w14:paraId="36CC4700" w14:textId="55CC8D4F" w:rsidR="00143BE6" w:rsidRPr="00321B78" w:rsidRDefault="00143BE6" w:rsidP="00E12700" vyd:_id="vyd:00000000000073">
      <w:pPr>
        <w:spacing w:line="360" w:lineRule="auto"/>
        <w:ind w:firstLine="709"/>
        <w:rPr>
          <w:rFonts w:cs="Times New Roman"/>
          <w:sz w:val="28"/>
          <w:szCs w:val="28"/>
        </w:rPr>
      </w:pPr>
    </w:p>
    <w:p w14:paraId="23560663" w14:textId="363FD304" w:rsidR="00143BE6" w:rsidRPr="00321B78" w:rsidRDefault="00143BE6" w:rsidP="00E12700" vyd:_id="vyd:00000000000072">
      <w:pPr>
        <w:spacing w:line="360" w:lineRule="auto"/>
        <w:ind w:firstLine="709"/>
        <w:rPr>
          <w:rFonts w:cs="Times New Roman"/>
          <w:sz w:val="28"/>
          <w:szCs w:val="28"/>
        </w:rPr>
      </w:pPr>
    </w:p>
    <w:p w14:paraId="498F0C21" w14:textId="0FD1395D" w:rsidR="00143BE6" w:rsidRPr="00321B78" w:rsidRDefault="00143BE6" w:rsidP="00E12700" vyd:_id="vyd:00000000000071">
      <w:pPr>
        <w:spacing w:line="360" w:lineRule="auto"/>
        <w:ind w:firstLine="709"/>
        <w:rPr>
          <w:rFonts w:cs="Times New Roman"/>
          <w:sz w:val="28"/>
          <w:szCs w:val="28"/>
        </w:rPr>
      </w:pPr>
    </w:p>
    <w:p w14:paraId="6892636C" w14:textId="52FD20BE" w:rsidR="00143BE6" w:rsidRPr="00321B78" w:rsidRDefault="00143BE6" w:rsidP="00E12700" vyd:_id="vyd:00000000000070">
      <w:pPr>
        <w:spacing w:line="360" w:lineRule="auto"/>
        <w:ind w:firstLine="709"/>
        <w:rPr>
          <w:rFonts w:cs="Times New Roman"/>
          <w:sz w:val="28"/>
          <w:szCs w:val="28"/>
        </w:rPr>
      </w:pPr>
    </w:p>
    <w:p w14:paraId="53DDF230" w14:textId="04A0FB20" w:rsidR="00143BE6" w:rsidRPr="00321B78" w:rsidRDefault="00143BE6" w:rsidP="00E12700" vyd:_id="vyd:0000000000006z">
      <w:pPr>
        <w:spacing w:line="360" w:lineRule="auto"/>
        <w:ind w:firstLine="709"/>
        <w:rPr>
          <w:rFonts w:cs="Times New Roman"/>
          <w:sz w:val="28"/>
          <w:szCs w:val="28"/>
        </w:rPr>
      </w:pPr>
    </w:p>
    <w:p w14:paraId="2ECEAC61" w14:textId="49B7D017" w:rsidR="00143BE6" w:rsidRPr="00321B78" w:rsidRDefault="00143BE6" w:rsidP="00E12700" vyd:_id="vyd:0000000000006y">
      <w:pPr>
        <w:spacing w:line="360" w:lineRule="auto"/>
        <w:ind w:firstLine="709"/>
        <w:rPr>
          <w:rFonts w:cs="Times New Roman"/>
          <w:sz w:val="28"/>
          <w:szCs w:val="28"/>
        </w:rPr>
      </w:pPr>
    </w:p>
    <w:p w14:paraId="2BB6EDCE" w14:textId="23CDBD72" w:rsidR="00143BE6" w:rsidRPr="00321B78" w:rsidRDefault="00143BE6" w:rsidP="00E12700" vyd:_id="vyd:0000000000006x">
      <w:pPr>
        <w:spacing w:line="360" w:lineRule="auto"/>
        <w:ind w:firstLine="709"/>
        <w:rPr>
          <w:rFonts w:cs="Times New Roman"/>
          <w:sz w:val="28"/>
          <w:szCs w:val="28"/>
        </w:rPr>
      </w:pPr>
    </w:p>
    <w:p w14:paraId="26E98E70" w14:textId="690A383A" w:rsidR="00143BE6" w:rsidRPr="00321B78" w:rsidRDefault="00143BE6" w:rsidP="00E12700" vyd:_id="vyd:0000000000006w">
      <w:pPr>
        <w:spacing w:line="360" w:lineRule="auto"/>
        <w:ind w:firstLine="709"/>
        <w:rPr>
          <w:rFonts w:cs="Times New Roman"/>
          <w:sz w:val="28"/>
          <w:szCs w:val="28"/>
        </w:rPr>
      </w:pPr>
    </w:p>
    <w:p w14:paraId="481BE53B" w14:textId="06467E13" w:rsidR="00143BE6" w:rsidRPr="00321B78" w:rsidRDefault="00143BE6" w:rsidP="00E12700" vyd:_id="vyd:0000000000006u">
      <w:pPr>
        <w:spacing w:line="360" w:lineRule="auto"/>
        <w:ind w:firstLine="709"/>
        <w:rPr>
          <w:rFonts w:cs="Times New Roman"/>
          <w:sz w:val="28"/>
          <w:szCs w:val="28"/>
        </w:rPr>
      </w:pPr>
      <w:r>
        <w:rPr>
          <w:rFonts w:cs="Times New Roman"/>
          <w:sz w:val="28"/>
          <w:szCs w:val="28"/>
        </w:rPr>
        <w:t vyd:_id="vyd:0000000000006v">Список источников и литературы:</w:t>
      </w:r>
    </w:p>
    <w:p w14:paraId="595F567F" w14:textId="3EB85E1D" w:rsidR="00143BE6" w:rsidRPr="00321B78" w:rsidRDefault="00143BE6" w:rsidP="00D216D4" vyd:_id="vyd:0000000000006q">
      <w:pPr>
        <w:pStyle w:val="a3"/>
        <w:numPr>
          <w:ilvl w:val="0"/>
          <w:numId w:val="1"/>
        </w:numPr>
        <w:spacing w:line="360" w:lineRule="auto"/>
        <w:ind w:start="0" w:firstLine="709"/>
        <w:rPr>
          <w:rFonts w:cs="Times New Roman"/>
          <w:sz w:val="28"/>
          <w:szCs w:val="28"/>
        </w:rPr>
      </w:pPr>
      <w:bookmarkStart w:id="45" w:name="_Ref65696952" vyd:_id="vyd:0000000000006t"/>
      <w:bookmarkEnd w:id="45"/>
      <w:r>
        <w:rPr>
          <w:rFonts w:cs="Times New Roman"/>
          <w:sz w:val="28"/>
          <w:szCs w:val="28"/>
        </w:rPr>
        <w:t vyd:_id="vyd:0000000000006s" xml:space="preserve">«Русская правда». Источник: </w:t>
      </w:r>
      <w:r>
        <w:rPr>
          <w:rFonts w:cs="Times New Roman"/>
          <w:sz w:val="28"/>
          <w:szCs w:val="28"/>
        </w:rPr>
        <w:t vyd:_id="vyd:0000000000006r">http://drevne-rus-lit.niv.ru/drevne-rus-lit/text/russkaya-pravda-prostrannaya/russkaya-pravda-prostrannaya.htm</w:t>
      </w:r>
    </w:p>
    <w:p w14:paraId="379B5B10" w14:textId="2C8F9AFC" w:rsidR="00526C11" w:rsidRPr="00321B78" w:rsidRDefault="00526C11" w:rsidP="00D216D4" vyd:_id="vyd:0000000000006j">
      <w:pPr>
        <w:pStyle w:val="a3"/>
        <w:numPr>
          <w:ilvl w:val="0"/>
          <w:numId w:val="1"/>
        </w:numPr>
        <w:spacing w:line="360" w:lineRule="auto"/>
        <w:ind w:start="0" w:firstLine="709"/>
        <w:rPr>
          <w:rFonts w:cs="Times New Roman"/>
          <w:sz w:val="28"/>
          <w:szCs w:val="28"/>
        </w:rPr>
      </w:pPr>
      <w:bookmarkStart w:id="46" w:name="_Ref66548703" vyd:_id="vyd:0000000000006p"/>
      <w:bookmarkEnd w:id="46"/>
      <w:r>
        <w:rPr>
          <w:rFonts w:cs="Times New Roman"/>
          <w:sz w:val="28"/>
          <w:szCs w:val="28"/>
        </w:rPr>
        <w:t vyd:_id="vyd:0000000000006o" xml:space="preserve">Судебник </w:t>
      </w:r>
      <w:r>
        <w:rPr>
          <w:rFonts w:cs="Times New Roman"/>
          <w:sz w:val="28"/>
          <w:szCs w:val="28"/>
        </w:rPr>
        <w:t vyd:_id="vyd:0000000000006n" xml:space="preserve">1550 года. Перевод В.Б. Цыганова. </w:t>
      </w:r>
      <w:r>
        <w:fldChar w:fldCharType="begin" vyd:_id="vyd:0000000000006l"/>
      </w:r>
      <w:r>
        <w:instrText>HYPERLINK "https://dereksiz.org/sudebnik-1550-g-perevod-v-b-ciganova.html"</w:instrText>
      </w:r>
      <w:r>
        <w:fldChar w:fldCharType="separate"/>
      </w:r>
      <w:r>
        <w:rPr>
          <w:rStyle w:val="ac"/>
          <w:rFonts w:cs="Times New Roman"/>
          <w:sz w:val="28"/>
          <w:szCs w:val="28"/>
        </w:rPr>
        <w:t vyd:_id="vyd:0000000000006m">https://dereksiz.org/sudebnik-1550-g-perevod-v-b-ciganova.html</w:t>
      </w:r>
      <w:r>
        <w:fldChar w:fldCharType="end" vyd:_id="vyd:0000000000006l-end"/>
      </w:r>
      <w:r>
        <w:rPr>
          <w:rFonts w:cs="Times New Roman"/>
          <w:sz w:val="28"/>
          <w:szCs w:val="28"/>
        </w:rPr>
        <w:t vyd:_id="vyd:0000000000006k">.</w:t>
      </w:r>
    </w:p>
    <w:p w14:paraId="4D40CC7A" w14:textId="68CCD838" w:rsidR="00462DE4" w:rsidRPr="00321B78" w:rsidRDefault="00462DE4" w:rsidP="00D216D4" vyd:_id="vyd:00000000000068">
      <w:pPr>
        <w:pStyle w:val="a3"/>
        <w:numPr>
          <w:ilvl w:val="0"/>
          <w:numId w:val="1"/>
        </w:numPr>
        <w:spacing w:line="360" w:lineRule="auto"/>
        <w:ind w:start="0" w:firstLine="709"/>
        <w:rPr>
          <w:rStyle w:val="ac"/>
          <w:rFonts w:cs="Times New Roman"/>
          <w:sz w:val="28"/>
          <w:color w:val="auto"/>
          <w:u w:val="none"/>
          <w:szCs w:val="28"/>
        </w:rPr>
      </w:pPr>
      <w:bookmarkStart w:id="47" w:name="_Ref66720612" vyd:_id="vyd:0000000000006i"/>
      <w:bookmarkEnd w:id="47"/>
      <w:r>
        <w:rPr>
          <w:rFonts w:cs="Times New Roman"/>
          <w:sz w:val="28"/>
          <w:szCs w:val="28"/>
        </w:rPr>
        <w:t vyd:_id="vyd:0000000000006h">Соборное уложение 1649 года.</w:t>
      </w:r>
      <w:r>
        <w:rPr>
          <w:rFonts w:cs="Times New Roman"/>
          <w:sz w:val="28"/>
          <w:szCs w:val="28"/>
        </w:rPr>
        <w:t vyd:_id="vyd:0000000000006g" xml:space="preserve"> Выверено по изданию: Тихомиров</w:t>
      </w:r>
      <w:r>
        <w:rPr>
          <w:rFonts w:cs="Times New Roman"/>
          <w:sz w:val="28"/>
          <w:szCs w:val="28"/>
        </w:rPr>
        <w:t vyd:_id="vyd:0000000000006f" xml:space="preserve"> </w:t>
      </w:r>
      <w:r>
        <w:rPr>
          <w:rFonts w:cs="Times New Roman"/>
          <w:sz w:val="28"/>
          <w:szCs w:val="28"/>
        </w:rPr>
        <w:t vyd:_id="vyd:0000000000006e">М.Н.</w:t>
      </w:r>
      <w:r>
        <w:rPr>
          <w:rFonts w:cs="Times New Roman"/>
          <w:sz w:val="28"/>
          <w:szCs w:val="28"/>
        </w:rPr>
        <w:t vyd:_id="vyd:0000000000006d">, Епифанов</w:t>
      </w:r>
      <w:r>
        <w:rPr>
          <w:rFonts w:cs="Times New Roman"/>
          <w:sz w:val="28"/>
          <w:szCs w:val="28"/>
        </w:rPr>
        <w:t vyd:_id="vyd:0000000000006c" xml:space="preserve"> </w:t>
      </w:r>
      <w:r>
        <w:rPr>
          <w:rFonts w:cs="Times New Roman"/>
          <w:sz w:val="28"/>
          <w:szCs w:val="28"/>
        </w:rPr>
        <w:t vyd:_id="vyd:0000000000006b">П.П.</w:t>
      </w:r>
      <w:r>
        <w:rPr>
          <w:rFonts w:cs="Times New Roman"/>
          <w:sz w:val="28"/>
          <w:szCs w:val="28"/>
        </w:rPr>
        <w:t vyd:_id="vyd:0000000000006a" xml:space="preserve"> М., Изд-во Моск. ун-та, 1961. </w:t>
      </w:r>
      <w:r>
        <w:rPr>
          <w:rFonts w:cs="Times New Roman"/>
          <w:sz w:val="28"/>
          <w:szCs w:val="28"/>
        </w:rPr>
        <w:t vyd:_id="vyd:00000000000069">http://www.hist.msu.ru/ER/Etext/1649/whole.htm</w:t>
      </w:r>
    </w:p>
    <w:p w14:paraId="4045A6BF" w14:textId="65779659" w:rsidR="00786315" w:rsidRPr="00321B78" w:rsidRDefault="00786315" w:rsidP="00D216D4" vyd:_id="vyd:00000000000062">
      <w:pPr>
        <w:pStyle w:val="a3"/>
        <w:numPr>
          <w:ilvl w:val="0"/>
          <w:numId w:val="1"/>
        </w:numPr>
        <w:spacing w:line="360" w:lineRule="auto"/>
        <w:ind w:start="0" w:firstLine="709"/>
        <w:rPr>
          <w:rStyle w:val="ac"/>
          <w:rFonts w:cs="Times New Roman"/>
          <w:sz w:val="28"/>
          <w:color w:val="auto"/>
          <w:u w:val="none"/>
          <w:szCs w:val="28"/>
        </w:rPr>
      </w:pPr>
      <w:bookmarkStart w:id="48" w:name="_Ref67420841" vyd:_id="vyd:00000000000067"/>
      <w:bookmarkEnd w:id="48"/>
      <w:r>
        <w:rPr>
          <w:rStyle w:val="ac"/>
          <w:rFonts w:cs="Times New Roman"/>
          <w:sz w:val="28"/>
          <w:color w:val="auto"/>
          <w:u w:val="none"/>
          <w:szCs w:val="28"/>
        </w:rPr>
        <w:t vyd:_id="vyd:00000000000066">Гражданский кодекс РСФСР 1922 года.</w:t>
      </w:r>
      <w:r>
        <w:rPr>
          <w:rStyle w:val="ac"/>
          <w:rFonts w:cs="Times New Roman"/>
          <w:sz w:val="28"/>
          <w:color w:val="auto"/>
          <w:u w:val="none"/>
          <w:szCs w:val="28"/>
        </w:rPr>
        <w:t vyd:_id="vyd:00000000000065" xml:space="preserve"> </w:t>
      </w:r>
      <w:r>
        <w:fldChar w:fldCharType="begin" vyd:_id="vyd:00000000000063"/>
      </w:r>
      <w:r>
        <w:instrText>HYPERLINK "https://docs.cntd.ru/document/901808921"</w:instrText>
      </w:r>
      <w:r>
        <w:fldChar w:fldCharType="separate"/>
      </w:r>
      <w:r>
        <w:rPr>
          <w:rStyle w:val="ac"/>
          <w:rFonts w:cs="Times New Roman"/>
          <w:sz w:val="28"/>
          <w:szCs w:val="28"/>
        </w:rPr>
        <w:t vyd:_id="vyd:00000000000064">https://docs.cntd.ru/document/901808921</w:t>
      </w:r>
      <w:r>
        <w:fldChar w:fldCharType="end" vyd:_id="vyd:00000000000063-end"/>
      </w:r>
    </w:p>
    <w:p w14:paraId="53D8D23E" w14:textId="38DA774F" w:rsidR="006F7E01" w:rsidRDefault="006F7E01" w:rsidP="00D216D4" vyd:_id="vyd:00000000000060">
      <w:pPr>
        <w:pStyle w:val="a3"/>
        <w:numPr>
          <w:ilvl w:val="0"/>
          <w:numId w:val="1"/>
        </w:numPr>
        <w:spacing w:line="360" w:lineRule="auto"/>
        <w:ind w:start="0" w:firstLine="709"/>
        <w:rPr>
          <w:rStyle w:val="ac"/>
          <w:rFonts w:cs="Times New Roman"/>
          <w:sz w:val="28"/>
          <w:color w:val="auto"/>
          <w:u w:val="none"/>
          <w:szCs w:val="28"/>
        </w:rPr>
      </w:pPr>
      <w:r>
        <w:rPr>
          <w:rStyle w:val="ac"/>
          <w:rFonts w:cs="Times New Roman"/>
          <w:sz w:val="28"/>
          <w:color w:val="auto"/>
          <w:u w:val="none"/>
          <w:szCs w:val="28"/>
        </w:rPr>
        <w:t vyd:_id="vyd:00000000000061">Гражданский кодекс Российской Федерации.</w:t>
      </w:r>
    </w:p>
    <w:p w14:paraId="301FD74F" w14:textId="1925BB86" w:rsidR="002F77F2" w:rsidRDefault="002F77F2" w:rsidP="00D216D4" vyd:_id="vyd:0000000000005r">
      <w:pPr>
        <w:pStyle w:val="a3"/>
        <w:numPr>
          <w:ilvl w:val="0"/>
          <w:numId w:val="1"/>
        </w:numPr>
        <w:spacing w:line="360" w:lineRule="auto"/>
        <w:ind w:start="0" w:firstLine="709"/>
        <w:rPr>
          <w:rFonts w:cs="Times New Roman"/>
          <w:sz w:val="28"/>
          <w:szCs w:val="28"/>
        </w:rPr>
      </w:pPr>
      <w:bookmarkStart w:id="49" w:name="_Ref68722277" vyd:_id="vyd:0000000000005z"/>
      <w:bookmarkEnd w:id="49"/>
      <w:r>
        <w:rPr>
          <w:rFonts w:cs="Times New Roman"/>
          <w:sz w:val="28"/>
          <w:szCs w:val="28"/>
        </w:rPr>
        <w:t vyd:_id="vyd:0000000000005y" xml:space="preserve">Федеральный закон от 17.01.1992 </w:t>
      </w:r>
      <w:r>
        <w:rPr>
          <w:rFonts w:cs="Times New Roman"/>
          <w:sz w:val="28"/>
          <w:szCs w:val="28"/>
        </w:rPr>
        <w:t vyd:_id="vyd:0000000000005x">№</w:t>
      </w:r>
      <w:r>
        <w:rPr>
          <w:rFonts w:cs="Times New Roman"/>
          <w:sz w:val="28"/>
          <w:szCs w:val="28"/>
        </w:rPr>
        <w:t vyd:_id="vyd:0000000000005w">2202–1</w:t>
      </w:r>
      <w:r>
        <w:rPr>
          <w:rFonts w:cs="Times New Roman"/>
          <w:sz w:val="28"/>
          <w:szCs w:val="28"/>
        </w:rPr>
        <w:t vyd:_id="vyd:0000000000005v" xml:space="preserve"> </w:t>
      </w:r>
      <w:r>
        <w:rPr>
          <w:rFonts w:cs="Times New Roman"/>
          <w:sz w:val="28"/>
          <w:szCs w:val="28"/>
        </w:rPr>
        <w:t vyd:_id="vyd:0000000000005u">«</w:t>
      </w:r>
      <w:r>
        <w:rPr>
          <w:rFonts w:cs="Times New Roman"/>
          <w:sz w:val="28"/>
          <w:szCs w:val="28"/>
        </w:rPr>
        <w:t vyd:_id="vyd:0000000000005t">О прокуратуре Российской Федерации</w:t>
      </w:r>
      <w:r>
        <w:rPr>
          <w:rFonts w:cs="Times New Roman"/>
          <w:sz w:val="28"/>
          <w:szCs w:val="28"/>
        </w:rPr>
        <w:t vyd:_id="vyd:0000000000005s">».</w:t>
      </w:r>
    </w:p>
    <w:p w14:paraId="16380DA7" w14:textId="65F20538" w:rsidR="001C72BF" w:rsidRDefault="001C72BF" w:rsidP="00D216D4" vyd:_id="vyd:0000000000005m">
      <w:pPr>
        <w:pStyle w:val="a3"/>
        <w:numPr>
          <w:ilvl w:val="0"/>
          <w:numId w:val="1"/>
        </w:numPr>
        <w:spacing w:line="360" w:lineRule="auto"/>
        <w:ind w:start="0" w:firstLine="709"/>
        <w:rPr>
          <w:rFonts w:cs="Times New Roman"/>
          <w:sz w:val="28"/>
          <w:szCs w:val="28"/>
        </w:rPr>
      </w:pPr>
      <w:bookmarkStart w:id="50" w:name="_Ref68722491" vyd:_id="vyd:0000000000005q"/>
      <w:bookmarkEnd w:id="50"/>
      <w:r>
        <w:rPr>
          <w:rFonts w:cs="Times New Roman"/>
          <w:sz w:val="28"/>
          <w:szCs w:val="28"/>
        </w:rPr>
        <w:t vyd:_id="vyd:0000000000005p">Федеральн</w:t>
      </w:r>
      <w:r>
        <w:rPr>
          <w:rFonts w:cs="Times New Roman"/>
          <w:sz w:val="28"/>
          <w:szCs w:val="28"/>
        </w:rPr>
        <w:t vyd:_id="vyd:0000000000005o">ый</w:t>
      </w:r>
      <w:r>
        <w:rPr>
          <w:rFonts w:cs="Times New Roman"/>
          <w:sz w:val="28"/>
          <w:szCs w:val="28"/>
        </w:rPr>
        <w:t vyd:_id="vyd:0000000000005n" xml:space="preserve"> закон от 10 января 2002 г. №7-ФЗ «Об охране окружающей среды».</w:t>
      </w:r>
    </w:p>
    <w:p w14:paraId="10BF20F2" w14:textId="1E46FA47" w:rsidR="00545464" w:rsidRDefault="00545464" w:rsidP="00D216D4" vyd:_id="vyd:0000000000005j">
      <w:pPr>
        <w:pStyle w:val="a3"/>
        <w:numPr>
          <w:ilvl w:val="0"/>
          <w:numId w:val="1"/>
        </w:numPr>
        <w:spacing w:line="360" w:lineRule="auto"/>
        <w:ind w:start="0" w:firstLine="709"/>
        <w:rPr>
          <w:rFonts w:cs="Times New Roman"/>
          <w:sz w:val="28"/>
          <w:szCs w:val="28"/>
        </w:rPr>
      </w:pPr>
      <w:bookmarkStart w:id="51" w:name="_Ref68722683" vyd:_id="vyd:0000000000005l"/>
      <w:bookmarkEnd w:id="51"/>
      <w:r>
        <w:rPr>
          <w:rFonts w:cs="Times New Roman"/>
          <w:sz w:val="28"/>
          <w:szCs w:val="28"/>
        </w:rPr>
        <w:t vyd:_id="vyd:0000000000005k">Постановление Правительства РФ от 03.03.2017 №255 «Об исчислении и взимании платы за негативное воздействие на окружающую среду».</w:t>
      </w:r>
    </w:p>
    <w:p w14:paraId="23FC2872" w14:textId="71688372" w:rsidR="007838CD" w:rsidRPr="00321B78" w:rsidRDefault="007838CD" w:rsidP="00D216D4" vyd:_id="vyd:0000000000005c">
      <w:pPr>
        <w:pStyle w:val="a3"/>
        <w:numPr>
          <w:ilvl w:val="0"/>
          <w:numId w:val="1"/>
        </w:numPr>
        <w:spacing w:line="360" w:lineRule="auto"/>
        <w:ind w:start="0" w:firstLine="709"/>
        <w:rPr>
          <w:rFonts w:cs="Times New Roman"/>
          <w:sz w:val="28"/>
          <w:szCs w:val="28"/>
        </w:rPr>
      </w:pPr>
      <w:r>
        <w:rPr>
          <w:rFonts w:cs="Times New Roman"/>
          <w:sz w:val="28"/>
          <w:szCs w:val="28"/>
        </w:rPr>
        <w:t vyd:_id="vyd:0000000000005i" xml:space="preserve">Постановление Правительства РФ от 22.11.2017 </w:t>
      </w:r>
      <w:r>
        <w:rPr>
          <w:rFonts w:cs="Times New Roman"/>
          <w:sz w:val="28"/>
          <w:szCs w:val="28"/>
        </w:rPr>
        <w:t vyd:_id="vyd:0000000000005h">№</w:t>
      </w:r>
      <w:r>
        <w:rPr>
          <w:rFonts w:cs="Times New Roman"/>
          <w:sz w:val="28"/>
          <w:szCs w:val="28"/>
        </w:rPr>
        <w:t vyd:_id="vyd:0000000000005g" xml:space="preserve">1410 </w:t>
      </w:r>
      <w:r>
        <w:rPr>
          <w:rFonts w:cs="Times New Roman"/>
          <w:sz w:val="28"/>
          <w:szCs w:val="28"/>
        </w:rPr>
        <w:t vyd:_id="vyd:0000000000005f">«</w:t>
      </w:r>
      <w:r>
        <w:rPr>
          <w:rFonts w:cs="Times New Roman"/>
          <w:sz w:val="28"/>
          <w:szCs w:val="28"/>
        </w:rPr>
        <w:t vyd:_id="vyd:0000000000005e">О критериях отнесения производственных объектов, используемых юридическими лицами и индивидуальными предпринимателями, оказывающих негативное воздействие на окружающую среду, к определенной категории риска для регионального государственного экологического надзора и об особенностях осуществления указанного надзора</w:t>
      </w:r>
      <w:r>
        <w:rPr>
          <w:rFonts w:cs="Times New Roman"/>
          <w:sz w:val="28"/>
          <w:szCs w:val="28"/>
        </w:rPr>
        <w:t vyd:_id="vyd:0000000000005d">»</w:t>
      </w:r>
    </w:p>
    <w:p w14:paraId="0468A57D" w14:textId="2EDD8378" w:rsidR="000664A3" w:rsidRPr="00321B78" w:rsidRDefault="000664A3" w:rsidP="00322E25" vyd:_id="vyd:00000000000059">
      <w:pPr>
        <w:pStyle w:val="a3"/>
        <w:numPr>
          <w:ilvl w:val="0"/>
          <w:numId w:val="1"/>
        </w:numPr>
        <w:spacing w:line="360" w:lineRule="auto"/>
        <w:ind w:start="0" w:firstLine="709"/>
        <w:rPr>
          <w:rFonts w:cs="Times New Roman"/>
          <w:sz w:val="28"/>
          <w:szCs w:val="28"/>
        </w:rPr>
      </w:pPr>
      <w:bookmarkStart w:id="52" w:name="_Ref66885323" vyd:_id="vyd:0000000000005b"/>
      <w:bookmarkEnd w:id="52"/>
      <w:r>
        <w:rPr>
          <w:rFonts w:cs="Times New Roman"/>
          <w:sz w:val="28"/>
          <w:szCs w:val="28"/>
        </w:rPr>
        <w:t vyd:_id="vyd:0000000000005a">Учреждения для управления губерний Всероссийской империи. №14392, 7 ноября 1775 г. // ПСЗ Российской империи. Собр. 1-е. Т. 20: 1775-1780. СПб., 1830.</w:t>
      </w:r>
    </w:p>
    <w:p w14:paraId="030952D0" w14:textId="0FDD7ECF" w:rsidR="00B655A2" w:rsidRPr="00321B78" w:rsidRDefault="00700C0E" w:rsidP="00322E25" vyd:_id="vyd:00000000000050">
      <w:pPr>
        <w:pStyle w:val="a3"/>
        <w:numPr>
          <w:ilvl w:val="0"/>
          <w:numId w:val="1"/>
        </w:numPr>
        <w:spacing w:line="360" w:lineRule="auto"/>
        <w:ind w:start="0" w:firstLine="709"/>
        <w:rPr>
          <w:rFonts w:cs="Times New Roman"/>
          <w:sz w:val="28"/>
          <w:szCs w:val="28"/>
        </w:rPr>
      </w:pPr>
      <w:bookmarkStart w:id="53" w:name="_Ref66990809" vyd:_id="vyd:00000000000058"/>
      <w:bookmarkEnd w:id="53"/>
      <w:r>
        <w:rPr>
          <w:rFonts w:cs="Times New Roman"/>
          <w:sz w:val="28"/>
          <w:szCs w:val="28"/>
        </w:rPr>
        <w:t vyd:_id="vyd:00000000000057" xml:space="preserve">Кодан </w:t>
      </w:r>
      <w:r>
        <w:rPr>
          <w:rFonts w:cs="Times New Roman"/>
          <w:sz w:val="28"/>
          <w:szCs w:val="28"/>
        </w:rPr>
        <w:t vyd:_id="vyd:00000000000056" xml:space="preserve">С.В. </w:t>
      </w:r>
      <w:r>
        <w:rPr>
          <w:rFonts w:cs="Times New Roman"/>
          <w:sz w:val="28"/>
          <w:szCs w:val="28"/>
        </w:rPr>
        <w:t vyd:_id="vyd:00000000000055" xml:space="preserve">Свод законов Российской Империи. Место и роль в развитии юридической техники и систематизации законодательства в России в </w:t>
      </w:r>
      <w:r>
        <w:rPr>
          <w:rFonts w:cs="Times New Roman"/>
          <w:sz w:val="28"/>
          <w:lang w:val="en-US"/>
          <w:szCs w:val="28"/>
        </w:rPr>
        <w:t vyd:_id="vyd:00000000000054">XIX</w:t>
      </w:r>
      <w:r>
        <w:rPr>
          <w:rFonts w:cs="Times New Roman"/>
          <w:sz w:val="28"/>
          <w:szCs w:val="28"/>
        </w:rPr>
        <w:t vyd:_id="vyd:00000000000053" xml:space="preserve"> – начале </w:t>
      </w:r>
      <w:r>
        <w:rPr>
          <w:rFonts w:cs="Times New Roman"/>
          <w:sz w:val="28"/>
          <w:lang w:val="en-US"/>
          <w:szCs w:val="28"/>
        </w:rPr>
        <w:t vyd:_id="vyd:00000000000052">XX</w:t>
      </w:r>
      <w:r>
        <w:rPr>
          <w:rFonts w:cs="Times New Roman"/>
          <w:sz w:val="28"/>
          <w:szCs w:val="28"/>
        </w:rPr>
        <w:t vyd:_id="vyd:00000000000051" xml:space="preserve"> века. Юридическая техника. 2007. №1. С.14.</w:t>
      </w:r>
    </w:p>
    <w:p w14:paraId="0A933FF6" w14:textId="1F4D86FE" w:rsidR="0082103E" w:rsidRPr="00321B78" w:rsidRDefault="00700C0E" w:rsidP="0082103E" vyd:_id="vyd:0000000000004t">
      <w:pPr>
        <w:pStyle w:val="a3"/>
        <w:numPr>
          <w:ilvl w:val="0"/>
          <w:numId w:val="1"/>
        </w:numPr>
        <w:spacing w:line="360" w:lineRule="auto"/>
        <w:ind w:start="0" w:firstLine="698"/>
        <w:rPr>
          <w:rFonts w:cs="Times New Roman"/>
          <w:sz w:val="28"/>
          <w:szCs w:val="28"/>
        </w:rPr>
      </w:pPr>
      <w:bookmarkStart w:id="54" w:name="_Ref66995526" vyd:_id="vyd:0000000000004z"/>
      <w:bookmarkEnd w:id="54"/>
      <w:r>
        <w:rPr>
          <w:rFonts w:cs="Times New Roman"/>
          <w:sz w:val="28"/>
          <w:szCs w:val="28"/>
        </w:rPr>
        <w:t vyd:_id="vyd:0000000000004y" xml:space="preserve">Езжева </w:t>
      </w:r>
      <w:r>
        <w:rPr>
          <w:rFonts w:cs="Times New Roman"/>
          <w:sz w:val="28"/>
          <w:szCs w:val="28"/>
        </w:rPr>
        <w:t vyd:_id="vyd:0000000000004x" xml:space="preserve">М.Н. Понятие права собственности на землю в российском законодательстве </w:t>
      </w:r>
      <w:r>
        <w:rPr>
          <w:rFonts w:cs="Times New Roman"/>
          <w:sz w:val="28"/>
          <w:lang w:val="en-US"/>
          <w:szCs w:val="28"/>
        </w:rPr>
        <w:t vyd:_id="vyd:0000000000004w">XIX</w:t>
      </w:r>
      <w:r>
        <w:rPr>
          <w:rFonts w:cs="Times New Roman"/>
          <w:sz w:val="28"/>
          <w:szCs w:val="28"/>
        </w:rPr>
        <w:t vyd:_id="vyd:0000000000004v" xml:space="preserve"> в. Государство и право России: история и современность.</w:t>
      </w:r>
      <w:r>
        <w:rPr>
          <w:rFonts w:cs="Times New Roman"/>
          <w:sz w:val="28"/>
          <w:szCs w:val="28"/>
        </w:rPr>
        <w:t vyd:_id="vyd:0000000000004u" xml:space="preserve"> Вестник РУДН, серия Юридические науки, 2010, № 1</w:t>
      </w:r>
    </w:p>
    <w:p w14:paraId="1170485E" w14:textId="5424402C" w:rsidR="00B71E08" w:rsidRPr="00321B78" w:rsidRDefault="00700C0E" w:rsidP="00322E25" vyd:_id="vyd:0000000000004o">
      <w:pPr>
        <w:pStyle w:val="a3"/>
        <w:numPr>
          <w:ilvl w:val="0"/>
          <w:numId w:val="1"/>
        </w:numPr>
        <w:spacing w:line="360" w:lineRule="auto"/>
        <w:ind w:start="0" w:firstLine="709"/>
        <w:rPr>
          <w:rFonts w:cs="Times New Roman"/>
          <w:sz w:val="28"/>
          <w:szCs w:val="28"/>
        </w:rPr>
      </w:pPr>
      <w:bookmarkStart w:id="55" w:name="_Ref66991569" vyd:_id="vyd:0000000000004s"/>
      <w:bookmarkEnd w:id="55"/>
      <w:r>
        <w:rPr>
          <w:rFonts w:cs="Times New Roman"/>
          <w:sz w:val="28"/>
          <w:szCs w:val="28"/>
        </w:rPr>
        <w:t vyd:_id="vyd:0000000000004r" xml:space="preserve">Сперанский </w:t>
      </w:r>
      <w:r>
        <w:rPr>
          <w:rFonts w:cs="Times New Roman"/>
          <w:sz w:val="28"/>
          <w:szCs w:val="28"/>
        </w:rPr>
        <w:t vyd:_id="vyd:0000000000004q" xml:space="preserve">М.М. </w:t>
      </w:r>
      <w:r>
        <w:rPr>
          <w:rFonts w:cs="Times New Roman"/>
          <w:sz w:val="28"/>
          <w:szCs w:val="28"/>
        </w:rPr>
        <w:t vyd:_id="vyd:0000000000004p">Краткое историческое обозрение комиссии составления законов Предположения к окончательному составлению законов // Русская старина. - 1876. – №2. - С. 435. // Советское государство и право. - 1989. - № 6.</w:t>
      </w:r>
    </w:p>
    <w:p w14:paraId="3D9D8D6D" w14:textId="5E37AAB9" w:rsidR="00143BE6" w:rsidRPr="00321B78" w:rsidRDefault="00700C0E" w:rsidP="00322E25" vyd:_id="vyd:0000000000004j">
      <w:pPr>
        <w:pStyle w:val="a3"/>
        <w:numPr>
          <w:ilvl w:val="0"/>
          <w:numId w:val="1"/>
        </w:numPr>
        <w:spacing w:line="360" w:lineRule="auto"/>
        <w:ind w:start="0" w:firstLine="709"/>
        <w:rPr>
          <w:rFonts w:cs="Times New Roman"/>
          <w:sz w:val="28"/>
          <w:szCs w:val="28"/>
        </w:rPr>
      </w:pPr>
      <w:bookmarkStart w:id="56" w:name="_Ref66018966" vyd:_id="vyd:0000000000004n"/>
      <w:bookmarkEnd w:id="56"/>
      <w:r>
        <w:rPr>
          <w:rFonts w:cs="Times New Roman"/>
          <w:sz w:val="28"/>
          <w:szCs w:val="28"/>
        </w:rPr>
        <w:t vyd:_id="vyd:0000000000004m">Кассо Лев Аристидович</w:t>
      </w:r>
      <w:r>
        <w:rPr>
          <w:rFonts w:cs="Times New Roman"/>
          <w:sz w:val="28"/>
          <w:szCs w:val="28"/>
        </w:rPr>
        <w:t vyd:_id="vyd:0000000000004l" xml:space="preserve">. Русское поземельное право. </w:t>
      </w:r>
      <w:r>
        <w:rPr>
          <w:rFonts w:cs="Times New Roman"/>
          <w:sz w:val="28"/>
          <w:szCs w:val="28"/>
        </w:rPr>
        <w:t vyd:_id="vyd:0000000000004k">1906 г. С. 280.</w:t>
      </w:r>
    </w:p>
    <w:p w14:paraId="71A04448" w14:textId="089951A5" w:rsidR="00616639" w:rsidRPr="00321B78" w:rsidRDefault="00616639" w:rsidP="00322E25" vyd:_id="vyd:0000000000004g">
      <w:pPr>
        <w:pStyle w:val="a3"/>
        <w:numPr>
          <w:ilvl w:val="0"/>
          <w:numId w:val="1"/>
        </w:numPr>
        <w:spacing w:line="360" w:lineRule="auto"/>
        <w:ind w:start="0" w:firstLine="709"/>
        <w:rPr>
          <w:rFonts w:cs="Times New Roman"/>
          <w:sz w:val="28"/>
          <w:szCs w:val="28"/>
        </w:rPr>
      </w:pPr>
      <w:bookmarkStart w:id="57" w:name="_Ref66133456" vyd:_id="vyd:0000000000004i"/>
      <w:bookmarkEnd w:id="57"/>
      <w:r>
        <w:rPr>
          <w:rFonts w:cs="Times New Roman"/>
          <w:sz w:val="28"/>
          <w:szCs w:val="28"/>
        </w:rPr>
        <w:t vyd:_id="vyd:0000000000004h">История государства и права России в документах и материалах. Минск, 2005.</w:t>
      </w:r>
    </w:p>
    <w:p w14:paraId="53707FAF" w14:textId="315B48E5" w:rsidR="007A65D8" w:rsidRPr="00321B78" w:rsidRDefault="007A65D8" w:rsidP="00322E25" vyd:_id="vyd:0000000000004e">
      <w:pPr>
        <w:pStyle w:val="a3"/>
        <w:numPr>
          <w:ilvl w:val="0"/>
          <w:numId w:val="1"/>
        </w:numPr>
        <w:spacing w:line="360" w:lineRule="auto"/>
        <w:ind w:start="0" w:firstLine="709"/>
        <w:rPr>
          <w:rFonts w:cs="Times New Roman"/>
          <w:sz w:val="28"/>
          <w:szCs w:val="28"/>
        </w:rPr>
      </w:pPr>
      <w:r>
        <w:rPr>
          <w:rFonts w:cs="Times New Roman"/>
          <w:sz w:val="28"/>
          <w:szCs w:val="28"/>
        </w:rPr>
        <w:t vyd:_id="vyd:0000000000004f">Яненко Евгений Владимирович Земельные отношения в Древней Руси и их реформирование в Московском государстве (историко-правовой аспект) : дис. канд. юрид. наук : 12.00.01 СПб., 2006 203 с. РГБ ОД, 61:07-12/115</w:t>
      </w:r>
    </w:p>
    <w:p w14:paraId="21A20D64" w14:textId="11E3ACE5" w:rsidR="008C1959" w:rsidRPr="00321B78" w:rsidRDefault="008C1959" w:rsidP="00322E25" vyd:_id="vyd:00000000000048">
      <w:pPr>
        <w:pStyle w:val="a3"/>
        <w:numPr>
          <w:ilvl w:val="0"/>
          <w:numId w:val="1"/>
        </w:numPr>
        <w:spacing w:line="360" w:lineRule="auto"/>
        <w:ind w:start="0" w:firstLine="709"/>
        <w:rPr>
          <w:rFonts w:cs="Times New Roman"/>
          <w:sz w:val="28"/>
          <w:szCs w:val="28"/>
        </w:rPr>
      </w:pPr>
      <w:bookmarkStart w:id="58" w:name="_Ref66624809" vyd:_id="vyd:0000000000004d"/>
      <w:bookmarkEnd w:id="58"/>
      <w:r>
        <w:rPr>
          <w:rFonts w:cs="Times New Roman"/>
          <w:sz w:val="28"/>
          <w:szCs w:val="28"/>
        </w:rPr>
        <w:t vyd:_id="vyd:0000000000004c">Ахмедов Руслан Маратович «Источники Русской Правды: нормы Закона русского или влияние римско-византийских церковно-правовых законов?»</w:t>
      </w:r>
      <w:r>
        <w:rPr>
          <w:rFonts w:cs="Times New Roman"/>
          <w:sz w:val="28"/>
          <w:szCs w:val="28"/>
        </w:rPr>
        <w:t vyd:_id="vyd:0000000000004b" xml:space="preserve"> Образование. Наука. Научные кадры</w:t>
      </w:r>
      <w:r>
        <w:rPr>
          <w:rFonts w:cs="Times New Roman"/>
          <w:sz w:val="28"/>
          <w:szCs w:val="28"/>
        </w:rPr>
        <w:t vyd:_id="vyd:0000000000004a">. 2020</w:t>
      </w:r>
      <w:r>
        <w:rPr>
          <w:rFonts w:cs="Times New Roman"/>
          <w:sz w:val="28"/>
          <w:szCs w:val="28"/>
        </w:rPr>
        <w:t vyd:_id="vyd:00000000000049">.</w:t>
      </w:r>
    </w:p>
    <w:p w14:paraId="419A9795" w14:textId="3C0CE479" w:rsidR="00845777" w:rsidRPr="00321B78" w:rsidRDefault="00845777" w:rsidP="00322E25" vyd:_id="vyd:00000000000043">
      <w:pPr>
        <w:pStyle w:val="a3"/>
        <w:numPr>
          <w:ilvl w:val="0"/>
          <w:numId w:val="1"/>
        </w:numPr>
        <w:spacing w:line="360" w:lineRule="auto"/>
        <w:ind w:start="0" w:firstLine="709"/>
        <w:rPr>
          <w:rFonts w:cs="Times New Roman"/>
          <w:sz w:val="28"/>
          <w:szCs w:val="28"/>
        </w:rPr>
      </w:pPr>
      <w:bookmarkStart w:id="59" w:name="_Ref66625659" vyd:_id="vyd:00000000000047"/>
      <w:bookmarkEnd w:id="59"/>
      <w:r>
        <w:rPr>
          <w:rFonts w:cs="Times New Roman"/>
          <w:sz w:val="28"/>
          <w:szCs w:val="28"/>
        </w:rPr>
        <w:t vyd:_id="vyd:00000000000046" xml:space="preserve">Осипов Михаил Юрьевич </w:t>
      </w:r>
      <w:r>
        <w:rPr>
          <w:rFonts w:cs="Times New Roman"/>
          <w:sz w:val="28"/>
          <w:szCs w:val="28"/>
        </w:rPr>
        <w:t vyd:_id="vyd:00000000000045">«Сравнительно-правовой анализ основ римского и русского государства и права». История и современность. Выпуск №2(22)/2015</w:t>
      </w:r>
      <w:r>
        <w:rPr>
          <w:rFonts w:cs="Times New Roman"/>
          <w:sz w:val="28"/>
          <w:szCs w:val="28"/>
        </w:rPr>
        <w:t vyd:_id="vyd:00000000000044">.</w:t>
      </w:r>
    </w:p>
    <w:p w14:paraId="08478240" w14:textId="132A6866" w:rsidR="007832EF" w:rsidRPr="00321B78" w:rsidRDefault="007832EF" w:rsidP="0005192F" vyd:_id="vyd:0000000000003c">
      <w:pPr>
        <w:pStyle w:val="ae"/>
        <w:numPr>
          <w:ilvl w:val="0"/>
          <w:numId w:val="1"/>
        </w:numPr>
        <w:kinsoku w:val="0"/>
        <w:overflowPunct w:val="0"/>
        <w:spacing w:after="0" w:line="360" w:lineRule="auto"/>
        <w:ind w:start="0" w:firstLine="709"/>
        <w:rPr>
          <w:rFonts w:cs="Times New Roman"/>
          <w:sz w:val="28"/>
          <w:szCs w:val="28"/>
        </w:rPr>
      </w:pPr>
      <w:bookmarkStart w:id="60" w:name="_Ref66995837" vyd:_id="vyd:00000000000042"/>
      <w:bookmarkEnd w:id="60"/>
      <w:r>
        <w:rPr>
          <w:rFonts w:cs="Times New Roman"/>
          <w:sz w:val="28"/>
          <w:szCs w:val="28"/>
        </w:rPr>
        <w:t vyd:_id="vyd:00000000000041">Боровиковский</w:t>
      </w:r>
      <w:r>
        <w:rPr>
          <w:rFonts w:cs="Times New Roman"/>
          <w:sz w:val="28"/>
          <w:spacing w:val="2"/>
          <w:szCs w:val="28"/>
        </w:rPr>
        <w:t vyd:_id="vyd:00000000000040" xml:space="preserve"> </w:t>
      </w:r>
      <w:r>
        <w:rPr>
          <w:rFonts w:cs="Times New Roman"/>
          <w:sz w:val="28"/>
          <w:szCs w:val="28"/>
        </w:rPr>
        <w:t vyd:_id="vyd:0000000000003z">А.Л.</w:t>
      </w:r>
      <w:r>
        <w:rPr>
          <w:rFonts w:cs="Times New Roman"/>
          <w:sz w:val="28"/>
          <w:spacing w:val="1"/>
          <w:szCs w:val="28"/>
        </w:rPr>
        <w:t vyd:_id="vyd:0000000000003y" xml:space="preserve"> </w:t>
      </w:r>
      <w:r>
        <w:rPr>
          <w:rFonts w:cs="Times New Roman"/>
          <w:sz w:val="28"/>
          <w:szCs w:val="28"/>
        </w:rPr>
        <w:t vyd:_id="vyd:0000000000003x">Отчет</w:t>
      </w:r>
      <w:r>
        <w:rPr>
          <w:rFonts w:cs="Times New Roman"/>
          <w:sz w:val="28"/>
          <w:spacing w:val="2"/>
          <w:szCs w:val="28"/>
        </w:rPr>
        <w:t vyd:_id="vyd:0000000000003w" xml:space="preserve"> </w:t>
      </w:r>
      <w:r>
        <w:rPr>
          <w:rFonts w:cs="Times New Roman"/>
          <w:sz w:val="28"/>
          <w:szCs w:val="28"/>
        </w:rPr>
        <w:t vyd:_id="vyd:0000000000003v">судьи:</w:t>
      </w:r>
      <w:r>
        <w:rPr>
          <w:rFonts w:cs="Times New Roman"/>
          <w:sz w:val="28"/>
          <w:spacing w:val="2"/>
          <w:szCs w:val="28"/>
        </w:rPr>
        <w:t vyd:_id="vyd:0000000000003u" xml:space="preserve"> </w:t>
      </w:r>
      <w:r>
        <w:rPr>
          <w:rFonts w:cs="Times New Roman"/>
          <w:sz w:val="28"/>
          <w:szCs w:val="28"/>
        </w:rPr>
        <w:t vyd:_id="vyd:0000000000003t">Посмертное</w:t>
      </w:r>
      <w:r>
        <w:rPr>
          <w:rFonts w:cs="Times New Roman"/>
          <w:sz w:val="28"/>
          <w:spacing w:val="2"/>
          <w:szCs w:val="28"/>
        </w:rPr>
        <w:t vyd:_id="vyd:0000000000003s" xml:space="preserve"> </w:t>
      </w:r>
      <w:r>
        <w:rPr>
          <w:rFonts w:cs="Times New Roman"/>
          <w:sz w:val="28"/>
          <w:szCs w:val="28"/>
        </w:rPr>
        <w:t vyd:_id="vyd:0000000000003r">издание:</w:t>
      </w:r>
      <w:r>
        <w:rPr>
          <w:rFonts w:cs="Times New Roman"/>
          <w:sz w:val="28"/>
          <w:spacing w:val="1"/>
          <w:szCs w:val="28"/>
        </w:rPr>
        <w:t vyd:_id="vyd:0000000000003q" xml:space="preserve"> </w:t>
      </w:r>
      <w:r>
        <w:rPr>
          <w:rFonts w:cs="Times New Roman"/>
          <w:sz w:val="28"/>
          <w:szCs w:val="28"/>
        </w:rPr>
        <w:t vyd:_id="vyd:0000000000003p">С</w:t>
      </w:r>
      <w:r>
        <w:rPr>
          <w:rFonts w:cs="Times New Roman"/>
          <w:sz w:val="28"/>
          <w:spacing w:val="1"/>
          <w:szCs w:val="28"/>
        </w:rPr>
        <w:t vyd:_id="vyd:0000000000003o" xml:space="preserve"> </w:t>
      </w:r>
      <w:r>
        <w:rPr>
          <w:rFonts w:cs="Times New Roman"/>
          <w:sz w:val="28"/>
          <w:szCs w:val="28"/>
        </w:rPr>
        <w:t vyd:_id="vyd:0000000000003n">предисловием</w:t>
      </w:r>
      <w:r>
        <w:rPr>
          <w:rFonts w:cs="Times New Roman"/>
          <w:sz w:val="28"/>
          <w:spacing w:val="1"/>
          <w:szCs w:val="28"/>
        </w:rPr>
        <w:t vyd:_id="vyd:0000000000003m" xml:space="preserve"> </w:t>
      </w:r>
      <w:r>
        <w:rPr>
          <w:rFonts w:cs="Times New Roman"/>
          <w:sz w:val="28"/>
          <w:szCs w:val="28"/>
        </w:rPr>
        <w:t vyd:_id="vyd:0000000000003l">А.Ф.</w:t>
      </w:r>
      <w:r>
        <w:rPr>
          <w:rFonts w:cs="Times New Roman"/>
          <w:sz w:val="28"/>
          <w:spacing w:val="1"/>
          <w:szCs w:val="28"/>
        </w:rPr>
        <w:t vyd:_id="vyd:0000000000003k" xml:space="preserve"> </w:t>
      </w:r>
      <w:r>
        <w:rPr>
          <w:rFonts w:cs="Times New Roman"/>
          <w:sz w:val="28"/>
          <w:szCs w:val="28"/>
        </w:rPr>
        <w:t vyd:_id="vyd:0000000000003j">Кони.</w:t>
      </w:r>
      <w:r>
        <w:rPr>
          <w:rFonts w:cs="Times New Roman"/>
          <w:sz w:val="28"/>
          <w:spacing w:val="1"/>
          <w:szCs w:val="28"/>
        </w:rPr>
        <w:t vyd:_id="vyd:0000000000003i" xml:space="preserve"> </w:t>
      </w:r>
      <w:r>
        <w:rPr>
          <w:rFonts w:cs="Times New Roman"/>
          <w:sz w:val="28"/>
          <w:szCs w:val="28"/>
        </w:rPr>
        <w:t vyd:_id="vyd:0000000000003h">В</w:t>
      </w:r>
      <w:r>
        <w:rPr>
          <w:rFonts w:cs="Times New Roman"/>
          <w:sz w:val="28"/>
          <w:spacing w:val="1"/>
          <w:szCs w:val="28"/>
        </w:rPr>
        <w:t vyd:_id="vyd:0000000000003g" xml:space="preserve"> </w:t>
      </w:r>
      <w:r>
        <w:rPr>
          <w:rFonts w:cs="Times New Roman"/>
          <w:sz w:val="28"/>
          <w:szCs w:val="28"/>
        </w:rPr>
        <w:t vyd:_id="vyd:0000000000003f">3</w:t>
      </w:r>
      <w:r>
        <w:rPr>
          <w:rFonts w:cs="Times New Roman"/>
          <w:sz w:val="28"/>
          <w:spacing w:val="2"/>
          <w:szCs w:val="28"/>
        </w:rPr>
        <w:t vyd:_id="vyd:0000000000003e" xml:space="preserve"> </w:t>
      </w:r>
      <w:r>
        <w:rPr>
          <w:rFonts w:cs="Times New Roman"/>
          <w:sz w:val="28"/>
          <w:szCs w:val="28"/>
        </w:rPr>
        <w:t vyd:_id="vyd:0000000000003d">т.— СПб.: Тип. Правда, 1909. — Т. 2.</w:t>
      </w:r>
    </w:p>
    <w:p w14:paraId="0C98AB83" w14:textId="116528F3" w:rsidR="007832EF" w:rsidRPr="00321B78" w:rsidRDefault="007832EF" w:rsidP="0005192F" vyd:_id="vyd:0000000000002l">
      <w:pPr>
        <w:pStyle w:val="ae"/>
        <w:numPr>
          <w:ilvl w:val="0"/>
          <w:numId w:val="1"/>
        </w:numPr>
        <w:kinsoku w:val="0"/>
        <w:overflowPunct w:val="0"/>
        <w:spacing w:after="0" w:line="360" w:lineRule="auto"/>
        <w:ind w:start="0" w:firstLine="709"/>
        <w:rPr>
          <w:rFonts w:cs="Times New Roman"/>
          <w:sz w:val="28"/>
          <w:szCs w:val="28"/>
        </w:rPr>
      </w:pPr>
      <w:bookmarkStart w:id="61" w:name="_Ref66995849" vyd:_id="vyd:0000000000003b"/>
      <w:bookmarkEnd w:id="61"/>
      <w:r>
        <w:rPr>
          <w:rFonts w:cs="Times New Roman"/>
          <w:sz w:val="28"/>
          <w:szCs w:val="28"/>
        </w:rPr>
        <w:t vyd:_id="vyd:0000000000003a">Васьковский</w:t>
      </w:r>
      <w:r>
        <w:rPr>
          <w:rFonts w:cs="Times New Roman"/>
          <w:sz w:val="28"/>
          <w:spacing w:val="2"/>
          <w:szCs w:val="28"/>
        </w:rPr>
        <w:t vyd:_id="vyd:00000000000039" xml:space="preserve"> </w:t>
      </w:r>
      <w:r>
        <w:rPr>
          <w:rFonts w:cs="Times New Roman"/>
          <w:sz w:val="28"/>
          <w:szCs w:val="28"/>
        </w:rPr>
        <w:t vyd:_id="vyd:00000000000038">Е.В.</w:t>
      </w:r>
      <w:r>
        <w:rPr>
          <w:rFonts w:cs="Times New Roman"/>
          <w:sz w:val="28"/>
          <w:spacing w:val="2"/>
          <w:szCs w:val="28"/>
        </w:rPr>
        <w:t vyd:_id="vyd:00000000000037" xml:space="preserve"> </w:t>
      </w:r>
      <w:r>
        <w:rPr>
          <w:rFonts w:cs="Times New Roman"/>
          <w:sz w:val="28"/>
          <w:szCs w:val="28"/>
        </w:rPr>
        <w:t vyd:_id="vyd:00000000000036">Учебник</w:t>
      </w:r>
      <w:r>
        <w:rPr>
          <w:rFonts w:cs="Times New Roman"/>
          <w:sz w:val="28"/>
          <w:spacing w:val="50"/>
          <w:szCs w:val="28"/>
        </w:rPr>
        <w:t vyd:_id="vyd:00000000000035" xml:space="preserve"> </w:t>
      </w:r>
      <w:r>
        <w:rPr>
          <w:rFonts w:cs="Times New Roman"/>
          <w:sz w:val="28"/>
          <w:szCs w:val="28"/>
        </w:rPr>
        <w:t vyd:_id="vyd:00000000000034">гражданского</w:t>
      </w:r>
      <w:r>
        <w:rPr>
          <w:rFonts w:cs="Times New Roman"/>
          <w:sz w:val="28"/>
          <w:spacing w:val="2"/>
          <w:szCs w:val="28"/>
        </w:rPr>
        <w:t vyd:_id="vyd:00000000000033" xml:space="preserve"> </w:t>
      </w:r>
      <w:r>
        <w:rPr>
          <w:rFonts w:cs="Times New Roman"/>
          <w:sz w:val="28"/>
          <w:szCs w:val="28"/>
        </w:rPr>
        <w:t vyd:_id="vyd:00000000000032">права:</w:t>
      </w:r>
      <w:r>
        <w:rPr>
          <w:rFonts w:cs="Times New Roman"/>
          <w:sz w:val="28"/>
          <w:spacing w:val="50"/>
          <w:szCs w:val="28"/>
        </w:rPr>
        <w:t vyd:_id="vyd:00000000000031" xml:space="preserve"> </w:t>
      </w:r>
      <w:r>
        <w:rPr>
          <w:rFonts w:cs="Times New Roman"/>
          <w:sz w:val="28"/>
          <w:szCs w:val="28"/>
        </w:rPr>
        <w:t vyd:_id="vyd:00000000000030">Вещное</w:t>
      </w:r>
      <w:r>
        <w:rPr>
          <w:rFonts w:cs="Times New Roman"/>
          <w:sz w:val="28"/>
          <w:spacing w:val="50"/>
          <w:szCs w:val="28"/>
        </w:rPr>
        <w:t vyd:_id="vyd:0000000000002z" xml:space="preserve"> </w:t>
      </w:r>
      <w:r>
        <w:rPr>
          <w:rFonts w:cs="Times New Roman"/>
          <w:sz w:val="28"/>
          <w:szCs w:val="28"/>
        </w:rPr>
        <w:t vyd:_id="vyd:0000000000002y">право.</w:t>
      </w:r>
      <w:r>
        <w:rPr>
          <w:rFonts w:cs="Times New Roman"/>
          <w:sz w:val="28"/>
          <w:spacing w:val="50"/>
          <w:szCs w:val="28"/>
        </w:rPr>
        <w:t vyd:_id="vyd:0000000000002x" xml:space="preserve"> </w:t>
      </w:r>
      <w:r>
        <w:rPr>
          <w:rFonts w:cs="Times New Roman"/>
          <w:sz w:val="28"/>
          <w:szCs w:val="28"/>
        </w:rPr>
        <w:t vyd:_id="vyd:0000000000002w">Вып.</w:t>
      </w:r>
      <w:r>
        <w:rPr>
          <w:rFonts w:cs="Times New Roman"/>
          <w:sz w:val="28"/>
          <w:spacing w:val="50"/>
          <w:szCs w:val="28"/>
        </w:rPr>
        <w:t vyd:_id="vyd:0000000000002v" xml:space="preserve"> </w:t>
      </w:r>
      <w:r>
        <w:rPr>
          <w:rFonts w:cs="Times New Roman"/>
          <w:sz w:val="28"/>
          <w:szCs w:val="28"/>
        </w:rPr>
        <w:t vyd:_id="vyd:0000000000002u">II.</w:t>
      </w:r>
      <w:r>
        <w:rPr>
          <w:rFonts w:cs="Times New Roman"/>
          <w:sz w:val="28"/>
          <w:spacing w:val="50"/>
          <w:szCs w:val="28"/>
        </w:rPr>
        <w:t vyd:_id="vyd:0000000000002t" xml:space="preserve"> </w:t>
      </w:r>
      <w:r>
        <w:rPr>
          <w:rFonts w:cs="Times New Roman"/>
          <w:sz w:val="28"/>
          <w:szCs w:val="28"/>
        </w:rPr>
        <w:t vyd:_id="vyd:0000000000002s">—</w:t>
      </w:r>
      <w:r>
        <w:rPr>
          <w:rFonts w:cs="Times New Roman"/>
          <w:sz w:val="28"/>
          <w:spacing w:val="50"/>
          <w:szCs w:val="28"/>
        </w:rPr>
        <w:t vyd:_id="vyd:0000000000002r" xml:space="preserve"> </w:t>
      </w:r>
      <w:r>
        <w:rPr>
          <w:rFonts w:cs="Times New Roman"/>
          <w:sz w:val="28"/>
          <w:szCs w:val="28"/>
        </w:rPr>
        <w:t vyd:_id="vyd:0000000000002q">Санкт-Петербург: Изд-во юрид. книги</w:t>
      </w:r>
      <w:r>
        <w:rPr>
          <w:rFonts w:cs="Times New Roman"/>
          <w:sz w:val="28"/>
          <w:spacing w:val="-1"/>
          <w:szCs w:val="28"/>
        </w:rPr>
        <w:t vyd:_id="vyd:0000000000002p" xml:space="preserve"> </w:t>
      </w:r>
      <w:r>
        <w:rPr>
          <w:rFonts w:cs="Times New Roman"/>
          <w:sz w:val="28"/>
          <w:szCs w:val="28"/>
        </w:rPr>
        <w:t vyd:_id="vyd:0000000000002o">магазина</w:t>
      </w:r>
      <w:r>
        <w:rPr>
          <w:rFonts w:cs="Times New Roman"/>
          <w:sz w:val="28"/>
          <w:spacing w:val="-1"/>
          <w:szCs w:val="28"/>
        </w:rPr>
        <w:t vyd:_id="vyd:0000000000002n" xml:space="preserve"> </w:t>
      </w:r>
      <w:r>
        <w:rPr>
          <w:rFonts w:cs="Times New Roman"/>
          <w:sz w:val="28"/>
          <w:szCs w:val="28"/>
        </w:rPr>
        <w:t vyd:_id="vyd:0000000000002m">Н.К. Мартынова, 1896.</w:t>
      </w:r>
    </w:p>
    <w:p w14:paraId="55A5BE09" w14:textId="00BA61FA" w:rsidR="007832EF" w:rsidRPr="00321B78" w:rsidRDefault="00F13AF4" w:rsidP="00322E25" vyd:_id="vyd:0000000000002j">
      <w:pPr>
        <w:pStyle w:val="a3"/>
        <w:numPr>
          <w:ilvl w:val="0"/>
          <w:numId w:val="1"/>
        </w:numPr>
        <w:spacing w:line="360" w:lineRule="auto"/>
        <w:ind w:start="0" w:firstLine="709"/>
        <w:rPr>
          <w:rFonts w:cs="Times New Roman"/>
          <w:sz w:val="28"/>
          <w:szCs w:val="28"/>
        </w:rPr>
      </w:pPr>
      <w:r>
        <w:rPr>
          <w:rFonts w:cs="Times New Roman"/>
          <w:sz w:val="28"/>
          <w:szCs w:val="28"/>
        </w:rPr>
        <w:t vyd:_id="vyd:0000000000002k">Скрипилёв Е.А. Основы римского права. Конспект лекций. - 3-изд. - М.: ОСЬ-89. - 208 с. 2003.</w:t>
      </w:r>
    </w:p>
    <w:p w14:paraId="094D65BA" w14:textId="0BB22684" w:rsidR="00B95FE4" w:rsidRPr="00321B78" w:rsidRDefault="00B95FE4" w:rsidP="00322E25" vyd:_id="vyd:0000000000002h">
      <w:pPr>
        <w:pStyle w:val="a3"/>
        <w:numPr>
          <w:ilvl w:val="0"/>
          <w:numId w:val="1"/>
        </w:numPr>
        <w:spacing w:line="360" w:lineRule="auto"/>
        <w:ind w:start="0" w:firstLine="709"/>
        <w:rPr>
          <w:rFonts w:cs="Times New Roman"/>
          <w:sz w:val="28"/>
          <w:szCs w:val="28"/>
        </w:rPr>
      </w:pPr>
      <w:r>
        <w:rPr>
          <w:rFonts w:cs="Times New Roman"/>
          <w:sz w:val="28"/>
          <w:szCs w:val="28"/>
        </w:rPr>
        <w:t vyd:_id="vyd:0000000000002i">Лаевская Е.В. Нарушение принципа добросовестности участников гражданских правоотношений и злоупотребление правом: к вопросу о соотношении понятий / Е.В.Лаевская // Проблемы правового регулирования осуществления и защиты прав участников гражданских правоотношений: сб. науч. ст. / Ю.А. Амельченя [и др.]; под ред. О. А. Бакиновской. – Минск: Бизнесофсет, 2016. – С. 109-130.</w:t>
      </w:r>
    </w:p>
    <w:p w14:paraId="4C7C545E" w14:textId="72DC9669" w:rsidR="00AE76D5" w:rsidRPr="00321B78" w:rsidRDefault="00AE76D5" w:rsidP="00322E25" vyd:_id="vyd:0000000000002e">
      <w:pPr>
        <w:pStyle w:val="a3"/>
        <w:numPr>
          <w:ilvl w:val="0"/>
          <w:numId w:val="1"/>
        </w:numPr>
        <w:spacing w:line="360" w:lineRule="auto"/>
        <w:ind w:start="0" w:firstLine="709"/>
        <w:rPr>
          <w:rFonts w:cs="Times New Roman"/>
          <w:sz w:val="28"/>
          <w:szCs w:val="28"/>
        </w:rPr>
      </w:pPr>
      <w:bookmarkStart w:id="62" w:name="_Ref67824886" vyd:_id="vyd:0000000000002g"/>
      <w:bookmarkEnd w:id="62"/>
      <w:r>
        <w:rPr>
          <w:rFonts w:cs="Times New Roman"/>
          <w:sz w:val="28"/>
          <w:szCs w:val="28"/>
        </w:rPr>
        <w:t vyd:_id="vyd:0000000000002f">Луткова О.В. Доктрина добросовестного использования произведений в современном авторском праве США // Право. Журнал Высшей школы экономики. 2016. № 2. С. 186–199.</w:t>
      </w:r>
    </w:p>
    <w:p w14:paraId="7EE0C4A3" w14:textId="4DAB4FE7" w:rsidR="00A34E20" w:rsidRPr="00321B78" w:rsidRDefault="002D16B0" w:rsidP="00322E25" vyd:_id="vyd:00000000000025">
      <w:pPr>
        <w:pStyle w:val="a3"/>
        <w:numPr>
          <w:ilvl w:val="0"/>
          <w:numId w:val="1"/>
        </w:numPr>
        <w:spacing w:line="360" w:lineRule="auto"/>
        <w:ind w:start="0" w:firstLine="709"/>
        <w:rPr>
          <w:rFonts w:cs="Times New Roman"/>
          <w:sz w:val="28"/>
          <w:szCs w:val="28"/>
        </w:rPr>
      </w:pPr>
      <w:bookmarkStart w:id="63" w:name="_Ref67344930" vyd:_id="vyd:0000000000002d"/>
      <w:bookmarkEnd w:id="63"/>
      <w:r>
        <w:rPr>
          <w:rFonts w:cs="Times New Roman"/>
          <w:sz w:val="28"/>
          <w:szCs w:val="28"/>
        </w:rPr>
        <w:t vyd:_id="vyd:0000000000002c">Варвенко</w:t>
      </w:r>
      <w:r>
        <w:rPr>
          <w:rFonts w:cs="Times New Roman"/>
          <w:sz w:val="28"/>
          <w:szCs w:val="28"/>
        </w:rPr>
        <w:t vyd:_id="vyd:0000000000002b" xml:space="preserve"> А.С.</w:t>
      </w:r>
      <w:r>
        <w:rPr>
          <w:rFonts w:cs="Times New Roman"/>
          <w:sz w:val="28"/>
          <w:szCs w:val="28"/>
        </w:rPr>
        <w:t vyd:_id="vyd:0000000000002a" xml:space="preserve">, Желонкин </w:t>
      </w:r>
      <w:r>
        <w:rPr>
          <w:rFonts w:cs="Times New Roman"/>
          <w:sz w:val="28"/>
          <w:szCs w:val="28"/>
        </w:rPr>
        <w:t vyd:_id="vyd:00000000000029" xml:space="preserve">С.С. </w:t>
      </w:r>
      <w:r>
        <w:rPr>
          <w:rFonts w:cs="Times New Roman"/>
          <w:sz w:val="28"/>
          <w:szCs w:val="28"/>
        </w:rPr>
        <w:t vyd:_id="vyd:00000000000028" xml:space="preserve">и Жукавин </w:t>
      </w:r>
      <w:r>
        <w:rPr>
          <w:rFonts w:cs="Times New Roman"/>
          <w:sz w:val="28"/>
          <w:szCs w:val="28"/>
        </w:rPr>
        <w:t vyd:_id="vyd:00000000000027" xml:space="preserve">В.В. </w:t>
      </w:r>
      <w:r>
        <w:rPr>
          <w:rFonts w:cs="Times New Roman"/>
          <w:sz w:val="28"/>
          <w:szCs w:val="28"/>
        </w:rPr>
        <w:t vyd:_id="vyd:00000000000026">Теоретико-правовые положения о принципе добросовестности в гражданском праве. С.105-113.</w:t>
      </w:r>
    </w:p>
    <w:p w14:paraId="40253F36" w14:textId="37CFC58D" w:rsidR="00722A37" w:rsidRPr="00321B78" w:rsidRDefault="00722A37" w:rsidP="00CC1B84" vyd:_id="vyd:0000000000001w">
      <w:pPr>
        <w:pStyle w:val="a3"/>
        <w:numPr>
          <w:ilvl w:val="0"/>
          <w:numId w:val="1"/>
        </w:numPr>
        <w:spacing w:line="360" w:lineRule="auto"/>
        <w:ind w:start="0" w:firstLine="709"/>
        <w:rPr>
          <w:rFonts w:cs="Times New Roman"/>
          <w:sz w:val="28"/>
          <w:szCs w:val="28"/>
        </w:rPr>
      </w:pPr>
      <w:bookmarkStart w:id="64" w:name="_Ref67835507" vyd:_id="vyd:00000000000024"/>
      <w:bookmarkEnd w:id="64"/>
      <w:r>
        <w:rPr>
          <w:rFonts w:cs="Times New Roman"/>
          <w:sz w:val="28"/>
          <w:szCs w:val="28"/>
        </w:rPr>
        <w:t vyd:_id="vyd:00000000000023">Дехтяренко А.Я. В</w:t>
      </w:r>
      <w:r>
        <w:rPr>
          <w:rFonts w:cs="Times New Roman"/>
          <w:sz w:val="28"/>
          <w:szCs w:val="28"/>
        </w:rPr>
        <w:t vyd:_id="vyd:00000000000022" xml:space="preserve">лияние «гражданского кодекса французов» 1804 г. на политические и экономические процессы в </w:t>
      </w:r>
      <w:r>
        <w:rPr>
          <w:rFonts w:cs="Times New Roman"/>
          <w:sz w:val="28"/>
          <w:szCs w:val="28"/>
        </w:rPr>
        <w:t vyd:_id="vyd:00000000000021">Е</w:t>
      </w:r>
      <w:r>
        <w:rPr>
          <w:rFonts w:cs="Times New Roman"/>
          <w:sz w:val="28"/>
          <w:szCs w:val="28"/>
        </w:rPr>
        <w:t vyd:_id="vyd:00000000000020">вропе.</w:t>
      </w:r>
      <w:r>
        <w:rPr>
          <w:rFonts w:cs="Times New Roman"/>
          <w:sz w:val="28"/>
          <w:szCs w:val="28"/>
        </w:rPr>
        <w:t vyd:_id="vyd:0000000000001z" xml:space="preserve"> С. 143–146. </w:t>
      </w:r>
      <w:r>
        <w:fldChar w:fldCharType="begin" vyd:_id="vyd:0000000000001x"/>
      </w:r>
      <w:r>
        <w:instrText>HYPERLINK "https://elib.bsu.by/bitstream/123456789/224992/1/143-146.pdf"</w:instrText>
      </w:r>
      <w:r>
        <w:fldChar w:fldCharType="separate"/>
      </w:r>
      <w:r>
        <w:rPr>
          <w:rStyle w:val="ac"/>
          <w:rFonts w:cs="Times New Roman"/>
          <w:sz w:val="28"/>
          <w:szCs w:val="28"/>
        </w:rPr>
        <w:t vyd:_id="vyd:0000000000001y">https://elib.bsu.by/bitstream/123456789/224992/1/143-146.pdf</w:t>
      </w:r>
      <w:r>
        <w:fldChar w:fldCharType="end" vyd:_id="vyd:0000000000001x-end"/>
      </w:r>
    </w:p>
    <w:p w14:paraId="1711A19D" w14:textId="2D60F82B" w:rsidR="00C07AE7" w:rsidRPr="00321B78" w:rsidRDefault="00C07AE7" w:rsidP="00CC1B84" vyd:_id="vyd:0000000000001r">
      <w:pPr>
        <w:pStyle w:val="a3"/>
        <w:numPr>
          <w:ilvl w:val="0"/>
          <w:numId w:val="1"/>
        </w:numPr>
        <w:spacing w:line="360" w:lineRule="auto"/>
        <w:ind w:start="0" w:firstLine="709"/>
        <w:rPr>
          <w:rFonts w:cs="Times New Roman"/>
          <w:sz w:val="28"/>
          <w:szCs w:val="28"/>
        </w:rPr>
      </w:pPr>
      <w:bookmarkStart w:id="65" w:name="_Ref67835644" vyd:_id="vyd:0000000000001v"/>
      <w:bookmarkEnd w:id="65"/>
      <w:r>
        <w:rPr>
          <w:rFonts w:cs="Times New Roman"/>
          <w:sz w:val="28"/>
          <w:szCs w:val="28"/>
        </w:rPr>
        <w:t vyd:_id="vyd:0000000000001u" xml:space="preserve">Омельченко О. А. Всеобщая история государства и права: Учебник в 2 т. Издание третье, исправленное. Т. 1–М.: ТОН – Остожье, 2000. – С.528. </w:t>
      </w:r>
      <w:r>
        <w:fldChar w:fldCharType="begin" vyd:_id="vyd:0000000000001s"/>
      </w:r>
      <w:r>
        <w:instrText>HYPERLINK "https://vuzlit.ru/1176791/istochniki_struktura_grazhdanskogo_kodeksa_napoleona"</w:instrText>
      </w:r>
      <w:r>
        <w:fldChar w:fldCharType="separate"/>
      </w:r>
      <w:r>
        <w:rPr>
          <w:rStyle w:val="ac"/>
          <w:rFonts w:cs="Times New Roman"/>
          <w:sz w:val="28"/>
          <w:szCs w:val="28"/>
        </w:rPr>
        <w:t vyd:_id="vyd:0000000000001t">https://vuzlit.ru/1176791/istochniki_struktura_grazhdanskogo_kodeksa_napoleona</w:t>
      </w:r>
      <w:r>
        <w:fldChar w:fldCharType="end" vyd:_id="vyd:0000000000001s-end"/>
      </w:r>
    </w:p>
    <w:p w14:paraId="1CA9467D" w14:textId="7CDF8D4C" w:rsidR="005830F6" w:rsidRPr="00321B78" w:rsidRDefault="005830F6" w:rsidP="00CC1B84" vyd:_id="vyd:0000000000001g">
      <w:pPr>
        <w:pStyle w:val="a3"/>
        <w:numPr>
          <w:ilvl w:val="0"/>
          <w:numId w:val="1"/>
        </w:numPr>
        <w:spacing w:line="360" w:lineRule="auto"/>
        <w:ind w:start="0" w:firstLine="709"/>
        <w:rPr>
          <w:rFonts w:cs="Times New Roman"/>
          <w:sz w:val="28"/>
          <w:szCs w:val="28"/>
        </w:rPr>
      </w:pPr>
      <w:bookmarkStart w:id="66" w:name="_Ref67838275" vyd:_id="vyd:0000000000001q"/>
      <w:bookmarkEnd w:id="66"/>
      <w:r>
        <w:rPr>
          <w:rFonts w:cs="Times New Roman"/>
          <w:sz w:val="28"/>
          <w:szCs w:val="28"/>
        </w:rPr>
        <w:t vyd:_id="vyd:0000000000001p" xml:space="preserve">Маркс </w:t>
      </w:r>
      <w:r>
        <w:rPr>
          <w:rFonts w:cs="Times New Roman"/>
          <w:sz w:val="28"/>
          <w:szCs w:val="28"/>
        </w:rPr>
        <w:t vyd:_id="vyd:0000000000001o" xml:space="preserve">К. </w:t>
      </w:r>
      <w:r>
        <w:rPr>
          <w:rFonts w:cs="Times New Roman"/>
          <w:sz w:val="28"/>
          <w:szCs w:val="28"/>
        </w:rPr>
        <w:t vyd:_id="vyd:0000000000001n">и Энгельс</w:t>
      </w:r>
      <w:r>
        <w:rPr>
          <w:rFonts w:cs="Times New Roman"/>
          <w:sz w:val="28"/>
          <w:szCs w:val="28"/>
        </w:rPr>
        <w:t vyd:_id="vyd:0000000000001m" xml:space="preserve"> </w:t>
      </w:r>
      <w:r>
        <w:rPr>
          <w:rFonts w:cs="Times New Roman"/>
          <w:sz w:val="28"/>
          <w:szCs w:val="28"/>
        </w:rPr>
        <w:t vyd:_id="vyd:0000000000001l">Ф.</w:t>
      </w:r>
      <w:r>
        <w:rPr>
          <w:rFonts w:cs="Times New Roman"/>
          <w:sz w:val="28"/>
          <w:szCs w:val="28"/>
        </w:rPr>
        <w:t vyd:_id="vyd:0000000000001k" xml:space="preserve"> Соч., изд. 2, т. 21, С. </w:t>
      </w:r>
      <w:r>
        <w:rPr>
          <w:rFonts w:cs="Times New Roman"/>
          <w:sz w:val="28"/>
          <w:szCs w:val="28"/>
        </w:rPr>
        <w:t vyd:_id="vyd:0000000000001j">745</w:t>
      </w:r>
      <w:r>
        <w:rPr>
          <w:rFonts w:cs="Times New Roman"/>
          <w:sz w:val="28"/>
          <w:szCs w:val="28"/>
        </w:rPr>
        <w:t vyd:_id="vyd:0000000000001i">.</w:t>
      </w:r>
      <w:r>
        <w:rPr>
          <w:rFonts w:cs="Times New Roman"/>
          <w:sz w:val="28"/>
          <w:szCs w:val="28"/>
        </w:rPr>
        <w:t vyd:_id="vyd:0000000000001h" xml:space="preserve"> Государственное издательство политической литературы. Москва, 1961.</w:t>
      </w:r>
    </w:p>
    <w:p w14:paraId="7D7EEF78" w14:textId="1E19DE9A" w:rsidR="00CB46A1" w:rsidRPr="00321B78" w:rsidRDefault="00CB46A1" w:rsidP="00CC1B84" vyd:_id="vyd:0000000000001b">
      <w:pPr>
        <w:pStyle w:val="a3"/>
        <w:numPr>
          <w:ilvl w:val="0"/>
          <w:numId w:val="1"/>
        </w:numPr>
        <w:spacing w:line="360" w:lineRule="auto"/>
        <w:ind w:start="0" w:firstLine="709"/>
        <w:rPr>
          <w:rFonts w:cs="Times New Roman"/>
          <w:sz w:val="28"/>
          <w:szCs w:val="28"/>
        </w:rPr>
      </w:pPr>
      <w:bookmarkStart w:id="67" w:name="_Ref67839054" vyd:_id="vyd:0000000000001f"/>
      <w:bookmarkEnd w:id="67"/>
      <w:r>
        <w:rPr>
          <w:rFonts w:cs="Times New Roman"/>
          <w:sz w:val="28"/>
          <w:szCs w:val="28"/>
        </w:rPr>
        <w:t vyd:_id="vyd:0000000000001e">Липень С.В.</w:t>
      </w:r>
      <w:r>
        <w:rPr>
          <w:rFonts w:cs="Times New Roman"/>
          <w:sz w:val="28"/>
          <w:szCs w:val="28"/>
        </w:rPr>
        <w:t vyd:_id="vyd:0000000000001d" xml:space="preserve"> Отечественная цивилистика начала ХХ века и Кодекс Наполеона. Журнал российского права </w:t>
      </w:r>
      <w:r>
        <w:rPr>
          <w:rFonts w:cs="Times New Roman"/>
          <w:sz w:val="28"/>
          <w:szCs w:val="28"/>
        </w:rPr>
        <w:t vyd:_id="vyd:0000000000001c">№ 1–2015. С.74-81.</w:t>
      </w:r>
    </w:p>
    <w:p w14:paraId="617D8AA4" w14:textId="6111B137" w:rsidR="002C4749" w:rsidRDefault="002C4749" w:rsidP="00CC1B84" vyd:_id="vyd:00000000000018">
      <w:pPr>
        <w:pStyle w:val="a3"/>
        <w:numPr>
          <w:ilvl w:val="0"/>
          <w:numId w:val="1"/>
        </w:numPr>
        <w:spacing w:line="360" w:lineRule="auto"/>
        <w:ind w:start="0" w:firstLine="709"/>
        <w:rPr>
          <w:rFonts w:cs="Times New Roman"/>
          <w:sz w:val="28"/>
          <w:szCs w:val="28"/>
        </w:rPr>
      </w:pPr>
      <w:bookmarkStart w:id="68" w:name="_Ref68539394" vyd:_id="vyd:0000000000001a"/>
      <w:bookmarkEnd w:id="68"/>
      <w:r>
        <w:rPr>
          <w:rFonts w:cs="Times New Roman"/>
          <w:sz w:val="28"/>
          <w:szCs w:val="28"/>
        </w:rPr>
        <w:t vyd:_id="vyd:00000000000019">Ельникова Е.В. Правовые аспекты раздела земельного участка между супругами. «Семейное и жилищное право», 2018, №1.</w:t>
      </w:r>
    </w:p>
    <w:p w14:paraId="7EC882A3" w14:textId="085E040A" w:rsidR="00475CE2" w:rsidRDefault="00475CE2" w:rsidP="00CC1B84" vyd:_id="vyd:00000000000015">
      <w:pPr>
        <w:pStyle w:val="a3"/>
        <w:numPr>
          <w:ilvl w:val="0"/>
          <w:numId w:val="1"/>
        </w:numPr>
        <w:spacing w:line="360" w:lineRule="auto"/>
        <w:ind w:start="0" w:firstLine="709"/>
        <w:rPr>
          <w:rFonts w:cs="Times New Roman"/>
          <w:sz w:val="28"/>
          <w:szCs w:val="28"/>
        </w:rPr>
      </w:pPr>
      <w:bookmarkStart w:id="69" w:name="_Ref68722188" vyd:_id="vyd:00000000000017"/>
      <w:bookmarkEnd w:id="69"/>
      <w:r>
        <w:rPr>
          <w:rFonts w:cs="Times New Roman"/>
          <w:sz w:val="28"/>
          <w:szCs w:val="28"/>
        </w:rPr>
        <w:t vyd:_id="vyd:00000000000016">Бывальцева С. Г., Белых Л. А. Разграничение компетенции органов экологического надзора и прокуратуры в сфере охраны окружающей среды // Бизнес, Менеджмент и Право. 2013. № 1. С. 132—135.</w:t>
      </w:r>
    </w:p>
    <w:p w14:paraId="3DE74FF2" w14:textId="77777777" w:rsidR="00A77C03" w:rsidRDefault="007C53F6" w:rsidP="00A77C03" vyd:_id="vyd:0000000000000w">
      <w:pPr>
        <w:pStyle w:val="a3"/>
        <w:numPr>
          <w:ilvl w:val="0"/>
          <w:numId w:val="1"/>
        </w:numPr>
        <w:spacing w:line="360" w:lineRule="auto"/>
        <w:ind w:start="0" w:firstLine="709"/>
        <w:rPr>
          <w:rFonts w:cs="Times New Roman"/>
          <w:sz w:val="28"/>
          <w:szCs w:val="28"/>
        </w:rPr>
      </w:pPr>
      <w:bookmarkStart w:id="70" w:name="_Ref68725473" vyd:_id="vyd:00000000000014"/>
      <w:bookmarkEnd w:id="70"/>
      <w:r>
        <w:rPr>
          <w:rFonts w:cs="Times New Roman"/>
          <w:sz w:val="28"/>
          <w:szCs w:val="28"/>
        </w:rPr>
        <w:t vyd:_id="vyd:00000000000013">Амелин Р. В. Презумпция достоверности информации в государственных информационных системах // Изв. Сарат. ун-та. Нов. сер. Сер. Экономика. Управление. Право. 2017. Т. 17, вып. 4. С. 458–464. DOI: 10.18500/</w:t>
      </w:r>
      <w:r>
        <w:rPr>
          <w:rFonts w:cs="Times New Roman"/>
          <w:sz w:val="28"/>
          <w:szCs w:val="28"/>
        </w:rPr>
        <w:t vyd:_id="vyd:00000000000012">1994</w:t>
      </w:r>
      <w:r>
        <w:rPr>
          <w:rFonts w:cs="Times New Roman"/>
          <w:sz w:val="28"/>
          <w:szCs w:val="28"/>
        </w:rPr>
        <w:t vyd:_id="vyd:00000000000011">-</w:t>
      </w:r>
      <w:r>
        <w:rPr>
          <w:rFonts w:cs="Times New Roman"/>
          <w:sz w:val="28"/>
          <w:szCs w:val="28"/>
        </w:rPr>
        <w:t vyd:_id="vyd:00000000000010">2540</w:t>
      </w:r>
      <w:r>
        <w:rPr>
          <w:rFonts w:cs="Times New Roman"/>
          <w:sz w:val="28"/>
          <w:szCs w:val="28"/>
        </w:rPr>
        <w:t vyd:_id="vyd:0000000000000z">-2017-17-4-458-464.</w:t>
      </w:r>
      <w:bookmarkStart w:id="71" w:name="_Ref68725281" vyd:_id="vyd:0000000000000y"/>
      <w:bookmarkEnd w:id="71"/>
      <w:r>
        <w:rPr>
          <w:rFonts w:cs="Times New Roman"/>
          <w:sz w:val="28"/>
          <w:szCs w:val="28"/>
        </w:rPr>
        <w:t vyd:_id="vyd:0000000000000x" xml:space="preserve"> </w:t>
      </w:r>
    </w:p>
    <w:p w14:paraId="4A977B1A" w14:textId="3E3CCF3E" w:rsidR="00A77C03" w:rsidRDefault="00A77C03" w:rsidP="00A77C03" vyd:_id="vyd:0000000000000u">
      <w:pPr>
        <w:pStyle w:val="a3"/>
        <w:numPr>
          <w:ilvl w:val="0"/>
          <w:numId w:val="1"/>
        </w:numPr>
        <w:spacing w:line="360" w:lineRule="auto"/>
        <w:ind w:start="0" w:firstLine="709"/>
        <w:rPr>
          <w:rFonts w:cs="Times New Roman"/>
          <w:sz w:val="28"/>
          <w:szCs w:val="28"/>
        </w:rPr>
      </w:pPr>
      <w:r>
        <w:rPr>
          <w:rFonts w:cs="Times New Roman"/>
          <w:sz w:val="28"/>
          <w:szCs w:val="28"/>
        </w:rPr>
        <w:t vyd:_id="vyd:0000000000000v">Дорош М.П. Определение показателя достоверности кадастровой информации в Едином государственном реестре недвижимости / М.П. Дорош // Регулирование земельно-имущественных отношений в России: правовое и геопространственное обеспечение, оценка недвижимости, экология, технологические решения: сб. материалов Национальной научно-практической конференции, 14-15 декабря 2017 г., Новосибирск. В 2 ч. Ч. 1. – Новосибирск: СГУГиТ, 2018. – С. 10-16.</w:t>
      </w:r>
    </w:p>
    <w:p w14:paraId="19CD99A0" w14:textId="10D37E9C" w:rsidR="007C53F6" w:rsidRPr="00A77C03" w:rsidRDefault="00A77C03" w:rsidP="00A77C03" vyd:_id="vyd:0000000000000l">
      <w:pPr>
        <w:pStyle w:val="a3"/>
        <w:numPr>
          <w:ilvl w:val="0"/>
          <w:numId w:val="1"/>
        </w:numPr>
        <w:spacing w:line="360" w:lineRule="auto"/>
        <w:ind w:start="0" w:firstLine="709"/>
        <w:rPr>
          <w:rFonts w:cs="Times New Roman"/>
          <w:sz w:val="28"/>
          <w:szCs w:val="28"/>
        </w:rPr>
      </w:pPr>
      <w:bookmarkStart w:id="72" w:name="_Ref68725258" vyd:_id="vyd:0000000000000t"/>
      <w:bookmarkEnd w:id="72"/>
      <w:r>
        <w:rPr>
          <w:rFonts w:cs="Times New Roman"/>
          <w:sz w:val="28"/>
          <w:szCs w:val="28"/>
        </w:rPr>
        <w:t vyd:_id="vyd:0000000000000s">Дорош М.П. Диссертация на соискание ученой степени кандидата технических наук на тему «</w:t>
      </w:r>
      <w:r>
        <w:rPr>
          <w:rFonts w:cs="Times New Roman"/>
          <w:sz w:val="28"/>
          <w:szCs w:val="28"/>
        </w:rPr>
        <w:t vyd:_id="vyd:0000000000000r">Разработка методики повышения достоверности кадастровой информации в Едином государственном реестре</w:t>
      </w:r>
      <w:r>
        <w:rPr>
          <w:rFonts w:cs="Times New Roman"/>
          <w:sz w:val="28"/>
          <w:szCs w:val="28"/>
        </w:rPr>
        <w:t vyd:_id="vyd:0000000000000q" xml:space="preserve"> </w:t>
      </w:r>
      <w:r>
        <w:rPr>
          <w:rFonts w:cs="Times New Roman"/>
          <w:sz w:val="28"/>
          <w:szCs w:val="28"/>
        </w:rPr>
        <w:t vyd:_id="vyd:0000000000000p">недвижимости</w:t>
      </w:r>
      <w:r>
        <w:rPr>
          <w:rFonts w:cs="Times New Roman"/>
          <w:sz w:val="28"/>
          <w:szCs w:val="28"/>
        </w:rPr>
        <w:t vyd:_id="vyd:0000000000000o" xml:space="preserve">». </w:t>
      </w:r>
      <w:r>
        <w:rPr>
          <w:rFonts w:cs="Times New Roman"/>
          <w:sz w:val="28"/>
          <w:szCs w:val="28"/>
        </w:rPr>
        <w:t vyd:_id="vyd:0000000000000n">«Сибирский государственный универси-тет геосистем и технологий» (СГУГиТ)</w:t>
      </w:r>
      <w:r>
        <w:rPr>
          <w:rFonts w:cs="Times New Roman"/>
          <w:sz w:val="28"/>
          <w:szCs w:val="28"/>
        </w:rPr>
        <w:t vyd:_id="vyd:0000000000000m">. Новосибирск – 2018.</w:t>
      </w:r>
    </w:p>
    <w:p w14:paraId="6E3ECDD4" w14:textId="292595AD" w:rsidR="0027411F" w:rsidRPr="00321B78" w:rsidRDefault="0027411F" w:rsidP="00CC1B84" vyd:_id="vyd:0000000000000f">
      <w:pPr>
        <w:pStyle w:val="a3"/>
        <w:numPr>
          <w:ilvl w:val="0"/>
          <w:numId w:val="1"/>
        </w:numPr>
        <w:spacing w:line="360" w:lineRule="auto"/>
        <w:ind w:start="0" w:firstLine="709"/>
        <w:rPr>
          <w:rFonts w:cs="Times New Roman"/>
          <w:sz w:val="28"/>
          <w:szCs w:val="28"/>
        </w:rPr>
      </w:pPr>
      <w:bookmarkStart w:id="73" w:name="_Ref68109303" vyd:_id="vyd:0000000000000k"/>
      <w:bookmarkEnd w:id="73"/>
      <w:r>
        <w:rPr>
          <w:rFonts w:cs="Times New Roman"/>
          <w:sz w:val="28"/>
          <w:szCs w:val="28"/>
        </w:rPr>
        <w:t vyd:_id="vyd:0000000000000j" xml:space="preserve">Постановление Верховного Суда Российской Федерации от 23.06.2015 №25 «О применении судами некоторых положений раздела </w:t>
      </w:r>
      <w:r>
        <w:rPr>
          <w:rFonts w:cs="Times New Roman"/>
          <w:sz w:val="28"/>
          <w:lang w:val="en-US"/>
          <w:szCs w:val="28"/>
        </w:rPr>
        <w:t vyd:_id="vyd:0000000000000i">I</w:t>
      </w:r>
      <w:r>
        <w:rPr>
          <w:rFonts w:cs="Times New Roman"/>
          <w:sz w:val="28"/>
          <w:szCs w:val="28"/>
        </w:rPr>
        <w:t vyd:_id="vyd:0000000000000h" xml:space="preserve"> части первой Гражданского кодекса Российской Федерации». Консультант Плюс</w:t>
      </w:r>
      <w:r>
        <w:rPr>
          <w:rFonts w:cs="Times New Roman"/>
          <w:sz w:val="28"/>
          <w:szCs w:val="28"/>
        </w:rPr>
        <w:t vyd:_id="vyd:0000000000000g">.</w:t>
      </w:r>
    </w:p>
    <w:p w14:paraId="21EBE37E" w14:textId="3E408C01" w:rsidR="00CC6D2F" w:rsidRPr="00321B78" w:rsidRDefault="00CC6D2F" w:rsidP="00CC1B84" vyd:_id="vyd:0000000000000d">
      <w:pPr>
        <w:pStyle w:val="a3"/>
        <w:numPr>
          <w:ilvl w:val="0"/>
          <w:numId w:val="1"/>
        </w:numPr>
        <w:spacing w:line="360" w:lineRule="auto"/>
        <w:ind w:start="0" w:firstLine="709"/>
        <w:rPr>
          <w:rFonts w:cs="Times New Roman"/>
          <w:sz w:val="28"/>
          <w:szCs w:val="28"/>
        </w:rPr>
      </w:pPr>
      <w:r>
        <w:rPr>
          <w:rFonts w:cs="Times New Roman"/>
          <w:sz w:val="28"/>
          <w:szCs w:val="28"/>
        </w:rPr>
        <w:t vyd:_id="vyd:0000000000000e">Обзор судебной практики Верховного Суда Российской Федерации N 2 (2020) (утв. Президиумом Верховного Суда РФ 22.07.2020). Консультант Плюс.</w:t>
      </w:r>
    </w:p>
    <w:p w14:paraId="4D47E2CC" w14:textId="558D3F05" w:rsidR="00171578" w:rsidRPr="00321B78" w:rsidRDefault="00171578" w:rsidP="00CC1B84" vyd:_id="vyd:0000000000000b">
      <w:pPr>
        <w:pStyle w:val="a3"/>
        <w:numPr>
          <w:ilvl w:val="0"/>
          <w:numId w:val="1"/>
        </w:numPr>
        <w:spacing w:line="360" w:lineRule="auto"/>
        <w:ind w:start="0" w:firstLine="709"/>
        <w:rPr>
          <w:rFonts w:cs="Times New Roman"/>
          <w:sz w:val="28"/>
          <w:szCs w:val="28"/>
        </w:rPr>
      </w:pPr>
      <w:r>
        <w:rPr>
          <w:rFonts w:cs="Times New Roman"/>
          <w:sz w:val="28"/>
          <w:szCs w:val="28"/>
        </w:rPr>
        <w:t vyd:_id="vyd:0000000000000c">Постановление Пленума Верховного Суда Российской Федерации и Пленума Высшего Арбитражного Суда Российской Федерации от 29 апреля 2010 г. № 10/22 «О некоторых вопросах, возникающих в судебной практике при разрешении споров, связанных с защитой права собственности и других вещных прав». Консультант Плюс.</w:t>
      </w:r>
    </w:p>
    <w:p w14:paraId="1A8BE228" w14:textId="5F104C1C" w:rsidR="002E6EEF" w:rsidRPr="00321B78" w:rsidRDefault="002E6EEF" w:rsidP="00CC1B84" vyd:_id="vyd:00000000000007">
      <w:pPr>
        <w:pStyle w:val="a3"/>
        <w:numPr>
          <w:ilvl w:val="0"/>
          <w:numId w:val="1"/>
        </w:numPr>
        <w:spacing w:line="360" w:lineRule="auto"/>
        <w:ind w:start="0" w:firstLine="709"/>
        <w:rPr>
          <w:rFonts w:cs="Times New Roman"/>
          <w:sz w:val="28"/>
          <w:szCs w:val="28"/>
        </w:rPr>
      </w:pPr>
      <w:bookmarkStart w:id="74" w:name="_Ref68112651" vyd:_id="vyd:0000000000000a"/>
      <w:bookmarkEnd w:id="74"/>
      <w:r>
        <w:rPr>
          <w:rFonts w:cs="Times New Roman"/>
          <w:sz w:val="28"/>
          <w:szCs w:val="28"/>
        </w:rPr>
        <w:t vyd:_id="vyd:00000000000009" xml:space="preserve">Апелляционное определение </w:t>
      </w:r>
      <w:r>
        <w:rPr>
          <w:rFonts w:cs="Times New Roman"/>
          <w:sz w:val="28"/>
          <w:szCs w:val="28"/>
        </w:rPr>
        <w:t vyd:_id="vyd:00000000000008">Воронежского областного суда от 12.10.2017 по делу №33-7161/2017. Консультант Плюс.</w:t>
      </w:r>
    </w:p>
    <w:p w14:paraId="0F44B594" w14:textId="43BBD99E" w:rsidR="003C7E1D" w:rsidRPr="00321B78" w:rsidRDefault="003C7E1D" w:rsidP="00CC1B84" vyd:_id="vyd:00000000000004">
      <w:pPr>
        <w:pStyle w:val="a3"/>
        <w:numPr>
          <w:ilvl w:val="0"/>
          <w:numId w:val="1"/>
        </w:numPr>
        <w:spacing w:line="360" w:lineRule="auto"/>
        <w:ind w:start="0" w:firstLine="709"/>
        <w:rPr>
          <w:rFonts w:cs="Times New Roman"/>
          <w:sz w:val="28"/>
          <w:szCs w:val="28"/>
        </w:rPr>
      </w:pPr>
      <w:bookmarkStart w:id="75" w:name="_Ref68114017" vyd:_id="vyd:00000000000006"/>
      <w:bookmarkEnd w:id="75"/>
      <w:r>
        <w:rPr>
          <w:rFonts w:cs="Times New Roman"/>
          <w:sz w:val="28"/>
          <w:szCs w:val="28"/>
        </w:rPr>
        <w:t vyd:_id="vyd:00000000000005">Апелляционное определение Свердловского областного суда от 09.12.2016 по делу №33-20631/2016. Консультант Плюс.</w:t>
      </w:r>
    </w:p>
    <w:p w14:paraId="59A8D163" w14:textId="77777777" w:rsidR="00A77C03" w:rsidRPr="00321B78" w:rsidRDefault="00A77C03" vyd:_id="vyd:00000000000003">
      <w:pPr>
        <w:pStyle w:val="a3"/>
        <w:numPr>
          <w:ilvl w:val="0"/>
          <w:numId w:val="1"/>
        </w:numPr>
        <w:spacing w:line="360" w:lineRule="auto"/>
        <w:ind w:start="0" w:firstLine="709"/>
        <w:rPr>
          <w:rFonts w:cs="Times New Roman"/>
          <w:sz w:val="28"/>
          <w:szCs w:val="28"/>
        </w:rPr>
      </w:pPr>
    </w:p>
    <w:sectPr vyd:_id="vyd:00000000000002" w:rsidR="00A77C03" w:rsidRPr="00321B78" w:rsidSect="00951161">
      <w:footerReference r:id="rId22" w:type="default"/>
      <w:type w:val="nextPage"/>
      <w:pgSz w:w="11906" w:h="16838" w:orient="portrait"/>
      <w:pgMar w:top="1134" w:right="566" w:bottom="1276" w:left="1418" w:header="708" w:footer="708" w:gutter="0"/>
      <w:cols w:equalWidth="1" w:space="708" w:sep="0"/>
      <w:vAlign w:val="top"/>
      <w:titlePg w:val="1"/>
      <w:docGrid w:linePitch="360"/>
    </w:sectPr>
  </w:body>
</w:document>
</file>

<file path=word/endnotes.xml><?xml version="1.0" encoding="utf-8"?>
<w:endnotes xmlns:w14="http://schemas.microsoft.com/office/word/2010/wordml" xmlns:w15="http://schemas.microsoft.com/office/word/2012/wordml" xmlns:wp14="http://schemas.microsoft.com/office/word/2010/wordprocessingDrawing"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xmlns:w16cex="http://schemas.microsoft.com/office/word/2018/wordml/cex" mc:Ignorable="w14 w15 w16se w16cid w16 w16cex w16sdtdh wp14">
  <w:endnote w:type="separator" w:id="-1">
    <w:p w14:paraId="7D93328A" w14:textId="77777777" w:rsidR="00791F22" w:rsidRDefault="00791F22" w:rsidP="0002487F">
      <w:r>
        <w:separator/>
      </w:r>
    </w:p>
  </w:endnote>
  <w:endnote w:type="continuationSeparator" w:id="0">
    <w:p w14:paraId="08082B1C" w14:textId="77777777" w:rsidR="00791F22" w:rsidRDefault="00791F22" w:rsidP="0002487F">
      <w:r>
        <w:continuationSeparator/>
      </w:r>
    </w:p>
  </w:endnote>
  <w:endnote w:type="continuationNotice" w:id="1">
    <w:p w14:paraId="5C86D073" w14:textId="77777777" w:rsidR="00791F22" w:rsidRDefault="00791F22"/>
  </w:endnote>
</w:endnotes>
</file>

<file path=word/fontTable.xml><?xml version="1.0" encoding="utf-8"?>
<w:fonts xmlns:w16cex="http://schemas.microsoft.com/office/word/2018/wordml/cex" xmlns:w="http://schemas.openxmlformats.org/wordprocessingml/2006/main" xmlns:w15="http://schemas.microsoft.com/office/word/2012/wordml" xmlns:w14="http://schemas.microsoft.com/office/word/2010/wordml" xmlns:w16="http://schemas.microsoft.com/office/word/2018/wordml" xmlns:w16sdtdh="http://schemas.microsoft.com/office/word/2020/wordml/sdtdatahash" xmlns:mc="http://schemas.openxmlformats.org/markup-compatibility/2006" xmlns:w16se="http://schemas.microsoft.com/office/word/2015/wordml/symex" xmlns:w16cid="http://schemas.microsoft.com/office/word/2016/wordml/cid"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14="http://schemas.microsoft.com/office/word/2010/wordml" xmlns:w15="http://schemas.microsoft.com/office/word/2012/wordml" xmlns:wp14="http://schemas.microsoft.com/office/word/2010/wordprocessingDrawing"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xmlns:w16cex="http://schemas.microsoft.com/office/word/2018/wordml/cex" mc:Ignorable="w14 w15 w16se w16cid w16 w16cex w16sdtdh wp14">
  <w:sdt>
    <w:sdtPr>
      <w:id w:val="1214309246"/>
      <w:docPartObj>
        <w:docPartGallery w:val="Page Numbers (Bottom of Page)"/>
        <w:docPartUnique/>
      </w:docPartObj>
    </w:sdtPr>
    <w:sdtEndPr/>
    <w:sdtContent>
      <w:p w14:paraId="3CC8BAEC" w14:textId="52305B6E" w:rsidR="004600E4" w:rsidRDefault="004600E4">
        <w:pPr>
          <w:pStyle w:val="aa"/>
          <w:jc w:val="center"/>
        </w:pPr>
        <w:r>
          <w:fldChar w:fldCharType="begin"/>
        </w:r>
        <w:r>
          <w:instrText>PAGE   \* MERGEFORMAT</w:instrText>
        </w:r>
        <w:r>
          <w:fldChar w:fldCharType="separate"/>
        </w:r>
        <w:r>
          <w:rPr>
            <w:noProof/>
          </w:rPr>
          <w:t>132</w:t>
        </w:r>
        <w:r>
          <w:fldChar w:fldCharType="end"/>
        </w:r>
      </w:p>
    </w:sdtContent>
  </w:sdt>
  <w:p w14:paraId="2A14C028" w14:textId="77777777" w:rsidR="004600E4" w:rsidRDefault="004600E4">
    <w:pPr>
      <w:pStyle w:val="aa"/>
    </w:pPr>
  </w:p>
</w:ftr>
</file>

<file path=word/footnotes.xml><?xml version="1.0" encoding="utf-8"?>
<w:footnotes xmlns:w14="http://schemas.microsoft.com/office/word/2010/wordml" xmlns:w16="http://schemas.microsoft.com/office/word/2018/wordml" xmlns:w16sdtdh="http://schemas.microsoft.com/office/word/2020/wordml/sdtdatahash" xmlns:r="http://schemas.openxmlformats.org/officeDocument/2006/relationships" xmlns:w16cid="http://schemas.microsoft.com/office/word/2016/wordml/cid" xmlns:wp14="http://schemas.microsoft.com/office/word/2010/wordprocessingDrawing" xmlns:mc="http://schemas.openxmlformats.org/markup-compatibility/2006" xmlns:w="http://schemas.openxmlformats.org/wordprocessingml/2006/main" xmlns:w16se="http://schemas.microsoft.com/office/word/2015/wordml/symex" xmlns:w16cex="http://schemas.microsoft.com/office/word/2018/wordml/cex" xmlns:w15="http://schemas.microsoft.com/office/word/2012/wordml" mc:Ignorable="w14 w15 w16se w16cid w16 w16cex w16sdtdh wp14">
  <w:footnote w:type="separator" w:id="-1">
    <w:p w14:paraId="07937A8E" w14:textId="77777777" w:rsidR="00791F22" w:rsidRDefault="00791F22" w:rsidP="0002487F">
      <w:r>
        <w:separator/>
      </w:r>
    </w:p>
  </w:footnote>
  <w:footnote w:type="continuationSeparator" w:id="0">
    <w:p w14:paraId="5BEACBF5" w14:textId="77777777" w:rsidR="00791F22" w:rsidRDefault="00791F22" w:rsidP="0002487F">
      <w:r>
        <w:continuationSeparator/>
      </w:r>
    </w:p>
  </w:footnote>
  <w:footnote w:type="continuationNotice" w:id="1">
    <w:p w14:paraId="51173402" w14:textId="77777777" w:rsidR="00791F22" w:rsidRDefault="00791F22"/>
  </w:footnote>
  <w:footnote w:id="2">
    <w:p w14:paraId="680DC688" w14:textId="7791FDBB" w:rsidR="004600E4" w:rsidRPr="009C7F3D" w:rsidRDefault="004600E4" w:rsidP="00852B3F">
      <w:pPr>
        <w:pStyle w:val="a4"/>
        <w:rPr>
          <w:rFonts w:cs="Times New Roman"/>
        </w:rPr>
      </w:pPr>
      <w:r w:rsidRPr="009C7F3D">
        <w:rPr>
          <w:rStyle w:val="a6"/>
          <w:rFonts w:cs="Times New Roman"/>
          <w:b/>
          <w:bCs/>
        </w:rPr>
        <w:footnoteRef/>
      </w:r>
      <w:r w:rsidRPr="009C7F3D">
        <w:rPr>
          <w:rFonts w:cs="Times New Roman"/>
        </w:rPr>
        <w:t xml:space="preserve"> Н. Н. Латыпов, А. А. Вассерман «Страна премудрых пескарей» © ООО «Издательство АСТ».</w:t>
      </w:r>
    </w:p>
    <w:p w14:paraId="5D301468" w14:textId="73864591" w:rsidR="004600E4" w:rsidRPr="009C7F3D" w:rsidRDefault="004600E4" w:rsidP="00852B3F">
      <w:pPr>
        <w:pStyle w:val="a4"/>
        <w:rPr>
          <w:rFonts w:cs="Times New Roman"/>
        </w:rPr>
      </w:pPr>
    </w:p>
  </w:footnote>
  <w:footnote w:id="3">
    <w:p w14:paraId="6F854FBD"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Российская энциклопедия «Традиция» https://traditio.wiki/Совесть.</w:t>
      </w:r>
    </w:p>
  </w:footnote>
  <w:footnote w:id="4">
    <w:p w14:paraId="685105C9"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https://gufo.me/dict/brockhaus/Добросовестность. «Энциклопедический словарь Брокгауза и Ефрона»</w:t>
      </w:r>
    </w:p>
  </w:footnote>
  <w:footnote w:id="5">
    <w:p w14:paraId="0757E13D" w14:textId="15E99705"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Т.В. Соловьева «Принципы реализации постановлений высших судебных органов в гражданском судопроизводстве» </w:t>
      </w:r>
      <w:r w:rsidRPr="009C7F3D">
        <w:rPr>
          <w:rFonts w:cs="Times New Roman"/>
          <w:lang w:val="en-US"/>
        </w:rPr>
        <w:t>http</w:t>
      </w:r>
      <w:r w:rsidRPr="009C7F3D">
        <w:rPr>
          <w:rFonts w:cs="Times New Roman"/>
        </w:rPr>
        <w:t>://</w:t>
      </w:r>
      <w:r w:rsidRPr="009C7F3D">
        <w:rPr>
          <w:rFonts w:cs="Times New Roman"/>
          <w:lang w:val="en-US"/>
        </w:rPr>
        <w:t>of</w:t>
      </w:r>
      <w:r w:rsidRPr="009C7F3D">
        <w:rPr>
          <w:rFonts w:cs="Times New Roman"/>
        </w:rPr>
        <w:t>-</w:t>
      </w:r>
      <w:r w:rsidRPr="009C7F3D">
        <w:rPr>
          <w:rFonts w:cs="Times New Roman"/>
          <w:lang w:val="en-US"/>
        </w:rPr>
        <w:t>law</w:t>
      </w:r>
      <w:r w:rsidRPr="009C7F3D">
        <w:rPr>
          <w:rFonts w:cs="Times New Roman"/>
        </w:rPr>
        <w:t>.</w:t>
      </w:r>
      <w:r w:rsidRPr="009C7F3D">
        <w:rPr>
          <w:rFonts w:cs="Times New Roman"/>
          <w:lang w:val="en-US"/>
        </w:rPr>
        <w:t>ru</w:t>
      </w:r>
      <w:r w:rsidRPr="009C7F3D">
        <w:rPr>
          <w:rFonts w:cs="Times New Roman"/>
        </w:rPr>
        <w:t>/</w:t>
      </w:r>
      <w:r w:rsidRPr="009C7F3D">
        <w:rPr>
          <w:rFonts w:cs="Times New Roman"/>
          <w:lang w:val="en-US"/>
        </w:rPr>
        <w:t>stati</w:t>
      </w:r>
      <w:r w:rsidRPr="009C7F3D">
        <w:rPr>
          <w:rFonts w:cs="Times New Roman"/>
        </w:rPr>
        <w:t>/</w:t>
      </w:r>
      <w:r w:rsidRPr="009C7F3D">
        <w:rPr>
          <w:rFonts w:cs="Times New Roman"/>
          <w:lang w:val="en-US"/>
        </w:rPr>
        <w:t>printsipy</w:t>
      </w:r>
      <w:r w:rsidRPr="009C7F3D">
        <w:rPr>
          <w:rFonts w:cs="Times New Roman"/>
        </w:rPr>
        <w:t>-</w:t>
      </w:r>
      <w:r w:rsidRPr="009C7F3D">
        <w:rPr>
          <w:rFonts w:cs="Times New Roman"/>
          <w:lang w:val="en-US"/>
        </w:rPr>
        <w:t>realizatsii</w:t>
      </w:r>
      <w:r w:rsidRPr="009C7F3D">
        <w:rPr>
          <w:rFonts w:cs="Times New Roman"/>
        </w:rPr>
        <w:t>-</w:t>
      </w:r>
      <w:r w:rsidRPr="009C7F3D">
        <w:rPr>
          <w:rFonts w:cs="Times New Roman"/>
          <w:lang w:val="en-US"/>
        </w:rPr>
        <w:t>postanovlenij</w:t>
      </w:r>
      <w:r w:rsidRPr="009C7F3D">
        <w:rPr>
          <w:rFonts w:cs="Times New Roman"/>
        </w:rPr>
        <w:t>-</w:t>
      </w:r>
      <w:r w:rsidRPr="009C7F3D">
        <w:rPr>
          <w:rFonts w:cs="Times New Roman"/>
          <w:lang w:val="en-US"/>
        </w:rPr>
        <w:t>vysshikh</w:t>
      </w:r>
      <w:r w:rsidRPr="009C7F3D">
        <w:rPr>
          <w:rFonts w:cs="Times New Roman"/>
        </w:rPr>
        <w:t>-</w:t>
      </w:r>
      <w:r w:rsidRPr="009C7F3D">
        <w:rPr>
          <w:rFonts w:cs="Times New Roman"/>
          <w:lang w:val="en-US"/>
        </w:rPr>
        <w:t>sudebnykh</w:t>
      </w:r>
      <w:r w:rsidRPr="009C7F3D">
        <w:rPr>
          <w:rFonts w:cs="Times New Roman"/>
        </w:rPr>
        <w:t>-</w:t>
      </w:r>
      <w:r w:rsidRPr="009C7F3D">
        <w:rPr>
          <w:rFonts w:cs="Times New Roman"/>
          <w:lang w:val="en-US"/>
        </w:rPr>
        <w:t>organov</w:t>
      </w:r>
      <w:r w:rsidRPr="009C7F3D">
        <w:rPr>
          <w:rFonts w:cs="Times New Roman"/>
        </w:rPr>
        <w:t>-</w:t>
      </w:r>
      <w:r w:rsidRPr="009C7F3D">
        <w:rPr>
          <w:rFonts w:cs="Times New Roman"/>
          <w:lang w:val="en-US"/>
        </w:rPr>
        <w:t>v</w:t>
      </w:r>
      <w:r w:rsidRPr="009C7F3D">
        <w:rPr>
          <w:rFonts w:cs="Times New Roman"/>
        </w:rPr>
        <w:t xml:space="preserve">- </w:t>
      </w:r>
      <w:r w:rsidRPr="009C7F3D">
        <w:rPr>
          <w:rFonts w:cs="Times New Roman"/>
          <w:lang w:val="en-US"/>
        </w:rPr>
        <w:t>grazhdanskom</w:t>
      </w:r>
      <w:r w:rsidRPr="009C7F3D">
        <w:rPr>
          <w:rFonts w:cs="Times New Roman"/>
        </w:rPr>
        <w:t>-</w:t>
      </w:r>
      <w:r w:rsidRPr="009C7F3D">
        <w:rPr>
          <w:rFonts w:cs="Times New Roman"/>
          <w:lang w:val="en-US"/>
        </w:rPr>
        <w:t>sudoproizvodstve</w:t>
      </w:r>
      <w:r w:rsidRPr="009C7F3D">
        <w:rPr>
          <w:rFonts w:cs="Times New Roman"/>
        </w:rPr>
        <w:t>.</w:t>
      </w:r>
      <w:r w:rsidRPr="009C7F3D">
        <w:rPr>
          <w:rFonts w:cs="Times New Roman"/>
          <w:lang w:val="en-US"/>
        </w:rPr>
        <w:t>html</w:t>
      </w:r>
    </w:p>
  </w:footnote>
  <w:footnote w:id="6">
    <w:p w14:paraId="13E0B40C" w14:textId="5364EC8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Глава </w:t>
      </w:r>
      <w:r w:rsidRPr="009C7F3D">
        <w:rPr>
          <w:rFonts w:cs="Times New Roman"/>
          <w:lang w:val="en-US"/>
        </w:rPr>
        <w:t>XVI</w:t>
      </w:r>
      <w:r w:rsidRPr="009C7F3D">
        <w:rPr>
          <w:rFonts w:cs="Times New Roman"/>
        </w:rPr>
        <w:t xml:space="preserve"> «О поместных землях», статьи 4,5.</w:t>
      </w:r>
    </w:p>
  </w:footnote>
  <w:footnote w:id="7">
    <w:p w14:paraId="6249A2B7" w14:textId="62CC581A"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Там же, статьи 9,10.</w:t>
      </w:r>
    </w:p>
  </w:footnote>
  <w:footnote w:id="8">
    <w:p w14:paraId="4DD0290D" w14:textId="10A26D65"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Там же, статья 12</w:t>
      </w:r>
    </w:p>
  </w:footnote>
  <w:footnote w:id="9">
    <w:p w14:paraId="19B7A26A" w14:textId="330D3552"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Там же, статья 13</w:t>
      </w:r>
    </w:p>
  </w:footnote>
  <w:footnote w:id="10">
    <w:p w14:paraId="0B8AB23E" w14:textId="18F76F93"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Там же, статья 39</w:t>
      </w:r>
    </w:p>
  </w:footnote>
  <w:footnote w:id="11">
    <w:p w14:paraId="460D1E88" w14:textId="35AD373E"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Там же, статья 41.</w:t>
      </w:r>
    </w:p>
  </w:footnote>
  <w:footnote w:id="12">
    <w:p w14:paraId="727D6C6A" w14:textId="508F7392"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Л.Ю. Мхитарян «Деятельность совестных судов в дореволюционной России (на примере Пермской губернии)». Вестник Пермского университета. Юридические науки. Выпуск 1(23) 2014 г.</w:t>
      </w:r>
    </w:p>
    <w:p w14:paraId="3FE8E340" w14:textId="46CB172C" w:rsidR="004600E4" w:rsidRPr="009C7F3D" w:rsidRDefault="004600E4" w:rsidP="00852B3F">
      <w:pPr>
        <w:pStyle w:val="a4"/>
        <w:rPr>
          <w:rFonts w:cs="Times New Roman"/>
        </w:rPr>
      </w:pPr>
    </w:p>
  </w:footnote>
  <w:footnote w:id="13">
    <w:p w14:paraId="490F80DC" w14:textId="7476355E" w:rsidR="004600E4" w:rsidRPr="009C7F3D" w:rsidRDefault="004600E4" w:rsidP="00852B3F">
      <w:pPr>
        <w:pStyle w:val="a4"/>
        <w:rPr>
          <w:rFonts w:cs="Times New Roman"/>
        </w:rPr>
      </w:pPr>
      <w:r w:rsidRPr="009C7F3D">
        <w:rPr>
          <w:rStyle w:val="a6"/>
          <w:rFonts w:cs="Times New Roman"/>
        </w:rPr>
        <w:footnoteRef/>
      </w:r>
      <w:r w:rsidRPr="009C7F3D">
        <w:rPr>
          <w:rFonts w:cs="Times New Roman"/>
        </w:rPr>
        <w:t>Ключевский В.О. Русская история: полный курс лекций; в 3 кн. М., 1995. Кн. 3. 559 с. С. 305.</w:t>
      </w:r>
    </w:p>
  </w:footnote>
  <w:footnote w:id="14">
    <w:p w14:paraId="037177E7" w14:textId="2256506A"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Главное архивное управление при Кабинете Министров Республики Татарстан (ГАУ при КМ РТ). Казанский совестный суд (недоступная ссылка). Дата обращения: 17 марта 2021.</w:t>
      </w:r>
    </w:p>
  </w:footnote>
  <w:footnote w:id="15">
    <w:p w14:paraId="4EF0FD16" w14:textId="1B3BE78D"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Т.Г. Минеева «Суды справедливости в Англии </w:t>
      </w:r>
      <w:r w:rsidRPr="009C7F3D">
        <w:rPr>
          <w:rFonts w:cs="Times New Roman"/>
          <w:lang w:val="en-US"/>
        </w:rPr>
        <w:t>XIV</w:t>
      </w:r>
      <w:r w:rsidRPr="009C7F3D">
        <w:rPr>
          <w:rFonts w:cs="Times New Roman"/>
        </w:rPr>
        <w:t>-</w:t>
      </w:r>
      <w:r w:rsidRPr="009C7F3D">
        <w:rPr>
          <w:rFonts w:cs="Times New Roman"/>
          <w:lang w:val="en-US"/>
        </w:rPr>
        <w:t>XVI</w:t>
      </w:r>
      <w:r w:rsidRPr="009C7F3D">
        <w:rPr>
          <w:rFonts w:cs="Times New Roman"/>
        </w:rPr>
        <w:t xml:space="preserve"> веков». История. №4, 2005 г.</w:t>
      </w:r>
    </w:p>
  </w:footnote>
  <w:footnote w:id="16">
    <w:p w14:paraId="445E5B80" w14:textId="3AD1B384"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Например, еще Петром </w:t>
      </w:r>
      <w:r w:rsidRPr="009C7F3D">
        <w:rPr>
          <w:rFonts w:cs="Times New Roman"/>
          <w:lang w:val="en-US"/>
        </w:rPr>
        <w:t>I</w:t>
      </w:r>
      <w:r w:rsidRPr="009C7F3D">
        <w:rPr>
          <w:rFonts w:cs="Times New Roman"/>
        </w:rPr>
        <w:t xml:space="preserve"> указывалось, что необходимо использовать Лифляндское и Эстляндское право, как основу при осуществлении российских кодификационных работ общего уложения для всей Империи. </w:t>
      </w:r>
    </w:p>
  </w:footnote>
  <w:footnote w:id="17">
    <w:p w14:paraId="75938001" w14:textId="31E0F61D"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Маркс К., Энгельс Ф. Соч.Т. 6. С. 259—260.</w:t>
      </w:r>
    </w:p>
  </w:footnote>
  <w:footnote w:id="18">
    <w:p w14:paraId="202D948F" w14:textId="52F64E72"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Книга 5, Том Х.</w:t>
      </w:r>
    </w:p>
  </w:footnote>
  <w:footnote w:id="19">
    <w:p w14:paraId="731CE73E" w14:textId="06F05586"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Книга 7, Том </w:t>
      </w:r>
      <w:r w:rsidRPr="009C7F3D">
        <w:rPr>
          <w:rFonts w:cs="Times New Roman"/>
          <w:lang w:val="en-US"/>
        </w:rPr>
        <w:t>XIII</w:t>
      </w:r>
      <w:r w:rsidRPr="009C7F3D">
        <w:rPr>
          <w:rFonts w:cs="Times New Roman"/>
        </w:rPr>
        <w:t>, раздел 2.</w:t>
      </w:r>
    </w:p>
  </w:footnote>
  <w:footnote w:id="20">
    <w:p w14:paraId="4704A1E0" w14:textId="169CDD89"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Там же, раздел 3.</w:t>
      </w:r>
    </w:p>
  </w:footnote>
  <w:footnote w:id="21">
    <w:p w14:paraId="2D3E05B4" w14:textId="18E75E4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Федеральный закон от 08.03.2015 №42-ФЗ «О внесении изменений в часть первую Гражданского кодекса Российской Федерации».</w:t>
      </w:r>
    </w:p>
  </w:footnote>
  <w:footnote w:id="22">
    <w:p w14:paraId="1D91DA18" w14:textId="060D1F81"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Постановление Пленума Верховного Суда Российской Федерации от 4 марта 2021 №2 «О некоторых вопросах, возникающих в связи с применением судами антимонопольного законодательства»; Постановление Пленума Верховного Суда Российской Федерации от 23 июня 2015 №25 «О применении судами некоторых положений раздела </w:t>
      </w:r>
      <w:r w:rsidRPr="009C7F3D">
        <w:rPr>
          <w:rFonts w:cs="Times New Roman"/>
          <w:lang w:val="en-US"/>
        </w:rPr>
        <w:t>I</w:t>
      </w:r>
      <w:r w:rsidRPr="009C7F3D">
        <w:rPr>
          <w:rFonts w:cs="Times New Roman"/>
        </w:rPr>
        <w:t xml:space="preserve"> части первой Гражданского кодекса Российской Федерации».</w:t>
      </w:r>
    </w:p>
  </w:footnote>
  <w:footnote w:id="23">
    <w:p w14:paraId="36A9A90F" w14:textId="6991E2AF"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Конвенция по охране промышленной собственности, заключена в Париже 20 марта 1883 года.</w:t>
      </w:r>
    </w:p>
  </w:footnote>
  <w:footnote w:id="24">
    <w:p w14:paraId="4DA840A1" w14:textId="3328ED04"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 данным сайта новостного издания </w:t>
      </w:r>
      <w:r w:rsidRPr="009C7F3D">
        <w:rPr>
          <w:rFonts w:cs="Times New Roman"/>
          <w:lang w:val="en-US"/>
        </w:rPr>
        <w:t>Neftegaz</w:t>
      </w:r>
      <w:r w:rsidRPr="009C7F3D">
        <w:rPr>
          <w:rFonts w:cs="Times New Roman"/>
        </w:rPr>
        <w:t>.</w:t>
      </w:r>
      <w:r w:rsidRPr="009C7F3D">
        <w:rPr>
          <w:rFonts w:cs="Times New Roman"/>
          <w:lang w:val="en-US"/>
        </w:rPr>
        <w:t>ru</w:t>
      </w:r>
      <w:r w:rsidRPr="009C7F3D">
        <w:rPr>
          <w:rFonts w:cs="Times New Roman"/>
        </w:rPr>
        <w:t>, 1 июня 2020 года. Дата обращения: 1 октября 2020 года.</w:t>
      </w:r>
    </w:p>
  </w:footnote>
  <w:footnote w:id="25">
    <w:p w14:paraId="3F2CA54F"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В.А. Савельев «Справедливость (aequitas) и добросовестность (bona fides) в римском праве классического периода» Государство и право, 2014, №3, С.68.</w:t>
      </w:r>
    </w:p>
  </w:footnote>
  <w:footnote w:id="26">
    <w:p w14:paraId="2ECEB09A"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https://postnauka.ru/faq/36362 Д.В.Дождев «FAQ: Добросовестность».</w:t>
      </w:r>
    </w:p>
  </w:footnote>
  <w:footnote w:id="27">
    <w:p w14:paraId="4A59C2CF" w14:textId="77777777" w:rsidR="004600E4" w:rsidRPr="009C7F3D" w:rsidRDefault="004600E4" w:rsidP="00852B3F">
      <w:pPr>
        <w:pStyle w:val="a4"/>
        <w:rPr>
          <w:rFonts w:cs="Times New Roman"/>
          <w:lang w:val="en-US"/>
        </w:rPr>
      </w:pPr>
      <w:r w:rsidRPr="009C7F3D">
        <w:rPr>
          <w:rStyle w:val="a6"/>
          <w:rFonts w:cs="Times New Roman"/>
        </w:rPr>
        <w:footnoteRef/>
      </w:r>
      <w:r w:rsidRPr="009C7F3D">
        <w:rPr>
          <w:rFonts w:cs="Times New Roman"/>
        </w:rPr>
        <w:t xml:space="preserve"> Моммзен Т. История Рима. До битвы при Пинде. Т</w:t>
      </w:r>
      <w:r w:rsidRPr="009C7F3D">
        <w:rPr>
          <w:rFonts w:cs="Times New Roman"/>
          <w:lang w:val="en-US"/>
        </w:rPr>
        <w:t xml:space="preserve">.1. </w:t>
      </w:r>
      <w:r w:rsidRPr="009C7F3D">
        <w:rPr>
          <w:rFonts w:cs="Times New Roman"/>
        </w:rPr>
        <w:t>Спб</w:t>
      </w:r>
      <w:r w:rsidRPr="009C7F3D">
        <w:rPr>
          <w:rFonts w:cs="Times New Roman"/>
          <w:lang w:val="en-US"/>
        </w:rPr>
        <w:t xml:space="preserve">, 1994. </w:t>
      </w:r>
      <w:r w:rsidRPr="009C7F3D">
        <w:rPr>
          <w:rFonts w:cs="Times New Roman"/>
        </w:rPr>
        <w:t>С</w:t>
      </w:r>
      <w:r w:rsidRPr="009C7F3D">
        <w:rPr>
          <w:rFonts w:cs="Times New Roman"/>
          <w:lang w:val="en-US"/>
        </w:rPr>
        <w:t>. 37.</w:t>
      </w:r>
    </w:p>
  </w:footnote>
  <w:footnote w:id="28">
    <w:p w14:paraId="7093683F" w14:textId="77777777" w:rsidR="004600E4" w:rsidRPr="004600E4" w:rsidRDefault="004600E4" w:rsidP="00852B3F">
      <w:pPr>
        <w:pStyle w:val="a4"/>
        <w:rPr>
          <w:rFonts w:cs="Times New Roman"/>
        </w:rPr>
      </w:pPr>
      <w:r w:rsidRPr="009C7F3D">
        <w:rPr>
          <w:rStyle w:val="a6"/>
          <w:rFonts w:cs="Times New Roman"/>
        </w:rPr>
        <w:footnoteRef/>
      </w:r>
      <w:r w:rsidRPr="009C7F3D">
        <w:rPr>
          <w:rFonts w:cs="Times New Roman"/>
          <w:lang w:val="en-US"/>
        </w:rPr>
        <w:t xml:space="preserve"> Fraenkel E. Zur Geschichte des Wortes Fides. Roma, 1916. S. 187-199; Fraenkel. E. Kleine Beitrage zur Klassischen Philologie. BD</w:t>
      </w:r>
      <w:r w:rsidRPr="004600E4">
        <w:rPr>
          <w:rFonts w:cs="Times New Roman"/>
        </w:rPr>
        <w:t xml:space="preserve">.2. </w:t>
      </w:r>
      <w:r w:rsidRPr="009C7F3D">
        <w:rPr>
          <w:rFonts w:cs="Times New Roman"/>
          <w:lang w:val="en-US"/>
        </w:rPr>
        <w:t>Roma</w:t>
      </w:r>
      <w:r w:rsidRPr="004600E4">
        <w:rPr>
          <w:rFonts w:cs="Times New Roman"/>
        </w:rPr>
        <w:t xml:space="preserve">,1964. </w:t>
      </w:r>
      <w:r w:rsidRPr="009C7F3D">
        <w:rPr>
          <w:rFonts w:cs="Times New Roman"/>
          <w:lang w:val="en-US"/>
        </w:rPr>
        <w:t>S</w:t>
      </w:r>
      <w:r w:rsidRPr="004600E4">
        <w:rPr>
          <w:rFonts w:cs="Times New Roman"/>
        </w:rPr>
        <w:t>. 13-26.</w:t>
      </w:r>
    </w:p>
  </w:footnote>
  <w:footnote w:id="29">
    <w:p w14:paraId="62132C0D" w14:textId="77777777" w:rsidR="004600E4" w:rsidRPr="004600E4" w:rsidRDefault="004600E4" w:rsidP="00852B3F">
      <w:pPr>
        <w:pStyle w:val="a4"/>
        <w:rPr>
          <w:rFonts w:cs="Times New Roman"/>
        </w:rPr>
      </w:pPr>
      <w:r w:rsidRPr="009C7F3D">
        <w:rPr>
          <w:rStyle w:val="a6"/>
          <w:rFonts w:cs="Times New Roman"/>
        </w:rPr>
        <w:footnoteRef/>
      </w:r>
      <w:r w:rsidRPr="004600E4">
        <w:rPr>
          <w:rFonts w:cs="Times New Roman"/>
        </w:rPr>
        <w:t xml:space="preserve"> </w:t>
      </w:r>
      <w:r w:rsidRPr="009C7F3D">
        <w:rPr>
          <w:rFonts w:cs="Times New Roman"/>
          <w:lang w:val="en-US"/>
        </w:rPr>
        <w:t>Fraenkel</w:t>
      </w:r>
      <w:r w:rsidRPr="004600E4">
        <w:rPr>
          <w:rFonts w:cs="Times New Roman"/>
        </w:rPr>
        <w:t xml:space="preserve">. </w:t>
      </w:r>
      <w:r w:rsidRPr="009C7F3D">
        <w:rPr>
          <w:rFonts w:cs="Times New Roman"/>
          <w:lang w:val="en-US"/>
        </w:rPr>
        <w:t>E</w:t>
      </w:r>
      <w:r w:rsidRPr="004600E4">
        <w:rPr>
          <w:rFonts w:cs="Times New Roman"/>
        </w:rPr>
        <w:t xml:space="preserve">. </w:t>
      </w:r>
      <w:r w:rsidRPr="009C7F3D">
        <w:rPr>
          <w:rFonts w:cs="Times New Roman"/>
          <w:lang w:val="en-US"/>
        </w:rPr>
        <w:t>Ibid</w:t>
      </w:r>
      <w:r w:rsidRPr="004600E4">
        <w:rPr>
          <w:rFonts w:cs="Times New Roman"/>
        </w:rPr>
        <w:t xml:space="preserve">. </w:t>
      </w:r>
      <w:r w:rsidRPr="009C7F3D">
        <w:rPr>
          <w:rFonts w:cs="Times New Roman"/>
          <w:lang w:val="en-US"/>
        </w:rPr>
        <w:t>S</w:t>
      </w:r>
      <w:r w:rsidRPr="004600E4">
        <w:rPr>
          <w:rFonts w:cs="Times New Roman"/>
        </w:rPr>
        <w:t>.188.</w:t>
      </w:r>
    </w:p>
  </w:footnote>
  <w:footnote w:id="30">
    <w:p w14:paraId="148DCF9C" w14:textId="77777777" w:rsidR="004600E4" w:rsidRPr="009C7F3D" w:rsidRDefault="004600E4" w:rsidP="00852B3F">
      <w:pPr>
        <w:pStyle w:val="a4"/>
        <w:rPr>
          <w:rFonts w:cs="Times New Roman"/>
        </w:rPr>
      </w:pPr>
      <w:r w:rsidRPr="009C7F3D">
        <w:rPr>
          <w:rStyle w:val="a6"/>
          <w:rFonts w:cs="Times New Roman"/>
        </w:rPr>
        <w:footnoteRef/>
      </w:r>
      <w:r w:rsidRPr="004600E4">
        <w:rPr>
          <w:rFonts w:cs="Times New Roman"/>
        </w:rPr>
        <w:t xml:space="preserve"> </w:t>
      </w:r>
      <w:r w:rsidRPr="009C7F3D">
        <w:rPr>
          <w:rFonts w:cs="Times New Roman"/>
        </w:rPr>
        <w:t>И</w:t>
      </w:r>
      <w:r w:rsidRPr="004600E4">
        <w:rPr>
          <w:rFonts w:cs="Times New Roman"/>
        </w:rPr>
        <w:t>.</w:t>
      </w:r>
      <w:r w:rsidRPr="009C7F3D">
        <w:rPr>
          <w:rFonts w:cs="Times New Roman"/>
        </w:rPr>
        <w:t>Ю</w:t>
      </w:r>
      <w:r w:rsidRPr="004600E4">
        <w:rPr>
          <w:rFonts w:cs="Times New Roman"/>
        </w:rPr>
        <w:t xml:space="preserve">. </w:t>
      </w:r>
      <w:r w:rsidRPr="009C7F3D">
        <w:rPr>
          <w:rFonts w:cs="Times New Roman"/>
        </w:rPr>
        <w:t>Карлявин</w:t>
      </w:r>
      <w:r w:rsidRPr="004600E4">
        <w:rPr>
          <w:rFonts w:cs="Times New Roman"/>
        </w:rPr>
        <w:t xml:space="preserve"> «</w:t>
      </w:r>
      <w:r w:rsidRPr="009C7F3D">
        <w:rPr>
          <w:rFonts w:cs="Times New Roman"/>
        </w:rPr>
        <w:t>Методологическое</w:t>
      </w:r>
      <w:r w:rsidRPr="004600E4">
        <w:rPr>
          <w:rFonts w:cs="Times New Roman"/>
        </w:rPr>
        <w:t xml:space="preserve"> </w:t>
      </w:r>
      <w:r w:rsidRPr="009C7F3D">
        <w:rPr>
          <w:rFonts w:cs="Times New Roman"/>
        </w:rPr>
        <w:t>значение</w:t>
      </w:r>
      <w:r w:rsidRPr="004600E4">
        <w:rPr>
          <w:rFonts w:cs="Times New Roman"/>
        </w:rPr>
        <w:t xml:space="preserve"> </w:t>
      </w:r>
      <w:r w:rsidRPr="009C7F3D">
        <w:rPr>
          <w:rFonts w:cs="Times New Roman"/>
        </w:rPr>
        <w:t>категорий</w:t>
      </w:r>
      <w:r w:rsidRPr="004600E4">
        <w:rPr>
          <w:rFonts w:cs="Times New Roman"/>
        </w:rPr>
        <w:t xml:space="preserve"> </w:t>
      </w:r>
      <w:r w:rsidRPr="009C7F3D">
        <w:rPr>
          <w:rFonts w:cs="Times New Roman"/>
          <w:lang w:val="en-US"/>
        </w:rPr>
        <w:t>fides</w:t>
      </w:r>
      <w:r w:rsidRPr="004600E4">
        <w:rPr>
          <w:rFonts w:cs="Times New Roman"/>
        </w:rPr>
        <w:t xml:space="preserve"> (</w:t>
      </w:r>
      <w:r w:rsidRPr="009C7F3D">
        <w:rPr>
          <w:rFonts w:cs="Times New Roman"/>
        </w:rPr>
        <w:t>совесть</w:t>
      </w:r>
      <w:r w:rsidRPr="004600E4">
        <w:rPr>
          <w:rFonts w:cs="Times New Roman"/>
        </w:rPr>
        <w:t xml:space="preserve">) </w:t>
      </w:r>
      <w:r w:rsidRPr="009C7F3D">
        <w:rPr>
          <w:rFonts w:cs="Times New Roman"/>
        </w:rPr>
        <w:t>и</w:t>
      </w:r>
      <w:r w:rsidRPr="004600E4">
        <w:rPr>
          <w:rFonts w:cs="Times New Roman"/>
        </w:rPr>
        <w:t xml:space="preserve"> </w:t>
      </w:r>
      <w:r w:rsidRPr="009C7F3D">
        <w:rPr>
          <w:rFonts w:cs="Times New Roman"/>
          <w:lang w:val="en-US"/>
        </w:rPr>
        <w:t>bona</w:t>
      </w:r>
      <w:r w:rsidRPr="004600E4">
        <w:rPr>
          <w:rFonts w:cs="Times New Roman"/>
        </w:rPr>
        <w:t xml:space="preserve"> </w:t>
      </w:r>
      <w:r w:rsidRPr="009C7F3D">
        <w:rPr>
          <w:rFonts w:cs="Times New Roman"/>
          <w:lang w:val="en-US"/>
        </w:rPr>
        <w:t>fides</w:t>
      </w:r>
      <w:r w:rsidRPr="004600E4">
        <w:rPr>
          <w:rFonts w:cs="Times New Roman"/>
        </w:rPr>
        <w:t xml:space="preserve"> (</w:t>
      </w:r>
      <w:r w:rsidRPr="009C7F3D">
        <w:rPr>
          <w:rFonts w:cs="Times New Roman"/>
        </w:rPr>
        <w:t>добрая</w:t>
      </w:r>
      <w:r w:rsidRPr="004600E4">
        <w:rPr>
          <w:rFonts w:cs="Times New Roman"/>
        </w:rPr>
        <w:t xml:space="preserve"> </w:t>
      </w:r>
      <w:r w:rsidRPr="009C7F3D">
        <w:rPr>
          <w:rFonts w:cs="Times New Roman"/>
        </w:rPr>
        <w:t>совесть</w:t>
      </w:r>
      <w:r w:rsidRPr="004600E4">
        <w:rPr>
          <w:rFonts w:cs="Times New Roman"/>
        </w:rPr>
        <w:t xml:space="preserve">) </w:t>
      </w:r>
      <w:r w:rsidRPr="009C7F3D">
        <w:rPr>
          <w:rFonts w:cs="Times New Roman"/>
        </w:rPr>
        <w:t>в</w:t>
      </w:r>
      <w:r w:rsidRPr="004600E4">
        <w:rPr>
          <w:rFonts w:cs="Times New Roman"/>
        </w:rPr>
        <w:t xml:space="preserve"> </w:t>
      </w:r>
      <w:r w:rsidRPr="009C7F3D">
        <w:rPr>
          <w:rFonts w:cs="Times New Roman"/>
        </w:rPr>
        <w:t>римском</w:t>
      </w:r>
      <w:r w:rsidRPr="004600E4">
        <w:rPr>
          <w:rFonts w:cs="Times New Roman"/>
        </w:rPr>
        <w:t xml:space="preserve"> </w:t>
      </w:r>
      <w:r w:rsidRPr="009C7F3D">
        <w:rPr>
          <w:rFonts w:cs="Times New Roman"/>
        </w:rPr>
        <w:t>частном</w:t>
      </w:r>
      <w:r w:rsidRPr="004600E4">
        <w:rPr>
          <w:rFonts w:cs="Times New Roman"/>
        </w:rPr>
        <w:t xml:space="preserve"> </w:t>
      </w:r>
      <w:r w:rsidRPr="009C7F3D">
        <w:rPr>
          <w:rFonts w:cs="Times New Roman"/>
        </w:rPr>
        <w:t>праве</w:t>
      </w:r>
      <w:r w:rsidRPr="004600E4">
        <w:rPr>
          <w:rFonts w:cs="Times New Roman"/>
        </w:rPr>
        <w:t xml:space="preserve">» </w:t>
      </w:r>
      <w:r w:rsidRPr="009C7F3D">
        <w:rPr>
          <w:rFonts w:cs="Times New Roman"/>
          <w:lang w:val="en-US"/>
        </w:rPr>
        <w:t>Lex</w:t>
      </w:r>
      <w:r w:rsidRPr="004600E4">
        <w:rPr>
          <w:rFonts w:cs="Times New Roman"/>
        </w:rPr>
        <w:t xml:space="preserve"> </w:t>
      </w:r>
      <w:r w:rsidRPr="009C7F3D">
        <w:rPr>
          <w:rFonts w:cs="Times New Roman"/>
          <w:lang w:val="en-US"/>
        </w:rPr>
        <w:t>Russica</w:t>
      </w:r>
      <w:r w:rsidRPr="004600E4">
        <w:rPr>
          <w:rFonts w:cs="Times New Roman"/>
        </w:rPr>
        <w:t xml:space="preserve"> №1 (</w:t>
      </w:r>
      <w:r w:rsidRPr="009C7F3D">
        <w:rPr>
          <w:rFonts w:cs="Times New Roman"/>
        </w:rPr>
        <w:t>Том</w:t>
      </w:r>
      <w:r w:rsidRPr="004600E4">
        <w:rPr>
          <w:rFonts w:cs="Times New Roman"/>
        </w:rPr>
        <w:t xml:space="preserve"> </w:t>
      </w:r>
      <w:r w:rsidRPr="009C7F3D">
        <w:rPr>
          <w:rFonts w:cs="Times New Roman"/>
          <w:lang w:val="en-US"/>
        </w:rPr>
        <w:t>XCVIII</w:t>
      </w:r>
      <w:r w:rsidRPr="004600E4">
        <w:rPr>
          <w:rFonts w:cs="Times New Roman"/>
        </w:rPr>
        <w:t xml:space="preserve">) </w:t>
      </w:r>
      <w:r w:rsidRPr="009C7F3D">
        <w:rPr>
          <w:rFonts w:cs="Times New Roman"/>
        </w:rPr>
        <w:t>январь</w:t>
      </w:r>
      <w:r w:rsidRPr="004600E4">
        <w:rPr>
          <w:rFonts w:cs="Times New Roman"/>
        </w:rPr>
        <w:t xml:space="preserve"> 2015. </w:t>
      </w:r>
      <w:r w:rsidRPr="009C7F3D">
        <w:rPr>
          <w:rFonts w:cs="Times New Roman"/>
        </w:rPr>
        <w:t>С. 135.</w:t>
      </w:r>
    </w:p>
  </w:footnote>
  <w:footnote w:id="31">
    <w:p w14:paraId="1F6241D4"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D.5.1.53// Дигесты Юстиниана/перевод с латинского; отв. редактор Л.Л. Кофанов. Т.II. М., 2002. С.45.</w:t>
      </w:r>
    </w:p>
  </w:footnote>
  <w:footnote w:id="32">
    <w:p w14:paraId="178437A9"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D.3.5.38// Дигесты Юстиниана/перевод с латинского; отв. редактор Л.Л. Кофанов. Т.I. М., 2002. С.230.</w:t>
      </w:r>
    </w:p>
  </w:footnote>
  <w:footnote w:id="33">
    <w:p w14:paraId="46581979"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Нам К.В. «История принципа добросовестности (Treu und Glauben) до принятия Германского гражданского уложения» Lex Russica №5 (138) май 2018, С.98.</w:t>
      </w:r>
    </w:p>
  </w:footnote>
  <w:footnote w:id="34">
    <w:p w14:paraId="3CD610F2"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В.А. Савельев «Справедливость (aequitas) и добросовестность (bona fides) в римском праве классического периода» Государство и право, 2014, №3, С.63-72.</w:t>
      </w:r>
    </w:p>
  </w:footnote>
  <w:footnote w:id="35">
    <w:p w14:paraId="7B54F385"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lang w:val="en-US"/>
        </w:rPr>
        <w:t xml:space="preserve"> Voigt M. Das ius natural, aequm et bonum und ist gentium der Römer. </w:t>
      </w:r>
      <w:r w:rsidRPr="009C7F3D">
        <w:rPr>
          <w:rFonts w:cs="Times New Roman"/>
        </w:rPr>
        <w:t>Leipzig, 1856. S.583.</w:t>
      </w:r>
    </w:p>
  </w:footnote>
  <w:footnote w:id="36">
    <w:p w14:paraId="050F2CD5"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И.Ю. Карлявин «Методологическое значение категорий fides (совесть) и bona fides (добрая совесть) в римском частном праве» Lex Russica №1 (Том XCVIII) январь 2015. С. 137.</w:t>
      </w:r>
    </w:p>
  </w:footnote>
  <w:footnote w:id="37">
    <w:p w14:paraId="32379011"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Г.В.Вердиян «Морально-нравственная категория «добросовестность» в системе правовых понятий гражданского законодательства современной России» http://lib.convdocs.org/docs/index-175291.html</w:t>
      </w:r>
    </w:p>
  </w:footnote>
  <w:footnote w:id="38">
    <w:p w14:paraId="189EA7DB" w14:textId="77777777" w:rsidR="004600E4" w:rsidRPr="009C7F3D" w:rsidRDefault="004600E4" w:rsidP="00852B3F">
      <w:pPr>
        <w:pStyle w:val="a4"/>
        <w:rPr>
          <w:rFonts w:cs="Times New Roman"/>
          <w:lang w:val="en-US"/>
        </w:rPr>
      </w:pPr>
      <w:r w:rsidRPr="009C7F3D">
        <w:rPr>
          <w:rStyle w:val="a6"/>
          <w:rFonts w:cs="Times New Roman"/>
        </w:rPr>
        <w:footnoteRef/>
      </w:r>
      <w:r w:rsidRPr="009C7F3D">
        <w:rPr>
          <w:rFonts w:cs="Times New Roman"/>
        </w:rPr>
        <w:t xml:space="preserve"> И.Ю. Карлявин «Методологическое значение категорий fides (совесть) и bona fides (добрая совесть) в римском частном праве» Lex Russica №1 (Том XCVIII) январь 2015. С</w:t>
      </w:r>
      <w:r w:rsidRPr="009C7F3D">
        <w:rPr>
          <w:rFonts w:cs="Times New Roman"/>
          <w:lang w:val="en-US"/>
        </w:rPr>
        <w:t>.138</w:t>
      </w:r>
    </w:p>
  </w:footnote>
  <w:footnote w:id="39">
    <w:p w14:paraId="199A4192"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lang w:val="en-US"/>
        </w:rPr>
        <w:t xml:space="preserve"> Voigt M. Das ius natural, aequm et bonum und ist gentium der Römer. </w:t>
      </w:r>
      <w:r w:rsidRPr="009C7F3D">
        <w:rPr>
          <w:rFonts w:cs="Times New Roman"/>
        </w:rPr>
        <w:t>Leipzig, 1856. S. 586–587.</w:t>
      </w:r>
    </w:p>
  </w:footnote>
  <w:footnote w:id="40">
    <w:p w14:paraId="341FA94B"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https://vuzlit.ru/1306112/znachenie_dobrosovestnosti_grazhdanskom_prave «Добросовестность как принцип гражданского права».</w:t>
      </w:r>
    </w:p>
  </w:footnote>
  <w:footnote w:id="41">
    <w:p w14:paraId="1F6BE39C" w14:textId="0C989EBB"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Юридическую силу имел именно французский текст Кодекса. При этом, согласно Л.А. Кассо, он «соблюдался строже, нежели в самой Франции».</w:t>
      </w:r>
    </w:p>
  </w:footnote>
  <w:footnote w:id="42">
    <w:p w14:paraId="1B6696F6" w14:textId="3B2F6931"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В частности, профессор Свободного университета Берлина Буркхард Брайг в качестве примера приводит упаковку платья, приобретенного покупателем в магазине. https://zakon.ru/discussion/2012/9/27/dobrosovestnost_–_ne_norma_a_princip__rossijskie_i_germanskie_uchenye_prodemonstrirovali_razlichiya_ (дата обращения: 20.02.2021).</w:t>
      </w:r>
    </w:p>
  </w:footnote>
  <w:footnote w:id="43">
    <w:p w14:paraId="68B3249F"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Покровский И.А. «Основные проблемы гражданского права» Петроград, юридический книжный склад «Право», 1917 г. с.13</w:t>
      </w:r>
    </w:p>
  </w:footnote>
  <w:footnote w:id="44">
    <w:p w14:paraId="3B90C5DF" w14:textId="77777777" w:rsidR="004600E4" w:rsidRPr="009C7F3D" w:rsidRDefault="004600E4" w:rsidP="00852B3F">
      <w:pPr>
        <w:pStyle w:val="a4"/>
        <w:rPr>
          <w:rFonts w:cs="Times New Roman"/>
          <w:lang w:val="en-US"/>
        </w:rPr>
      </w:pPr>
      <w:r w:rsidRPr="009C7F3D">
        <w:rPr>
          <w:rStyle w:val="a6"/>
          <w:rFonts w:cs="Times New Roman"/>
        </w:rPr>
        <w:footnoteRef/>
      </w:r>
      <w:r w:rsidRPr="009C7F3D">
        <w:rPr>
          <w:rFonts w:cs="Times New Roman"/>
          <w:lang w:val="en-US"/>
        </w:rPr>
        <w:t xml:space="preserve"> Ruthers B. Die unbegrenzte Auslegung. Zum Wandel der Privatrechtsordnung im Nationalsozialismus. 6. Aufl. Tubingen: MohrSiebeck, 2005.</w:t>
      </w:r>
    </w:p>
  </w:footnote>
  <w:footnote w:id="45">
    <w:p w14:paraId="770807D2" w14:textId="35383689" w:rsidR="004600E4" w:rsidRPr="009C7F3D" w:rsidRDefault="004600E4" w:rsidP="00852B3F">
      <w:pPr>
        <w:pStyle w:val="a4"/>
        <w:rPr>
          <w:rFonts w:cs="Times New Roman"/>
          <w:lang w:val="en-US"/>
        </w:rPr>
      </w:pPr>
      <w:r w:rsidRPr="009C7F3D">
        <w:rPr>
          <w:rStyle w:val="a6"/>
          <w:rFonts w:cs="Times New Roman"/>
        </w:rPr>
        <w:footnoteRef/>
      </w:r>
      <w:r w:rsidRPr="009C7F3D">
        <w:rPr>
          <w:rFonts w:cs="Times New Roman"/>
          <w:lang w:val="en-US"/>
        </w:rPr>
        <w:t xml:space="preserve"> Williams &amp; Wilkins v. U.S., 420 U.S. Supreme Court, 1975 // </w:t>
      </w:r>
      <w:hyperlink r:id="rId1" w:history="1">
        <w:r w:rsidRPr="009C7F3D">
          <w:rPr>
            <w:rStyle w:val="ac"/>
            <w:rFonts w:cs="Times New Roman"/>
            <w:lang w:val="en-US"/>
          </w:rPr>
          <w:t>https://supreme.justia.com/cases/federal/us/420/376/</w:t>
        </w:r>
      </w:hyperlink>
      <w:r w:rsidRPr="009C7F3D">
        <w:rPr>
          <w:rFonts w:cs="Times New Roman"/>
          <w:lang w:val="en-US"/>
        </w:rPr>
        <w:t xml:space="preserve"> (</w:t>
      </w:r>
      <w:r w:rsidRPr="009C7F3D">
        <w:rPr>
          <w:rFonts w:cs="Times New Roman"/>
        </w:rPr>
        <w:t>дата</w:t>
      </w:r>
      <w:r w:rsidRPr="009C7F3D">
        <w:rPr>
          <w:rFonts w:cs="Times New Roman"/>
          <w:lang w:val="en-US"/>
        </w:rPr>
        <w:t xml:space="preserve"> </w:t>
      </w:r>
      <w:r w:rsidRPr="009C7F3D">
        <w:rPr>
          <w:rFonts w:cs="Times New Roman"/>
        </w:rPr>
        <w:t>обращения</w:t>
      </w:r>
      <w:r w:rsidRPr="009C7F3D">
        <w:rPr>
          <w:rFonts w:cs="Times New Roman"/>
          <w:lang w:val="en-US"/>
        </w:rPr>
        <w:t>: 20.02.2021)</w:t>
      </w:r>
    </w:p>
  </w:footnote>
  <w:footnote w:id="46">
    <w:p w14:paraId="0A0BCFAE"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w:t>
      </w:r>
      <w:r w:rsidRPr="009C7F3D">
        <w:rPr>
          <w:rFonts w:cs="Times New Roman"/>
          <w:bCs/>
        </w:rPr>
        <w:t>Подпункт «г» пункта 1 перечня поручений Президента Российской Федерации по итогам специальной программы «Прямая линия с В.В. Путиным» от 15.06.2017 № Пр-1180.</w:t>
      </w:r>
    </w:p>
  </w:footnote>
  <w:footnote w:id="47">
    <w:p w14:paraId="022AEDED" w14:textId="77777777" w:rsidR="004600E4" w:rsidRPr="009C7F3D" w:rsidRDefault="004600E4" w:rsidP="00852B3F">
      <w:pPr>
        <w:pStyle w:val="a4"/>
        <w:rPr>
          <w:rFonts w:cs="Times New Roman"/>
          <w:bCs/>
        </w:rPr>
      </w:pPr>
      <w:r w:rsidRPr="009C7F3D">
        <w:rPr>
          <w:rStyle w:val="a6"/>
          <w:rFonts w:cs="Times New Roman"/>
        </w:rPr>
        <w:footnoteRef/>
      </w:r>
      <w:r w:rsidRPr="009C7F3D">
        <w:rPr>
          <w:rFonts w:cs="Times New Roman"/>
        </w:rPr>
        <w:t xml:space="preserve"> </w:t>
      </w:r>
      <w:r w:rsidRPr="009C7F3D">
        <w:rPr>
          <w:rFonts w:cs="Times New Roman"/>
          <w:bCs/>
        </w:rPr>
        <w:t>Пункт 1 перечня поручений по итогам совещания Президента Российской Федерации с членами Правительства Российской Федерации от 22.06.2017 № Пр-1329.</w:t>
      </w:r>
    </w:p>
  </w:footnote>
  <w:footnote w:id="48">
    <w:p w14:paraId="43F65AEA"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Определение Верховного Суда РФ от 29.01.2019 № 9-КГ18-19.</w:t>
      </w:r>
    </w:p>
  </w:footnote>
  <w:footnote w:id="49">
    <w:p w14:paraId="5D0A973A"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Статья 222 Гражданского кодекса Российской Федерации «Самовольная постройка».</w:t>
      </w:r>
    </w:p>
  </w:footnote>
  <w:footnote w:id="50">
    <w:p w14:paraId="7A588334"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Статья 32 </w:t>
      </w:r>
      <w:r w:rsidRPr="009C7F3D">
        <w:rPr>
          <w:rFonts w:eastAsia="Times New Roman" w:cs="Times New Roman"/>
          <w:bCs/>
          <w:lang w:eastAsia="ru-RU"/>
        </w:rPr>
        <w:t>Федерального закона от 31.03.1999 № 69-ФЗ «О газоснабжении в Российской Федерации»</w:t>
      </w:r>
      <w:r w:rsidRPr="009C7F3D">
        <w:rPr>
          <w:rFonts w:cs="Times New Roman"/>
        </w:rPr>
        <w:t>.</w:t>
      </w:r>
    </w:p>
  </w:footnote>
  <w:footnote w:id="51">
    <w:p w14:paraId="30AE5AC0"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w:t>
      </w:r>
      <w:r w:rsidRPr="009C7F3D">
        <w:rPr>
          <w:rFonts w:cs="Times New Roman"/>
          <w:bCs/>
        </w:rPr>
        <w:t>Пункт 21 статьи 106 Земельного кодекса Российской Федерации.</w:t>
      </w:r>
    </w:p>
  </w:footnote>
  <w:footnote w:id="52">
    <w:p w14:paraId="2BDC5124"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w:t>
      </w:r>
      <w:r w:rsidRPr="009C7F3D">
        <w:rPr>
          <w:rFonts w:cs="Times New Roman"/>
          <w:bCs/>
        </w:rPr>
        <w:t>Пункт 7 статьи 107 Земельного кодекса Российской Федерации.</w:t>
      </w:r>
    </w:p>
  </w:footnote>
  <w:footnote w:id="53">
    <w:p w14:paraId="3E21A04E"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w:t>
      </w:r>
      <w:r w:rsidRPr="009C7F3D">
        <w:rPr>
          <w:rFonts w:cs="Times New Roman"/>
          <w:bCs/>
        </w:rPr>
        <w:t>Части 27, 28 статьи 26 Закона №342-ФЗ.</w:t>
      </w:r>
    </w:p>
  </w:footnote>
  <w:footnote w:id="54">
    <w:p w14:paraId="2B0F9C17"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В частности:</w:t>
      </w:r>
    </w:p>
    <w:p w14:paraId="10E3EA56" w14:textId="77777777" w:rsidR="004600E4" w:rsidRPr="009C7F3D" w:rsidRDefault="004600E4" w:rsidP="00852B3F">
      <w:pPr>
        <w:pStyle w:val="a4"/>
        <w:rPr>
          <w:rFonts w:cs="Times New Roman"/>
          <w:bCs/>
        </w:rPr>
      </w:pPr>
      <w:r w:rsidRPr="009C7F3D">
        <w:rPr>
          <w:rFonts w:cs="Times New Roman"/>
        </w:rPr>
        <w:t xml:space="preserve">- </w:t>
      </w:r>
      <w:r w:rsidRPr="009C7F3D">
        <w:rPr>
          <w:rFonts w:cs="Times New Roman"/>
          <w:bCs/>
        </w:rPr>
        <w:t xml:space="preserve">использование земельного участка в соответствии с ранее установленным видом разрешенного использования для целей, не связанных со строительством (реконструкцией) ОКС; </w:t>
      </w:r>
    </w:p>
    <w:p w14:paraId="12A19FC4" w14:textId="77777777" w:rsidR="004600E4" w:rsidRPr="009C7F3D" w:rsidRDefault="004600E4" w:rsidP="00852B3F">
      <w:pPr>
        <w:pStyle w:val="a4"/>
        <w:rPr>
          <w:rFonts w:cs="Times New Roman"/>
          <w:bCs/>
        </w:rPr>
      </w:pPr>
      <w:r w:rsidRPr="009C7F3D">
        <w:rPr>
          <w:rFonts w:cs="Times New Roman"/>
          <w:bCs/>
        </w:rPr>
        <w:t xml:space="preserve">- строительство (реконструкция) ОКС на основании разрешений на строительство, выданных до дня официального опубликования Закона №342-ФЗ, или в случае начала строительства, реконструкции ОКС до дня официального опубликования Закона №342-ФЗ, если не требуется выдача разрешения на строительство; </w:t>
      </w:r>
    </w:p>
    <w:p w14:paraId="5D7AD05C" w14:textId="77777777" w:rsidR="004600E4" w:rsidRPr="009C7F3D" w:rsidRDefault="004600E4" w:rsidP="00852B3F">
      <w:pPr>
        <w:pStyle w:val="a4"/>
        <w:rPr>
          <w:rFonts w:cs="Times New Roman"/>
          <w:bCs/>
        </w:rPr>
      </w:pPr>
      <w:r w:rsidRPr="009C7F3D">
        <w:rPr>
          <w:rFonts w:cs="Times New Roman"/>
          <w:bCs/>
        </w:rPr>
        <w:t>- использование зданий, сооружений, права на которые возникли у граждан или юридических лиц до дня официального опубликования Закона №342-ФЗ  или которые построены, реконструированы на основании разрешений на строительство, выданных до указанной даты, в соответствии с их видом разрешенного использования (назначения).</w:t>
      </w:r>
    </w:p>
  </w:footnote>
  <w:footnote w:id="55">
    <w:p w14:paraId="056E84FB" w14:textId="77777777" w:rsidR="004600E4" w:rsidRPr="009C7F3D" w:rsidRDefault="004600E4" w:rsidP="00D74378">
      <w:pPr>
        <w:pStyle w:val="a4"/>
        <w:rPr>
          <w:rFonts w:cs="Times New Roman"/>
        </w:rPr>
      </w:pPr>
      <w:r w:rsidRPr="009C7F3D">
        <w:rPr>
          <w:rStyle w:val="a6"/>
          <w:rFonts w:cs="Times New Roman"/>
        </w:rPr>
        <w:footnoteRef/>
      </w:r>
      <w:r w:rsidRPr="009C7F3D">
        <w:rPr>
          <w:rFonts w:cs="Times New Roman"/>
        </w:rPr>
        <w:t xml:space="preserve"> </w:t>
      </w:r>
      <w:r w:rsidRPr="009C7F3D">
        <w:rPr>
          <w:rFonts w:cs="Times New Roman"/>
          <w:bCs/>
        </w:rPr>
        <w:t>Подпункт «г» пункта 1 перечня поручений Президента Российской Федерации по итогам специальной программы «Прямая линия с В.В. Путиным» от 15 июня 2017 года № Пр-1180.</w:t>
      </w:r>
    </w:p>
  </w:footnote>
  <w:footnote w:id="56">
    <w:p w14:paraId="7BF03598" w14:textId="77777777" w:rsidR="004600E4" w:rsidRPr="009C7F3D" w:rsidRDefault="004600E4" w:rsidP="00D74378">
      <w:pPr>
        <w:pStyle w:val="a4"/>
        <w:rPr>
          <w:rFonts w:cs="Times New Roman"/>
          <w:bCs/>
        </w:rPr>
      </w:pPr>
      <w:r w:rsidRPr="009C7F3D">
        <w:rPr>
          <w:rStyle w:val="a6"/>
          <w:rFonts w:cs="Times New Roman"/>
        </w:rPr>
        <w:footnoteRef/>
      </w:r>
      <w:r w:rsidRPr="009C7F3D">
        <w:rPr>
          <w:rFonts w:cs="Times New Roman"/>
        </w:rPr>
        <w:t xml:space="preserve"> </w:t>
      </w:r>
      <w:r w:rsidRPr="009C7F3D">
        <w:rPr>
          <w:rFonts w:cs="Times New Roman"/>
          <w:bCs/>
        </w:rPr>
        <w:t>Пункт 1 перечня поручений по итогам совещания Президента Российской Федерации с членами Правительства Российской Федерации от 22 июня 2017 года № Пр-1329.</w:t>
      </w:r>
    </w:p>
  </w:footnote>
  <w:footnote w:id="57">
    <w:p w14:paraId="49451310" w14:textId="77777777" w:rsidR="004600E4" w:rsidRPr="009C7F3D" w:rsidRDefault="004600E4" w:rsidP="00D74378">
      <w:pPr>
        <w:pStyle w:val="a4"/>
        <w:rPr>
          <w:rFonts w:cs="Times New Roman"/>
          <w:bCs/>
        </w:rPr>
      </w:pPr>
      <w:r w:rsidRPr="009C7F3D">
        <w:rPr>
          <w:rStyle w:val="a6"/>
          <w:rFonts w:cs="Times New Roman"/>
        </w:rPr>
        <w:footnoteRef/>
      </w:r>
      <w:r w:rsidRPr="009C7F3D">
        <w:rPr>
          <w:rFonts w:cs="Times New Roman"/>
        </w:rPr>
        <w:t xml:space="preserve"> </w:t>
      </w:r>
      <w:r w:rsidRPr="009C7F3D">
        <w:rPr>
          <w:rFonts w:cs="Times New Roman"/>
          <w:bCs/>
        </w:rPr>
        <w:t>Законом № 342-ФЗ введена новая глава в Земельный кодекс Российской Федерации о правовом регулировании ЗОУИТ. Им устанавливается единый правовой режим для таких зон, в частности закреплены цели их установления, исчерпывающий перечень, а также определены общий порядок изменения и прекращения их существования.</w:t>
      </w:r>
    </w:p>
    <w:p w14:paraId="79F9169D" w14:textId="77777777" w:rsidR="004600E4" w:rsidRPr="009C7F3D" w:rsidRDefault="004600E4" w:rsidP="00D74378">
      <w:pPr>
        <w:pStyle w:val="a4"/>
        <w:rPr>
          <w:rFonts w:cs="Times New Roman"/>
          <w:bCs/>
        </w:rPr>
      </w:pPr>
      <w:r w:rsidRPr="009C7F3D">
        <w:rPr>
          <w:rFonts w:cs="Times New Roman"/>
          <w:bCs/>
        </w:rPr>
        <w:t>В связи с принятием Закона № 342-ФЗ установлена обязанность органа регистрации прав уведомлять правообладателей земельных участков и объектов недвижимого имущества, расположенных в границах ЗОУИТ, о внесении сведений о ЗОУИТ в ЕГРН.</w:t>
      </w:r>
    </w:p>
    <w:p w14:paraId="63E58204" w14:textId="77777777" w:rsidR="004600E4" w:rsidRPr="009C7F3D" w:rsidRDefault="004600E4" w:rsidP="00D74378">
      <w:pPr>
        <w:pStyle w:val="a4"/>
        <w:rPr>
          <w:rFonts w:cs="Times New Roman"/>
          <w:bCs/>
        </w:rPr>
      </w:pPr>
      <w:r w:rsidRPr="009C7F3D">
        <w:rPr>
          <w:rFonts w:cs="Times New Roman"/>
          <w:bCs/>
        </w:rPr>
        <w:t xml:space="preserve">Также установлена возможность выкупа объекта недвижимости, если он находится в ЗОУИТ, установленной до дня вступления в силу Закона № 342-ФЗ, либо находится в границах минимальных расстояний до магистральных или промышленных трубопроводов. Если установление (изменение) ЗОУИТ привело к невозможности использования земельного участка или расположенного на нем объекта недвижимости в соответствии с их разрешенным использованием, то правообладатели зданий, сооружений, в связи с размещением которых принято решение об установлении или изменении ЗОУИТ, застройщики, органы государственной власти, органы МСУ обязаны выкупить такие земельные участки и (или) расположенные на них объекты недвижимого имущества. </w:t>
      </w:r>
    </w:p>
    <w:p w14:paraId="76B9AC64" w14:textId="77777777" w:rsidR="004600E4" w:rsidRPr="009C7F3D" w:rsidRDefault="004600E4" w:rsidP="00D74378">
      <w:pPr>
        <w:pStyle w:val="a4"/>
        <w:rPr>
          <w:rFonts w:cs="Times New Roman"/>
          <w:bCs/>
        </w:rPr>
      </w:pPr>
      <w:r w:rsidRPr="009C7F3D">
        <w:rPr>
          <w:rFonts w:cs="Times New Roman"/>
          <w:bCs/>
        </w:rPr>
        <w:t xml:space="preserve">В случае если правообладателю земельного участка, утратившему возможность его использования в связи с установлением (изменением) ЗОУИТ, были возмещены убытки, то выкуп земельного участка, либо выплата возмещения, связанная с прекращением прав на него, не осуществляется. </w:t>
      </w:r>
    </w:p>
    <w:p w14:paraId="4C176978" w14:textId="77777777" w:rsidR="004600E4" w:rsidRPr="009C7F3D" w:rsidRDefault="004600E4" w:rsidP="00D74378">
      <w:pPr>
        <w:pStyle w:val="a4"/>
        <w:rPr>
          <w:rFonts w:cs="Times New Roman"/>
          <w:bCs/>
        </w:rPr>
      </w:pPr>
      <w:r w:rsidRPr="009C7F3D">
        <w:rPr>
          <w:rFonts w:cs="Times New Roman"/>
          <w:bCs/>
        </w:rPr>
        <w:t>Если объект недвижимости возведен в границах ЗОУИТ, установленных до дня официального опубликования Закона № 342-ФЗ в целях охраны жизни граждан, обеспечения безопасности полетов воздушных судов, обеспечения безопасной эксплуатации объектов капитального строительства, для охраны которого установлена такая зона, то такой объект недвижимости подлежит сносу либо приведению в соответствие с установленными требованиями в случае его несоответствия ограничениям, действующим в такой ЗОУИТ при условии предварительного возмещения убытков правообладателям.</w:t>
      </w:r>
    </w:p>
    <w:p w14:paraId="39360539" w14:textId="77777777" w:rsidR="004600E4" w:rsidRPr="009C7F3D" w:rsidRDefault="004600E4" w:rsidP="00D74378">
      <w:pPr>
        <w:pStyle w:val="a4"/>
        <w:rPr>
          <w:rFonts w:cs="Times New Roman"/>
          <w:bCs/>
        </w:rPr>
      </w:pPr>
      <w:r w:rsidRPr="009C7F3D">
        <w:rPr>
          <w:rFonts w:cs="Times New Roman"/>
          <w:bCs/>
        </w:rPr>
        <w:t>При этом если ЗОУИТ установлена до дня официального опубликования Закона № 342-ФЗ (за исключением ЗОУИТ, установленных в целях охраны жизни граждан, обеспечения безопасности полетов воздушных судов или в целях обеспечения безопасной эксплуатации ОКС, для охраны которых установлена такая зона), независимо от установленных ограничений зоны допускается возможность его использования (</w:t>
      </w:r>
      <w:r w:rsidRPr="009C7F3D">
        <w:rPr>
          <w:rFonts w:cs="Times New Roman"/>
        </w:rPr>
        <w:t>в</w:t>
      </w:r>
      <w:r w:rsidRPr="009C7F3D">
        <w:rPr>
          <w:rFonts w:cs="Times New Roman"/>
          <w:bCs/>
        </w:rPr>
        <w:t xml:space="preserve"> частности:- использование земельного участка в соответствии с ранее установленным видом разрешенного использования для целей, не связанных со строительством (реконструкцией) ОКС; строительство (реконструкция) ОКС на основании разрешений на строительство, выданных до дня официального опубликования Закона № 342-ФЗ, или в случае начала строительства, реконструкции ОКС до дня официального опубликования Закона № 342-ФЗ, если не требуется выдача разрешения на строительство; использование зданий, сооружений, права на которые возникли у граждан или юридических лиц до дня официального опубликования Закона № 342-ФЗ или которые построены, реконструированы на основании разрешений на строительство, выданных до указанной даты, в соответствии с их видом разрешенного использования (назначения).</w:t>
      </w:r>
      <w:r w:rsidRPr="009C7F3D">
        <w:rPr>
          <w:rFonts w:cs="Times New Roman"/>
          <w:bCs/>
          <w:bdr w:val="none" w:sz="0" w:space="0" w:color="auto" w:frame="1"/>
        </w:rPr>
        <w:t xml:space="preserve"> </w:t>
      </w:r>
      <w:r w:rsidRPr="009C7F3D">
        <w:rPr>
          <w:rFonts w:cs="Times New Roman"/>
          <w:bCs/>
        </w:rPr>
        <w:t>Правообладателям указанных выше объектов недвижимости не возмещаются убытки в связи с установлением ЗОУИТ.</w:t>
      </w:r>
    </w:p>
  </w:footnote>
  <w:footnote w:id="58">
    <w:p w14:paraId="6873335F" w14:textId="77777777" w:rsidR="004600E4" w:rsidRPr="009C7F3D" w:rsidRDefault="004600E4" w:rsidP="00D74378">
      <w:pPr>
        <w:pStyle w:val="a4"/>
        <w:rPr>
          <w:rFonts w:cs="Times New Roman"/>
        </w:rPr>
      </w:pPr>
      <w:r w:rsidRPr="009C7F3D">
        <w:rPr>
          <w:rStyle w:val="a6"/>
          <w:rFonts w:cs="Times New Roman"/>
        </w:rPr>
        <w:footnoteRef/>
      </w:r>
      <w:r w:rsidRPr="009C7F3D">
        <w:rPr>
          <w:rFonts w:cs="Times New Roman"/>
        </w:rPr>
        <w:t xml:space="preserve"> Мнение Судьи Конституционного Суда </w:t>
      </w:r>
      <w:r w:rsidRPr="009C7F3D">
        <w:rPr>
          <w:rFonts w:cs="Times New Roman"/>
          <w:bCs/>
        </w:rPr>
        <w:t xml:space="preserve">Российской Федерации Г.А. Гаджиева </w:t>
      </w:r>
      <w:r w:rsidRPr="009C7F3D">
        <w:rPr>
          <w:rFonts w:cs="Times New Roman"/>
        </w:rPr>
        <w:t>по делу о проверке конституционности статей 15, 16 и 1069 Гражданского кодекса Российской Федерации, пункта 4 статьи 242.2 Бюджетного кодекса Российской Федерации и части 10 статьи 85 Федерального закона «Об общих принципах организации местного самоуправления в Российской Федерации» в связи с жалобой администрации городского округа Верхняя Пышма».</w:t>
      </w:r>
    </w:p>
  </w:footnote>
  <w:footnote w:id="59">
    <w:p w14:paraId="2686B149" w14:textId="77777777" w:rsidR="004600E4" w:rsidRPr="009C7F3D" w:rsidRDefault="004600E4" w:rsidP="00D74378">
      <w:pPr>
        <w:pStyle w:val="a4"/>
        <w:rPr>
          <w:rFonts w:cs="Times New Roman"/>
        </w:rPr>
      </w:pPr>
      <w:r w:rsidRPr="009C7F3D">
        <w:rPr>
          <w:rStyle w:val="a6"/>
          <w:rFonts w:cs="Times New Roman"/>
        </w:rPr>
        <w:footnoteRef/>
      </w:r>
      <w:r w:rsidRPr="009C7F3D">
        <w:rPr>
          <w:rFonts w:cs="Times New Roman"/>
        </w:rPr>
        <w:t xml:space="preserve"> Определение Верховного Суда </w:t>
      </w:r>
      <w:r w:rsidRPr="009C7F3D">
        <w:rPr>
          <w:rFonts w:cs="Times New Roman"/>
          <w:bCs/>
        </w:rPr>
        <w:t>Российской Федерации</w:t>
      </w:r>
      <w:r w:rsidRPr="009C7F3D">
        <w:rPr>
          <w:rFonts w:cs="Times New Roman"/>
        </w:rPr>
        <w:t xml:space="preserve"> от 29 января 2019 года № 9-КГ18-19.</w:t>
      </w:r>
    </w:p>
  </w:footnote>
  <w:footnote w:id="60">
    <w:p w14:paraId="184BF4F8" w14:textId="77777777" w:rsidR="004600E4" w:rsidRPr="009C7F3D" w:rsidRDefault="004600E4" w:rsidP="00D74378">
      <w:pPr>
        <w:pStyle w:val="a4"/>
        <w:rPr>
          <w:rFonts w:cs="Times New Roman"/>
        </w:rPr>
      </w:pPr>
      <w:r w:rsidRPr="009C7F3D">
        <w:rPr>
          <w:rStyle w:val="a6"/>
          <w:rFonts w:cs="Times New Roman"/>
        </w:rPr>
        <w:footnoteRef/>
      </w:r>
      <w:r w:rsidRPr="009C7F3D">
        <w:rPr>
          <w:rFonts w:cs="Times New Roman"/>
        </w:rPr>
        <w:t xml:space="preserve"> </w:t>
      </w:r>
      <w:hyperlink r:id="rId2" w:history="1">
        <w:r w:rsidRPr="009C7F3D">
          <w:rPr>
            <w:rStyle w:val="ac"/>
            <w:rFonts w:cs="Times New Roman"/>
          </w:rPr>
          <w:t>Определение</w:t>
        </w:r>
      </w:hyperlink>
      <w:r w:rsidRPr="009C7F3D">
        <w:rPr>
          <w:rFonts w:cs="Times New Roman"/>
        </w:rPr>
        <w:t xml:space="preserve"> Верховного Суда </w:t>
      </w:r>
      <w:r w:rsidRPr="009C7F3D">
        <w:rPr>
          <w:rFonts w:cs="Times New Roman"/>
          <w:bCs/>
        </w:rPr>
        <w:t xml:space="preserve">Российской Федерации </w:t>
      </w:r>
      <w:r w:rsidRPr="009C7F3D">
        <w:rPr>
          <w:rFonts w:cs="Times New Roman"/>
        </w:rPr>
        <w:t>от 18 августа 2020 года № 11-КГ20-4.</w:t>
      </w:r>
    </w:p>
  </w:footnote>
  <w:footnote w:id="61">
    <w:p w14:paraId="35019175" w14:textId="77777777" w:rsidR="004600E4" w:rsidRPr="009C7F3D" w:rsidRDefault="004600E4" w:rsidP="00D74378">
      <w:pPr>
        <w:pStyle w:val="a4"/>
        <w:rPr>
          <w:rFonts w:cs="Times New Roman"/>
        </w:rPr>
      </w:pPr>
      <w:r w:rsidRPr="009C7F3D">
        <w:rPr>
          <w:rStyle w:val="a6"/>
          <w:rFonts w:cs="Times New Roman"/>
        </w:rPr>
        <w:footnoteRef/>
      </w:r>
      <w:r w:rsidRPr="009C7F3D">
        <w:rPr>
          <w:rFonts w:cs="Times New Roman"/>
        </w:rPr>
        <w:t xml:space="preserve"> Постановление Пленума Верховного Суда </w:t>
      </w:r>
      <w:r w:rsidRPr="009C7F3D">
        <w:rPr>
          <w:rFonts w:cs="Times New Roman"/>
          <w:bCs/>
        </w:rPr>
        <w:t xml:space="preserve">Российской Федерации </w:t>
      </w:r>
      <w:r w:rsidRPr="009C7F3D">
        <w:rPr>
          <w:rFonts w:cs="Times New Roman"/>
        </w:rPr>
        <w:t>от 2 июля 2009 года № 14 «О некоторых вопросах, возникших в судебной практике при применении Жилищного кодекса Российской Федерации».</w:t>
      </w:r>
    </w:p>
  </w:footnote>
  <w:footnote w:id="62">
    <w:p w14:paraId="02C3FED9" w14:textId="7AB90F6D"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Особо охраняемые природные территории: соотношение частных и публичных интересов (Вербина О.Л.) («Муниципальная служба: правовые вопросы», 2020, №1). Консультант Плюс.</w:t>
      </w:r>
    </w:p>
  </w:footnote>
  <w:footnote w:id="63">
    <w:p w14:paraId="3414807B" w14:textId="3A6CCB89" w:rsidR="004600E4" w:rsidRPr="009C7F3D" w:rsidRDefault="004600E4" w:rsidP="00852B3F">
      <w:pPr>
        <w:pStyle w:val="a4"/>
        <w:rPr>
          <w:rFonts w:cs="Times New Roman"/>
        </w:rPr>
      </w:pPr>
      <w:r w:rsidRPr="009C7F3D">
        <w:rPr>
          <w:rStyle w:val="a6"/>
          <w:rFonts w:cs="Times New Roman"/>
        </w:rPr>
        <w:footnoteRef/>
      </w:r>
      <w:r w:rsidRPr="009C7F3D">
        <w:rPr>
          <w:rFonts w:cs="Times New Roman"/>
        </w:rPr>
        <w:t>Постановление Правительства Российской Федерации от 7 мая 2003 года №262 «Об утверждении Правил возмещения собственникам земельных участков, землепользователям, землевладельцам и арендаторам земельных участков убытков, причиненных временным занятием земельных участков, ограничением прав собственников земельных участков, землепользователей, землевладельцев и арендаторов земельных участков либо ухудшением качества земель в результате деятельности других лиц» // СЗ РФ. 2003. №19. Ст. 1843.</w:t>
      </w:r>
    </w:p>
  </w:footnote>
  <w:footnote w:id="64">
    <w:p w14:paraId="1191CAA0"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Определение Судебной коллегии по гражданским делам Верховного Суда РФ от 20.03.2018 №9-КГ17-23.</w:t>
      </w:r>
    </w:p>
  </w:footnote>
  <w:footnote w:id="65">
    <w:p w14:paraId="211721BC"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Постановление Конституционного Суда РФ от 21.04.2003 №6-П «По делу о проверке конституционности положений пунктов 1 и 2 статьи 167 Гражданского кодекса Российской Федерации в связи с жалобами граждан О.М. Мариничевой, А.В. Немировской, З.А. Скляновой, Р.М. Скляновой и В.М. Ширяева».</w:t>
      </w:r>
    </w:p>
  </w:footnote>
  <w:footnote w:id="66">
    <w:p w14:paraId="770758EF" w14:textId="77777777" w:rsidR="004600E4" w:rsidRPr="009C7F3D" w:rsidRDefault="004600E4" w:rsidP="00C42266">
      <w:pPr>
        <w:pStyle w:val="a4"/>
        <w:rPr>
          <w:rFonts w:cs="Times New Roman"/>
        </w:rPr>
      </w:pPr>
      <w:r w:rsidRPr="009C7F3D">
        <w:rPr>
          <w:rStyle w:val="a6"/>
          <w:rFonts w:cs="Times New Roman"/>
        </w:rPr>
        <w:footnoteRef/>
      </w:r>
      <w:r w:rsidRPr="009C7F3D">
        <w:rPr>
          <w:rFonts w:cs="Times New Roman"/>
        </w:rPr>
        <w:t xml:space="preserve"> Бюллетень Счетной палаты Российской Федерации №9 (274) 2020 «Мусорная реформа».</w:t>
      </w:r>
    </w:p>
  </w:footnote>
  <w:footnote w:id="67">
    <w:p w14:paraId="6FEBB9BD" w14:textId="77777777" w:rsidR="004600E4" w:rsidRPr="009C7F3D" w:rsidRDefault="004600E4" w:rsidP="00C42266">
      <w:pPr>
        <w:pStyle w:val="a4"/>
        <w:rPr>
          <w:rFonts w:cs="Times New Roman"/>
        </w:rPr>
      </w:pPr>
      <w:r w:rsidRPr="009C7F3D">
        <w:rPr>
          <w:rStyle w:val="a6"/>
          <w:rFonts w:cs="Times New Roman"/>
        </w:rPr>
        <w:footnoteRef/>
      </w:r>
      <w:r w:rsidRPr="009C7F3D">
        <w:rPr>
          <w:rFonts w:cs="Times New Roman"/>
        </w:rPr>
        <w:t xml:space="preserve"> Статья 80.2 Федерального закона от №7-ФЗ «Об охране окружающей среды».</w:t>
      </w:r>
    </w:p>
  </w:footnote>
  <w:footnote w:id="68">
    <w:p w14:paraId="41417DAC" w14:textId="77777777" w:rsidR="004600E4" w:rsidRPr="009C7F3D" w:rsidRDefault="004600E4" w:rsidP="00C42266">
      <w:pPr>
        <w:pStyle w:val="a4"/>
        <w:rPr>
          <w:rFonts w:cs="Times New Roman"/>
        </w:rPr>
      </w:pPr>
      <w:r w:rsidRPr="009C7F3D">
        <w:rPr>
          <w:rStyle w:val="a6"/>
          <w:rFonts w:cs="Times New Roman"/>
        </w:rPr>
        <w:footnoteRef/>
      </w:r>
      <w:r w:rsidRPr="009C7F3D">
        <w:rPr>
          <w:rFonts w:cs="Times New Roman"/>
        </w:rPr>
        <w:t xml:space="preserve"> Постановление Правительства Российской Федерации от 4 мая 2018 №542 «Об утверждении Правил организации работ по ликвидации накопленного вреда окружающей среде».</w:t>
      </w:r>
    </w:p>
  </w:footnote>
  <w:footnote w:id="69">
    <w:p w14:paraId="087F0CA0" w14:textId="77777777" w:rsidR="004600E4" w:rsidRPr="009C7F3D" w:rsidRDefault="004600E4" w:rsidP="00C42266">
      <w:pPr>
        <w:pStyle w:val="a4"/>
        <w:rPr>
          <w:rFonts w:cs="Times New Roman"/>
        </w:rPr>
      </w:pPr>
      <w:r w:rsidRPr="009C7F3D">
        <w:rPr>
          <w:rStyle w:val="a6"/>
          <w:rFonts w:cs="Times New Roman"/>
        </w:rPr>
        <w:footnoteRef/>
      </w:r>
      <w:r w:rsidRPr="009C7F3D">
        <w:rPr>
          <w:rFonts w:cs="Times New Roman"/>
        </w:rPr>
        <w:t xml:space="preserve"> Статья 26.3 Федерального закона от 6 октября 1999 №184-ФЗ «Об общих принципах организации законодательных (представительных) и исполнительных органов государственной власти субъектов Российской Федерации».</w:t>
      </w:r>
    </w:p>
  </w:footnote>
  <w:footnote w:id="70">
    <w:p w14:paraId="0D140123" w14:textId="77777777" w:rsidR="004600E4" w:rsidRPr="009C7F3D" w:rsidRDefault="004600E4" w:rsidP="00C42266">
      <w:pPr>
        <w:pStyle w:val="a4"/>
        <w:rPr>
          <w:rFonts w:cs="Times New Roman"/>
        </w:rPr>
      </w:pPr>
      <w:r w:rsidRPr="009C7F3D">
        <w:rPr>
          <w:rStyle w:val="a6"/>
          <w:rFonts w:cs="Times New Roman"/>
        </w:rPr>
        <w:footnoteRef/>
      </w:r>
      <w:r w:rsidRPr="009C7F3D">
        <w:rPr>
          <w:rFonts w:cs="Times New Roman"/>
        </w:rPr>
        <w:t xml:space="preserve"> Часть 2 статьи 13.2 Федерального закона от 24 июня 1998 №89-ФЗ «Об отходах производства и потребления».</w:t>
      </w:r>
    </w:p>
  </w:footnote>
  <w:footnote w:id="71">
    <w:p w14:paraId="537C593B" w14:textId="77777777" w:rsidR="004600E4" w:rsidRPr="009C7F3D" w:rsidRDefault="004600E4" w:rsidP="00C42266">
      <w:pPr>
        <w:pStyle w:val="a4"/>
        <w:rPr>
          <w:rFonts w:cs="Times New Roman"/>
        </w:rPr>
      </w:pPr>
      <w:r w:rsidRPr="009C7F3D">
        <w:rPr>
          <w:rStyle w:val="a6"/>
          <w:rFonts w:cs="Times New Roman"/>
        </w:rPr>
        <w:footnoteRef/>
      </w:r>
      <w:r w:rsidRPr="009C7F3D">
        <w:rPr>
          <w:rFonts w:cs="Times New Roman"/>
        </w:rPr>
        <w:t xml:space="preserve"> Разъяснение</w:t>
      </w:r>
      <w:bookmarkStart w:id="26" w:name="100003"/>
      <w:bookmarkEnd w:id="26"/>
      <w:r w:rsidRPr="009C7F3D">
        <w:rPr>
          <w:rFonts w:cs="Times New Roman"/>
        </w:rPr>
        <w:t xml:space="preserve"> Федерального агентства лесного хозяйства</w:t>
      </w:r>
      <w:bookmarkStart w:id="27" w:name="100002"/>
      <w:bookmarkEnd w:id="27"/>
      <w:r w:rsidRPr="009C7F3D">
        <w:rPr>
          <w:rFonts w:cs="Times New Roman"/>
        </w:rPr>
        <w:t xml:space="preserve"> Российской Федерации по вопросу ликвидации загрязнения бытовыми и промышленными отходами лесных участков.</w:t>
      </w:r>
    </w:p>
  </w:footnote>
  <w:footnote w:id="72">
    <w:p w14:paraId="64780B24" w14:textId="77777777" w:rsidR="004600E4" w:rsidRPr="009C7F3D" w:rsidRDefault="004600E4" w:rsidP="00C42266">
      <w:pPr>
        <w:pStyle w:val="a4"/>
        <w:rPr>
          <w:rFonts w:cs="Times New Roman"/>
        </w:rPr>
      </w:pPr>
      <w:r w:rsidRPr="009C7F3D">
        <w:rPr>
          <w:rStyle w:val="a6"/>
          <w:rFonts w:cs="Times New Roman"/>
        </w:rPr>
        <w:footnoteRef/>
      </w:r>
      <w:r w:rsidRPr="009C7F3D">
        <w:rPr>
          <w:rFonts w:cs="Times New Roman"/>
        </w:rPr>
        <w:t xml:space="preserve"> Государственный (национальный) доклад о состоянии и использовании земель Российской Федерации в 2019 году, подготовленный Росреестром.</w:t>
      </w:r>
    </w:p>
  </w:footnote>
  <w:footnote w:id="73">
    <w:p w14:paraId="2639FEDC"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Пункт 2 статьи 95 Земельного кодекса Российской Федерации.</w:t>
      </w:r>
    </w:p>
  </w:footnote>
  <w:footnote w:id="74">
    <w:p w14:paraId="19F30DCC"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Статья 129 Гражданского кодекса Российской Федерации.</w:t>
      </w:r>
    </w:p>
  </w:footnote>
  <w:footnote w:id="75">
    <w:p w14:paraId="1C6516B7"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Инструктивное письмо Минприроды России от 23 октября 2000 г. № 33-01-3/462 «О порядке ведения ограниченной хозяйственной деятельности на территориях государственных природных заповедников».</w:t>
      </w:r>
    </w:p>
  </w:footnote>
  <w:footnote w:id="76">
    <w:p w14:paraId="6D252885"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Официальный сайт </w:t>
      </w:r>
      <w:r w:rsidRPr="009C7F3D">
        <w:rPr>
          <w:rFonts w:cs="Times New Roman"/>
          <w:lang w:val="en-US"/>
        </w:rPr>
        <w:t>WWF</w:t>
      </w:r>
      <w:r w:rsidRPr="009C7F3D">
        <w:rPr>
          <w:rFonts w:cs="Times New Roman"/>
        </w:rPr>
        <w:t xml:space="preserve"> от 20.03.2019 г. «Нерестоохранные полосы лесов и их значимость для сохранения ценных видов рыб».</w:t>
      </w:r>
    </w:p>
  </w:footnote>
  <w:footnote w:id="77">
    <w:p w14:paraId="45905F71"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Пункт 1.в)-7 Перечня поручений Президента Российской Федерации по итогам заседания президиума Государственного совета от 7 мая 2013 года №Пр-1037.</w:t>
      </w:r>
    </w:p>
  </w:footnote>
  <w:footnote w:id="78">
    <w:p w14:paraId="4EAA45E5"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Принцип «загрязнитель платит», разработанный еще в 1972 году Международной организацией экономического сотрудничества и развития означает, что предприятия, оказывающие негативное влияние на окружающую среду посредством осуществления своей хозяйственной деятельности, должны нести расходы по осуществлению мер по компенсации экологического ущерба окружающей среде. Физические и юридические лица, являясь Загрязнителем, должны нести все расходы по мероприятиям, направленным на ликвидацию этого загрязнения или снижения его до уровня, максимально соответствующего нормативам качества окружающей среды. И.С. Малышева «Принцип «загрязнитель платит»: правовые аспекты».</w:t>
      </w:r>
    </w:p>
  </w:footnote>
  <w:footnote w:id="79">
    <w:p w14:paraId="74A7E766"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Мартынов А.В. Риск-ориентированный контроль и надзор: понятие, содержание и основные направления внедрения в существующую практику // Актуальные вопросы контроля и надзора в социально значимых сферах деятельности общества и государства: материалы II Всероссийской научно-практической конференции (Россия, Нижний Новгород, 9–10 июня 2016 г. / отв. ред. А.В. Мартынов. Н. Новгород, 2016. С. 310–320. С. 55–66.</w:t>
      </w:r>
    </w:p>
  </w:footnote>
  <w:footnote w:id="80">
    <w:p w14:paraId="68653946"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Федеральный закон от 27 декабря 2002 №184-ФЗ «О техническом регулировании».</w:t>
      </w:r>
    </w:p>
  </w:footnote>
  <w:footnote w:id="81">
    <w:p w14:paraId="0E533123"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Макарейко Н.В. Риск-ориентированный подход при осуществлении контроля и надзора. Юридическая техника. 2019. № 13.</w:t>
      </w:r>
    </w:p>
  </w:footnote>
  <w:footnote w:id="82">
    <w:p w14:paraId="2890C51D"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Аналитический вестник Совета Федерации №5 (748), Москва, 2020.</w:t>
      </w:r>
    </w:p>
  </w:footnote>
  <w:footnote w:id="83">
    <w:p w14:paraId="035DDC71"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В российском законодательстве существует более 2 млн обязательных норм и правил (из вступительного слова Д.А. Медведева на заседании Правительства Российской Федерации 28 ноября 2019 года).</w:t>
      </w:r>
    </w:p>
  </w:footnote>
  <w:footnote w:id="84">
    <w:p w14:paraId="42DE9259"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По мнению первого вице-президента «ОПОРЫ РОССИИ», члена Высшего Совета партии «Единая Россия», председателя совета директоров ООО НПО «Феникс» М.А. Блудян, «…в России сегодня 70% предпринимателей не хочет заниматься бизнесом – слишком накладно и опасно. Такое состояние называется предпринимательской апатией». Информационный сайт «Современные страховые технологии».</w:t>
      </w:r>
    </w:p>
  </w:footnote>
  <w:footnote w:id="85">
    <w:p w14:paraId="6FA13C1E"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В частности, Указ Президента Российской Федерации от 7 мая 2012 года № 601 «Об основных направлениях совершенствования системы государственного управления».</w:t>
      </w:r>
    </w:p>
  </w:footnote>
  <w:footnote w:id="86">
    <w:p w14:paraId="178C384C"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«Правительство отменило 81% избыточных требований к бизнесу в рамках «гильотины». Интернет-издание Известия.Ру от 11 сентября 2020 года.</w:t>
      </w:r>
    </w:p>
  </w:footnote>
  <w:footnote w:id="87">
    <w:p w14:paraId="79587693"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Из выступления Председателя Правительства Российской Федерации М.В. Мишустина на заседании правительства России 8 октября 2020 года. Сайт Правительства России.  </w:t>
      </w:r>
    </w:p>
  </w:footnote>
  <w:footnote w:id="88">
    <w:p w14:paraId="51C9E3BB"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План мероприятий («Дорожная карта») по реализации механизма «регуляторной гильотины, утвержден Правительством Российской Федерации от 29 мая 2019 года № 4714п-П36. </w:t>
      </w:r>
    </w:p>
  </w:footnote>
  <w:footnote w:id="89">
    <w:p w14:paraId="4932605D"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Начало действия документа – 1 ноября 2020 года (за исключением отдельных положений). </w:t>
      </w:r>
    </w:p>
  </w:footnote>
  <w:footnote w:id="90">
    <w:p w14:paraId="2CA7AB0D"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Начало действия документа – 1 июля 2021 года (за исключением отдельных положений). </w:t>
      </w:r>
    </w:p>
  </w:footnote>
  <w:footnote w:id="91">
    <w:p w14:paraId="3759CE57" w14:textId="77777777" w:rsidR="004600E4" w:rsidRPr="009C7F3D" w:rsidRDefault="004600E4" w:rsidP="00AC3B88">
      <w:pPr>
        <w:rPr>
          <w:rFonts w:cs="Times New Roman"/>
          <w:szCs w:val="20"/>
        </w:rPr>
      </w:pPr>
      <w:r w:rsidRPr="009C7F3D">
        <w:rPr>
          <w:rStyle w:val="a6"/>
          <w:rFonts w:cs="Times New Roman"/>
          <w:szCs w:val="20"/>
        </w:rPr>
        <w:footnoteRef/>
      </w:r>
      <w:r w:rsidRPr="009C7F3D">
        <w:rPr>
          <w:rFonts w:cs="Times New Roman"/>
          <w:szCs w:val="20"/>
        </w:rPr>
        <w:t xml:space="preserve"> </w:t>
      </w:r>
      <w:r w:rsidRPr="009C7F3D">
        <w:rPr>
          <w:rFonts w:eastAsia="Times New Roman" w:cs="Times New Roman"/>
          <w:szCs w:val="20"/>
          <w:lang w:eastAsia="ru-RU"/>
        </w:rPr>
        <w:t>Риск-ориентированный подход применяется в контрольно-надзорной деятельности и предполагает снижение количества государственных проверок в зонах, где риск нарушений меньше. Таким образом, он позволяет снизить административную нагрузку на добросовестные предприятия и вовремя принимать необходимые меры там, где это необходимо, в значительной мере экономить ресурсы.</w:t>
      </w:r>
    </w:p>
    <w:p w14:paraId="0B4DB76D" w14:textId="77777777" w:rsidR="004600E4" w:rsidRPr="009C7F3D" w:rsidRDefault="004600E4" w:rsidP="00AC3B88">
      <w:pPr>
        <w:pStyle w:val="a4"/>
        <w:rPr>
          <w:rFonts w:cs="Times New Roman"/>
        </w:rPr>
      </w:pPr>
      <w:r w:rsidRPr="009C7F3D">
        <w:rPr>
          <w:rFonts w:cs="Times New Roman"/>
        </w:rPr>
        <w:t>Риск-ориентированный подход при осуществлении государственного контроля (надзора) в обязательном порядке применяется с начала 2018 года. Однако ФНС России использует риск-ориентированный подход с 2007 года  и сосредотачивает свое внимание на операциях с высокими налоговыми рисками и существенными суммами, представляя достаточные доказательства для судебных разбирательств. Согласно Концепции планирования выездных налоговых проверок, реализуемой в практике налогового контроля с 2007 года, выбор объекта проверки основывается на отборе налогоплательщиков для ее проведения по критериям риска совершения налогового правонарушения, в том числе общедоступным (всего установлено 12 критериев). Приказ ФНС России от 30.05.2007 № ММ-3-06/333@ «Концепция системы планирования выездных налоговых проверок».</w:t>
      </w:r>
    </w:p>
  </w:footnote>
  <w:footnote w:id="92">
    <w:p w14:paraId="3F827F94"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Пп.«б» п. 3 перечня поручений по реализации Послания Президента России Федеральному Собранию Российской Федерации (№ Пр-294 от 26 февраля 2019 года).</w:t>
      </w:r>
    </w:p>
  </w:footnote>
  <w:footnote w:id="93">
    <w:p w14:paraId="1F7C755B"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Из выступления заместителя Руководителя аппарата Правительства Российской Федерации            И.В. Трунина на Московском финансовом форуме. ИТАР ТАСС 12 сентября 2019 года.</w:t>
      </w:r>
    </w:p>
  </w:footnote>
  <w:footnote w:id="94">
    <w:p w14:paraId="04AEDBCF"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В число инновационных инструментов налогового администрирования входит также АСК ККТ (автоматизированная система контроля применения контрольно-кассовой техники). Внедрение системы онлайн-передачи данных о розничных продажах на основе применения специальной контрольно-кассовой техники позволило за счет автоматизации мониторинга и выявления правонарушений обеспечить снижение количества оперативных проверок более чем в 2 раза в 2017 году и в 6 раз по итогам 1 квартала 2018 года (при увеличении доли проверок, выявивших нарушения до 90%) .</w:t>
      </w:r>
    </w:p>
  </w:footnote>
  <w:footnote w:id="95">
    <w:p w14:paraId="43334D12"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В 2020 году маркировке подлежат: меха, табачные изделия, медицинские товары, обувь. </w:t>
      </w:r>
    </w:p>
  </w:footnote>
  <w:footnote w:id="96">
    <w:p w14:paraId="22208036"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К инновационным решениям в налоговом администрировании, которые также помогают увеличить налоговые поступления, необходимо отнести механизм налогового мониторинга, который применяется с 1 января 2016 года (Федеральный закон от 4 ноября 2014 № 348-ФЗ «О внесении изменений в часть первую Налогового кодекса Российской Федерации»). Его смысл состоит в том, что еще до подачи декларации у налогоплательщика появляется возможность выяснить спорные вопросы с налоговым органом.  Удаленный доступ налогового органа к информационным системам налогоплательщика и его бухгалтерской и налоговой отчетности позволяет оперативно согласовывать подходы к налогообложению и проводить консультации о совершенных и планируемых сделках.</w:t>
      </w:r>
    </w:p>
  </w:footnote>
  <w:footnote w:id="97">
    <w:p w14:paraId="53E354D5"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АИС «Налог-3» - единая информационная система ФНС России, обеспечивающая автоматизацию деятельности ФНС России по всем выполняемым функциям, в том числе прием, обработку, предоставление данных и анализ информации, формирование информационных ресурсов налоговых органов, статистических данных, сведений, необходимых для обеспечения поддержки принятия управленческих решений в сфере полномочий ФНС России и предоставления информации внешним пользователям.</w:t>
      </w:r>
    </w:p>
  </w:footnote>
  <w:footnote w:id="98">
    <w:p w14:paraId="533A5894"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Приложение позволяет сканировать чеки, проверять их достоверность, сохранять, получать кэшбэк на личный счет в виде бонусных баллов, использовать в акциях, розыгрышах, как скидку у партнеров; а также направлять в ФНС России жалобу в случае недостоверности чека. Сайт ФНС России, 14 июля 2020 года.</w:t>
      </w:r>
    </w:p>
  </w:footnote>
  <w:footnote w:id="99">
    <w:p w14:paraId="00650082"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По состоянию на 1 июля 2020 года проведено 1,7 тыс. выездных проверок, однако необходимо учитывать действие такого фактора, как мораторий на проверки, введенных из-за пандемии коронавирусной инфекции, как меры поддержки бизнеса. Сайт ФНС России.</w:t>
      </w:r>
    </w:p>
  </w:footnote>
  <w:footnote w:id="100">
    <w:p w14:paraId="3DD12D6E"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По данным ФНС России от 20 февраля 2020 года об итогах работы налоговых органов за 2019 год. </w:t>
      </w:r>
    </w:p>
  </w:footnote>
  <w:footnote w:id="101">
    <w:p w14:paraId="1CC8A344"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Сайт ФНС России, новость от 6 октября 2020 года.</w:t>
      </w:r>
    </w:p>
  </w:footnote>
  <w:footnote w:id="102">
    <w:p w14:paraId="582C2272"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От 6 октября 2020 №ЕД-20-15/129@.</w:t>
      </w:r>
    </w:p>
  </w:footnote>
  <w:footnote w:id="103">
    <w:p w14:paraId="303258D7"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По состоянию на 28 августа 2020 года в ФНС зарегистрирован 1 млн самозанятых граждан. Сайт ФНС России, 28 августа 2020 года.</w:t>
      </w:r>
    </w:p>
  </w:footnote>
  <w:footnote w:id="104">
    <w:p w14:paraId="1686F963"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Сайт ФНС России, 23 сентября 2020 года.</w:t>
      </w:r>
    </w:p>
  </w:footnote>
  <w:footnote w:id="105">
    <w:p w14:paraId="531A172B"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Сайт ФНС России, 14 июля 2020 года.</w:t>
      </w:r>
    </w:p>
  </w:footnote>
  <w:footnote w:id="106">
    <w:p w14:paraId="2AF79C0C"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Сайт ФНС России, 16 октября 2020 года.</w:t>
      </w:r>
    </w:p>
  </w:footnote>
  <w:footnote w:id="107">
    <w:p w14:paraId="782A4083"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Сайт ФНС России, 4 сентября 2020 года.</w:t>
      </w:r>
    </w:p>
  </w:footnote>
  <w:footnote w:id="108">
    <w:p w14:paraId="07F9DEB9" w14:textId="77777777" w:rsidR="004600E4" w:rsidRPr="009C7F3D" w:rsidRDefault="004600E4" w:rsidP="00AC3B88">
      <w:pPr>
        <w:pStyle w:val="ad"/>
        <w:textAlignment w:val="baseline"/>
        <w:rPr>
          <w:sz w:val="20"/>
          <w:szCs w:val="20"/>
        </w:rPr>
      </w:pPr>
      <w:r w:rsidRPr="009C7F3D">
        <w:rPr>
          <w:rStyle w:val="a6"/>
          <w:sz w:val="20"/>
          <w:szCs w:val="20"/>
        </w:rPr>
        <w:footnoteRef/>
      </w:r>
      <w:r w:rsidRPr="009C7F3D">
        <w:rPr>
          <w:sz w:val="20"/>
          <w:szCs w:val="20"/>
        </w:rPr>
        <w:t xml:space="preserve"> Это руководители организаций и должностные лица, лица, назначенные ответственными за обеспечение ПБ, собственники имущества и лица, уполномоченные владеть, пользоваться или распоряжаться имуществом, руководители федеральных органов исполнительной власти и руководители органов местного самоуправления.</w:t>
      </w:r>
    </w:p>
  </w:footnote>
  <w:footnote w:id="109">
    <w:p w14:paraId="17E21FDF" w14:textId="77777777" w:rsidR="004600E4" w:rsidRPr="009C7F3D" w:rsidRDefault="004600E4" w:rsidP="00AC3B88">
      <w:pPr>
        <w:rPr>
          <w:rFonts w:cs="Times New Roman"/>
          <w:szCs w:val="20"/>
        </w:rPr>
      </w:pPr>
      <w:r w:rsidRPr="009C7F3D">
        <w:rPr>
          <w:rStyle w:val="a6"/>
          <w:rFonts w:cs="Times New Roman"/>
          <w:szCs w:val="20"/>
        </w:rPr>
        <w:footnoteRef/>
      </w:r>
      <w:r w:rsidRPr="009C7F3D">
        <w:rPr>
          <w:rFonts w:cs="Times New Roman"/>
          <w:szCs w:val="20"/>
        </w:rPr>
        <w:t xml:space="preserve"> Статья М. Дубинина, президента Ассоциации «национальный союз организаций в области обеспечения пожарной безопасности», «Что надо знать бизнесу о пожарной безопасности и чего ждать от пожарного инспектора» // Клерк.ru от 24 августа 2020 года.</w:t>
      </w:r>
    </w:p>
  </w:footnote>
  <w:footnote w:id="110">
    <w:p w14:paraId="58ED7E7C"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Там же.</w:t>
      </w:r>
    </w:p>
  </w:footnote>
  <w:footnote w:id="111">
    <w:p w14:paraId="2A1A3809" w14:textId="77777777" w:rsidR="004600E4" w:rsidRPr="009C7F3D" w:rsidRDefault="004600E4" w:rsidP="00AC3B88">
      <w:pPr>
        <w:pStyle w:val="ad"/>
        <w:shd w:val="clear" w:color="auto" w:fill="FFFFFF"/>
        <w:textAlignment w:val="baseline"/>
        <w:rPr>
          <w:sz w:val="20"/>
          <w:szCs w:val="20"/>
        </w:rPr>
      </w:pPr>
      <w:r w:rsidRPr="009C7F3D">
        <w:rPr>
          <w:rStyle w:val="a6"/>
          <w:sz w:val="20"/>
          <w:szCs w:val="20"/>
        </w:rPr>
        <w:footnoteRef/>
      </w:r>
      <w:r w:rsidRPr="009C7F3D">
        <w:rPr>
          <w:sz w:val="20"/>
          <w:szCs w:val="20"/>
        </w:rPr>
        <w:t xml:space="preserve"> </w:t>
      </w:r>
      <w:r w:rsidRPr="009C7F3D">
        <w:rPr>
          <w:bCs/>
          <w:sz w:val="20"/>
          <w:szCs w:val="20"/>
        </w:rPr>
        <w:t>Постановление Правительства Российской Федерации от 11 июля 2020 г. № 1034 «О признании утратившими силу нормативных правовых актов и отдельных положений нормативных правовых актов Российской Федерации, об отмене актов федеральных органов исполнительной власти, содержащих обязательные требования, соблюдение которых оценивается при проведении мероприятий по контролю при осуществлении федерального государственного пожарного надзора и лицензионного контроля в области пожарной безопасности, федерального государственного надзора в области защиты населения и территорий от чрезвычайных ситуаций природного и техногенного характера».</w:t>
      </w:r>
    </w:p>
  </w:footnote>
  <w:footnote w:id="112">
    <w:p w14:paraId="4AE474B4"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Это: кинотеатры, концертные залы, выставки; организации торговли и общественного питания, аптеки, помещения для посетителей организаций бытового и коммунального обслуживания с нерасчетным числом посадочных мест для посетителей, физкультурно-оздоровительные комплексы и спортивно-тренировочные учреждения с помещениями без трибун для зрителей; банки, конторы, офисы; стоянки автомобилей; гостиницы, апартаменты.</w:t>
      </w:r>
      <w:r w:rsidRPr="009C7F3D">
        <w:rPr>
          <w:rFonts w:cs="Times New Roman"/>
          <w:color w:val="3B4256"/>
        </w:rPr>
        <w:t xml:space="preserve"> </w:t>
      </w:r>
      <w:r w:rsidRPr="009C7F3D">
        <w:rPr>
          <w:rFonts w:cs="Times New Roman"/>
        </w:rPr>
        <w:t>Свод правил не распространяется на проектирование и строительство временных и мобильных зданий и сооружений.</w:t>
      </w:r>
    </w:p>
  </w:footnote>
  <w:footnote w:id="113">
    <w:p w14:paraId="395E0983" w14:textId="77777777" w:rsidR="004600E4" w:rsidRPr="009C7F3D" w:rsidRDefault="004600E4" w:rsidP="00AC3B88">
      <w:pPr>
        <w:pStyle w:val="ad"/>
        <w:shd w:val="clear" w:color="auto" w:fill="FFFFFF"/>
        <w:textAlignment w:val="baseline"/>
        <w:rPr>
          <w:sz w:val="20"/>
          <w:szCs w:val="20"/>
        </w:rPr>
      </w:pPr>
      <w:r w:rsidRPr="009C7F3D">
        <w:rPr>
          <w:rStyle w:val="a6"/>
          <w:sz w:val="20"/>
          <w:szCs w:val="20"/>
        </w:rPr>
        <w:footnoteRef/>
      </w:r>
      <w:r w:rsidRPr="009C7F3D">
        <w:rPr>
          <w:sz w:val="20"/>
          <w:szCs w:val="20"/>
        </w:rPr>
        <w:t xml:space="preserve"> В жилых зданиях не допускается размещение магазинов по продаже мебели, если они относятся исключительно к специализированным предприятия торговли типа «Мебель» по ГОСТ Р 51773-2009 «Услуги торговли. Классификация предприятий торговли». Указанное обстоятельство обусловлено их повышенной пожарной опасностью в связи с наличием складских помещений с большим количеством горючих материалов, включая синтетические.</w:t>
      </w:r>
      <w:r w:rsidRPr="009C7F3D">
        <w:rPr>
          <w:color w:val="3B4256"/>
          <w:sz w:val="20"/>
          <w:szCs w:val="20"/>
        </w:rPr>
        <w:t xml:space="preserve"> </w:t>
      </w:r>
      <w:r w:rsidRPr="009C7F3D">
        <w:rPr>
          <w:sz w:val="20"/>
          <w:szCs w:val="20"/>
        </w:rPr>
        <w:t>В отношении объектов, которые были введены в эксплуатацию до момента утверждения новых нормативных требований пожарной безопасности, следует руководствоваться, как и прежде, положениями части 4 статьи 4 Федерального закона № 123-ФЗ от 22 июля 2008 года «Технический регламент о требованиях пожарной безопасности».</w:t>
      </w:r>
    </w:p>
  </w:footnote>
  <w:footnote w:id="114">
    <w:p w14:paraId="679FC48C" w14:textId="3D645BC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Выступление руководителя Роспотребназора А.Ю. Поповой на панельной сессии «Реформа контрольно-надзорной деятельности: новые направления» в рамках Российского инвестиционного форума «Сочи-2019» 14 февраля 2019 года.</w:t>
      </w:r>
    </w:p>
  </w:footnote>
  <w:footnote w:id="115">
    <w:p w14:paraId="77442684"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Официальный сайт Роспотребнадзора, 10 сентября 2019 года.</w:t>
      </w:r>
    </w:p>
  </w:footnote>
  <w:footnote w:id="116">
    <w:p w14:paraId="0C86993B" w14:textId="77777777" w:rsidR="004600E4" w:rsidRPr="009C7F3D" w:rsidRDefault="004600E4" w:rsidP="00AC3B88">
      <w:pPr>
        <w:pStyle w:val="HTML"/>
        <w:spacing w:after="0" w:line="240" w:lineRule="auto"/>
        <w:rPr>
          <w:rFonts w:ascii="Times New Roman" w:hAnsi="Times New Roman" w:cs="Times New Roman"/>
        </w:rPr>
      </w:pPr>
      <w:r w:rsidRPr="009C7F3D">
        <w:rPr>
          <w:rStyle w:val="a6"/>
          <w:rFonts w:ascii="Times New Roman" w:hAnsi="Times New Roman" w:cs="Times New Roman"/>
        </w:rPr>
        <w:footnoteRef/>
      </w:r>
      <w:r w:rsidRPr="009C7F3D">
        <w:rPr>
          <w:rFonts w:ascii="Times New Roman" w:hAnsi="Times New Roman" w:cs="Times New Roman"/>
        </w:rPr>
        <w:t xml:space="preserve"> </w:t>
      </w:r>
      <w:r w:rsidRPr="009C7F3D">
        <w:rPr>
          <w:rFonts w:ascii="Times New Roman" w:eastAsia="Times New Roman" w:hAnsi="Times New Roman" w:cs="Times New Roman"/>
          <w:lang w:eastAsia="ru-RU"/>
        </w:rPr>
        <w:t>Постановление Правительства Российской Федерации от 21 сентября 2020 года № 1515 «Об утверждении Правил оказания услуг общественного питания».</w:t>
      </w:r>
    </w:p>
  </w:footnote>
  <w:footnote w:id="117">
    <w:p w14:paraId="22B128E7"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Постановление Главного государственного санитарного врача от 27 октября 2020 года № 32 «О утверждении санитарно-эпидемиологических правил и норм СанПиН 2.3/2.4.3590-20 «Санитарно-эпидемиологические требования к организации общественного питания».</w:t>
      </w:r>
    </w:p>
  </w:footnote>
  <w:footnote w:id="118">
    <w:p w14:paraId="017AEFCD"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Официальный сайт Роспотребнадзора, 12 ноября 2020 года.</w:t>
      </w:r>
    </w:p>
  </w:footnote>
  <w:footnote w:id="119">
    <w:p w14:paraId="29641CC6"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Послание Президента Российской Федерации В.В. Путина Федеральному собранию Российской Федерации состоялось 20 февраля 2019 года. Официальный сайт Президента Российской Федерации.</w:t>
      </w:r>
    </w:p>
  </w:footnote>
  <w:footnote w:id="120">
    <w:p w14:paraId="00B0A256"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«Российская газета», 25 мая 2020 года.</w:t>
      </w:r>
    </w:p>
  </w:footnote>
  <w:footnote w:id="121">
    <w:p w14:paraId="13507EE2"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В то время как за весь 2013 год всего была направлена 1361 жалоба от бизнесменов на необоснованное уголовное преследование.</w:t>
      </w:r>
    </w:p>
  </w:footnote>
  <w:footnote w:id="122">
    <w:p w14:paraId="12205C14"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Статья 159 Уголовного кодекса Российской Федерации. </w:t>
      </w:r>
    </w:p>
  </w:footnote>
  <w:footnote w:id="123">
    <w:p w14:paraId="7E791E2D"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Доклад Уполномоченного при Президенте Российской Федерации по защите прав предпринимателей Б.Ю. Титова «Уголовное преследование предпринимателей: Проблемы и предложения. Результаты социологического опроса «Мнение экспертов о защите прав предпринимателей» 2020 год.</w:t>
      </w:r>
    </w:p>
  </w:footnote>
  <w:footnote w:id="124">
    <w:p w14:paraId="0787A1AB" w14:textId="77777777" w:rsidR="004600E4" w:rsidRPr="009C7F3D" w:rsidRDefault="004600E4" w:rsidP="00AC3B88">
      <w:pPr>
        <w:pStyle w:val="a4"/>
        <w:rPr>
          <w:rFonts w:cs="Times New Roman"/>
        </w:rPr>
      </w:pPr>
      <w:r w:rsidRPr="009C7F3D">
        <w:rPr>
          <w:rStyle w:val="a6"/>
          <w:rFonts w:cs="Times New Roman"/>
        </w:rPr>
        <w:footnoteRef/>
      </w:r>
      <w:r w:rsidRPr="009C7F3D">
        <w:rPr>
          <w:rFonts w:cs="Times New Roman"/>
        </w:rPr>
        <w:t xml:space="preserve"> Федеральный закон от 1 апреля 2020 №73-ФЗ «О внесении изменений в Уголовный кодекс Российской Федерации и статью 28.1 Уголовно-процессуального кодекса Российской Федерации».</w:t>
      </w:r>
    </w:p>
  </w:footnote>
  <w:footnote w:id="125">
    <w:p w14:paraId="56969B76" w14:textId="77777777" w:rsidR="004600E4" w:rsidRPr="009C7F3D" w:rsidRDefault="004600E4" w:rsidP="00C62DF1">
      <w:pPr>
        <w:pStyle w:val="af4"/>
        <w:jc w:val="both"/>
        <w:rPr>
          <w:rFonts w:ascii="Times New Roman" w:hAnsi="Times New Roman"/>
          <w:sz w:val="20"/>
          <w:szCs w:val="20"/>
        </w:rPr>
      </w:pPr>
      <w:r w:rsidRPr="009C7F3D">
        <w:rPr>
          <w:rStyle w:val="a6"/>
          <w:rFonts w:ascii="Times New Roman" w:hAnsi="Times New Roman"/>
          <w:sz w:val="20"/>
          <w:szCs w:val="20"/>
        </w:rPr>
        <w:footnoteRef/>
      </w:r>
      <w:r w:rsidRPr="009C7F3D">
        <w:rPr>
          <w:rFonts w:ascii="Times New Roman" w:hAnsi="Times New Roman"/>
          <w:sz w:val="20"/>
          <w:szCs w:val="20"/>
        </w:rPr>
        <w:t xml:space="preserve"> Официальный сайт СПЧ, 28 ноября 2019 года.</w:t>
      </w:r>
    </w:p>
  </w:footnote>
  <w:footnote w:id="126">
    <w:p w14:paraId="6AD6E5CA" w14:textId="77777777" w:rsidR="004600E4" w:rsidRPr="009C7F3D" w:rsidRDefault="004600E4" w:rsidP="00C62DF1">
      <w:pPr>
        <w:pStyle w:val="af4"/>
        <w:jc w:val="both"/>
        <w:rPr>
          <w:rFonts w:ascii="Times New Roman" w:hAnsi="Times New Roman"/>
          <w:sz w:val="20"/>
          <w:szCs w:val="20"/>
        </w:rPr>
      </w:pPr>
      <w:r w:rsidRPr="009C7F3D">
        <w:rPr>
          <w:rStyle w:val="a6"/>
          <w:rFonts w:ascii="Times New Roman" w:hAnsi="Times New Roman"/>
          <w:sz w:val="20"/>
          <w:szCs w:val="20"/>
        </w:rPr>
        <w:footnoteRef/>
      </w:r>
      <w:r w:rsidRPr="009C7F3D">
        <w:rPr>
          <w:rFonts w:ascii="Times New Roman" w:hAnsi="Times New Roman"/>
          <w:sz w:val="20"/>
          <w:szCs w:val="20"/>
        </w:rPr>
        <w:t xml:space="preserve"> Подготовлен Минприроды России, ID проекта 02/08/06-20/00105347. Проект прошел процедуру общественного обсуждения, получил отрицательное заключение в рамках оценки регулирующего воздействия. Минэкономразвития России сделан вывод о наличии достаточного обоснования решения проблемы предложенным способом регулирования. В то же время в проекте акта выявлены положения, вводящие избыточные обязанности, запреты и ограничения для физических и юридических лиц в сфере предпринимательской и иной экономической деятельности или способствующие их введению, а также положения, приводящие к возникновению необоснованных расходов физических и юридических лиц в сфере предпринимательской и иной экономической деятельности, а также бюджетов всех уровней бюджетной системы России.</w:t>
      </w:r>
    </w:p>
  </w:footnote>
  <w:footnote w:id="127">
    <w:p w14:paraId="513A741D" w14:textId="77777777" w:rsidR="004600E4" w:rsidRPr="009C7F3D" w:rsidRDefault="004600E4" w:rsidP="00C62DF1">
      <w:pPr>
        <w:pStyle w:val="af4"/>
        <w:jc w:val="both"/>
        <w:rPr>
          <w:rFonts w:ascii="Times New Roman" w:hAnsi="Times New Roman"/>
          <w:sz w:val="20"/>
          <w:szCs w:val="20"/>
        </w:rPr>
      </w:pPr>
      <w:r w:rsidRPr="009C7F3D">
        <w:rPr>
          <w:rStyle w:val="a6"/>
          <w:rFonts w:ascii="Times New Roman" w:hAnsi="Times New Roman"/>
          <w:sz w:val="20"/>
          <w:szCs w:val="20"/>
        </w:rPr>
        <w:footnoteRef/>
      </w:r>
      <w:r w:rsidRPr="009C7F3D">
        <w:rPr>
          <w:rFonts w:ascii="Times New Roman" w:hAnsi="Times New Roman"/>
          <w:sz w:val="20"/>
          <w:szCs w:val="20"/>
        </w:rPr>
        <w:t xml:space="preserve"> Постановление Правительства Российской Федерации от 18 сентября 2020 №1496 «О признании утратившими силу некоторых актов и отдельных положений некоторых актов Правительства Российской Федерации, об отмене некоторых нормативных правовых актов федеральных органов исполнительной власти, содержащих обязательные требования, соблюдение которых оценивается при проведении мероприятий по контролю при осуществлении государственного экологического надзора».</w:t>
      </w:r>
    </w:p>
  </w:footnote>
  <w:footnote w:id="128">
    <w:p w14:paraId="4A854E95" w14:textId="77777777" w:rsidR="004600E4" w:rsidRPr="009C7F3D" w:rsidRDefault="004600E4" w:rsidP="00C62DF1">
      <w:pPr>
        <w:pStyle w:val="af4"/>
        <w:jc w:val="both"/>
        <w:rPr>
          <w:rFonts w:ascii="Times New Roman" w:hAnsi="Times New Roman"/>
          <w:sz w:val="20"/>
          <w:szCs w:val="20"/>
        </w:rPr>
      </w:pPr>
      <w:r w:rsidRPr="009C7F3D">
        <w:rPr>
          <w:rStyle w:val="a6"/>
          <w:rFonts w:ascii="Times New Roman" w:hAnsi="Times New Roman"/>
          <w:sz w:val="20"/>
          <w:szCs w:val="20"/>
        </w:rPr>
        <w:footnoteRef/>
      </w:r>
      <w:r w:rsidRPr="009C7F3D">
        <w:rPr>
          <w:rFonts w:ascii="Times New Roman" w:hAnsi="Times New Roman"/>
          <w:sz w:val="20"/>
          <w:szCs w:val="20"/>
        </w:rPr>
        <w:t xml:space="preserve"> До 2021 года действует Постановление Правительства Российской Федерации от 28 сентября 2015 года № 1029 «Об утверждении критериев отнесения объектов, оказывающих негативное воздействие на окружающую среду, к объектам I, II, III и IV категорий».</w:t>
      </w:r>
    </w:p>
  </w:footnote>
  <w:footnote w:id="129">
    <w:p w14:paraId="77247FFE" w14:textId="77777777" w:rsidR="004600E4" w:rsidRPr="009C7F3D" w:rsidRDefault="004600E4" w:rsidP="00C62DF1">
      <w:pPr>
        <w:pStyle w:val="af4"/>
        <w:jc w:val="both"/>
        <w:rPr>
          <w:rFonts w:ascii="Times New Roman" w:hAnsi="Times New Roman"/>
          <w:sz w:val="20"/>
          <w:szCs w:val="20"/>
        </w:rPr>
      </w:pPr>
      <w:r w:rsidRPr="009C7F3D">
        <w:rPr>
          <w:rStyle w:val="a6"/>
          <w:rFonts w:ascii="Times New Roman" w:hAnsi="Times New Roman"/>
          <w:sz w:val="20"/>
          <w:szCs w:val="20"/>
        </w:rPr>
        <w:footnoteRef/>
      </w:r>
      <w:r w:rsidRPr="009C7F3D">
        <w:rPr>
          <w:rFonts w:ascii="Times New Roman" w:hAnsi="Times New Roman"/>
          <w:sz w:val="20"/>
          <w:szCs w:val="20"/>
        </w:rPr>
        <w:t xml:space="preserve"> ID проекта акта: 02/07/05-20/00102063.</w:t>
      </w:r>
    </w:p>
  </w:footnote>
  <w:footnote w:id="130">
    <w:p w14:paraId="4E4F399F" w14:textId="77777777" w:rsidR="004600E4" w:rsidRPr="009C7F3D" w:rsidRDefault="004600E4" w:rsidP="00C62DF1">
      <w:pPr>
        <w:pStyle w:val="af4"/>
        <w:jc w:val="both"/>
        <w:rPr>
          <w:rFonts w:ascii="Times New Roman" w:hAnsi="Times New Roman"/>
          <w:sz w:val="20"/>
          <w:szCs w:val="20"/>
        </w:rPr>
      </w:pPr>
      <w:r w:rsidRPr="009C7F3D">
        <w:rPr>
          <w:rStyle w:val="a6"/>
          <w:rFonts w:ascii="Times New Roman" w:hAnsi="Times New Roman"/>
          <w:sz w:val="20"/>
          <w:szCs w:val="20"/>
        </w:rPr>
        <w:footnoteRef/>
      </w:r>
      <w:r w:rsidRPr="009C7F3D">
        <w:rPr>
          <w:rFonts w:ascii="Times New Roman" w:hAnsi="Times New Roman"/>
          <w:sz w:val="20"/>
          <w:szCs w:val="20"/>
        </w:rPr>
        <w:t xml:space="preserve"> В заключении говорится, что исходя из предусмотренных Федеральным законом №7 «Об охране окружающей среды» положений при категорировании речь должна идти об оценке фактического воздействия ‎на окружающую среду конкретного предприятия, а не о некой максимально возможной величине выбросов, сбросов загрязняющих веществ, принимаемой безусловно при постановке объекта на государственный учет для предприятий одного типа вне зависимости от применяемых технологий и данных природоохранной отчетности, экологического мониторинга. Разработчику рекомендовано провести эксперимент в отдельных регионах на протяжении нескольких лет и на период эксперимента разработать критерии отнесения, учитывающие реальные объемы оказываемого негативного воздействия, а также предоставить хозяйствующим субъектам возможность перехода из одной категории в другую ‎в зависимости от фактических показателей НВОС.</w:t>
      </w:r>
    </w:p>
  </w:footnote>
  <w:footnote w:id="131">
    <w:p w14:paraId="50625676" w14:textId="77777777" w:rsidR="004600E4" w:rsidRPr="009C7F3D" w:rsidRDefault="004600E4" w:rsidP="00C62DF1">
      <w:pPr>
        <w:pStyle w:val="af4"/>
        <w:jc w:val="both"/>
        <w:rPr>
          <w:rFonts w:ascii="Times New Roman" w:hAnsi="Times New Roman"/>
          <w:sz w:val="20"/>
          <w:szCs w:val="20"/>
        </w:rPr>
      </w:pPr>
      <w:r w:rsidRPr="009C7F3D">
        <w:rPr>
          <w:rStyle w:val="a6"/>
          <w:rFonts w:ascii="Times New Roman" w:hAnsi="Times New Roman"/>
          <w:sz w:val="20"/>
          <w:szCs w:val="20"/>
        </w:rPr>
        <w:footnoteRef/>
      </w:r>
      <w:r w:rsidRPr="009C7F3D">
        <w:rPr>
          <w:rFonts w:ascii="Times New Roman" w:hAnsi="Times New Roman"/>
          <w:sz w:val="20"/>
          <w:szCs w:val="20"/>
        </w:rPr>
        <w:t xml:space="preserve"> В настоящее время на государственный учет объектов НВОС поставлено порядка 100 000 объектов. Заключение об оценке регулирующего воздействия от 9 июля 2020 года.</w:t>
      </w:r>
    </w:p>
  </w:footnote>
  <w:footnote w:id="132">
    <w:p w14:paraId="679BD491" w14:textId="77777777" w:rsidR="004600E4" w:rsidRPr="009C7F3D" w:rsidRDefault="004600E4" w:rsidP="00C62DF1">
      <w:pPr>
        <w:pStyle w:val="af4"/>
        <w:jc w:val="both"/>
        <w:rPr>
          <w:rFonts w:ascii="Times New Roman" w:hAnsi="Times New Roman"/>
          <w:sz w:val="20"/>
          <w:szCs w:val="20"/>
        </w:rPr>
      </w:pPr>
      <w:r w:rsidRPr="009C7F3D">
        <w:rPr>
          <w:rStyle w:val="a6"/>
          <w:rFonts w:ascii="Times New Roman" w:hAnsi="Times New Roman"/>
          <w:sz w:val="20"/>
          <w:szCs w:val="20"/>
        </w:rPr>
        <w:footnoteRef/>
      </w:r>
      <w:r w:rsidRPr="009C7F3D">
        <w:rPr>
          <w:rFonts w:ascii="Times New Roman" w:hAnsi="Times New Roman"/>
          <w:sz w:val="20"/>
          <w:szCs w:val="20"/>
        </w:rPr>
        <w:t xml:space="preserve"> Известия, 27 октября 2020 года.</w:t>
      </w:r>
    </w:p>
  </w:footnote>
  <w:footnote w:id="133">
    <w:p w14:paraId="54E6A241"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Январь-февраль 2021 года.</w:t>
      </w:r>
    </w:p>
  </w:footnote>
  <w:footnote w:id="134">
    <w:p w14:paraId="2EEB84B6"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Постановление Правительства Российской Федерации от 24 декабря 2015 г. №1418 «О государственном надзоре в области защиты населения и территорий от чрезвычайных ситуаций природного и техногенного характера».</w:t>
      </w:r>
    </w:p>
  </w:footnote>
  <w:footnote w:id="135">
    <w:p w14:paraId="1C4EFF94"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Статья 71 Земельного кодекса Российской Федерации.</w:t>
      </w:r>
    </w:p>
  </w:footnote>
  <w:footnote w:id="136">
    <w:p w14:paraId="1DAF92DB"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Глава </w:t>
      </w:r>
      <w:r w:rsidRPr="009C7F3D">
        <w:rPr>
          <w:rFonts w:cs="Times New Roman"/>
          <w:lang w:val="en-US"/>
        </w:rPr>
        <w:t>XI</w:t>
      </w:r>
      <w:r w:rsidRPr="009C7F3D">
        <w:rPr>
          <w:rFonts w:cs="Times New Roman"/>
        </w:rPr>
        <w:t xml:space="preserve"> Федерального закона от 10 января 2002 г. №7-ФЗ «Об охране окружающей среды».</w:t>
      </w:r>
    </w:p>
  </w:footnote>
  <w:footnote w:id="137">
    <w:p w14:paraId="1929D03C"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Научно-практический комментарий к Федеральному закону от 20 января 2002 №7-ФЗ «Об охране окружающей среды» (постатейный) (Л.П. Берназ, И.Н. Жочкина, Н.В. Кичигин и др.) (отв. ред. Н.И. Хлуденева) («ИЗиСП», «КОНТРАКТ», 2018). Дата обращения: 2 февраля 2021 года.</w:t>
      </w:r>
    </w:p>
  </w:footnote>
  <w:footnote w:id="138">
    <w:p w14:paraId="74265859"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Федеральный закон от 17 января 1992 №2202-1 «О прокуратуре Российской Федерации».</w:t>
      </w:r>
    </w:p>
  </w:footnote>
  <w:footnote w:id="139">
    <w:p w14:paraId="7E184444"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Постановление Правительства Российской Федерации от 3 апреля 2020 №438 «Об особенностях осуществления государственного контроля (надзора), муниципального контроля и о внесении изменения в пункт 7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footnote>
  <w:footnote w:id="140">
    <w:p w14:paraId="03FFE150"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Внесенных в единый реестр субъектов малого и среднего предпринимательства. </w:t>
      </w:r>
    </w:p>
  </w:footnote>
  <w:footnote w:id="141">
    <w:p w14:paraId="0A73703D"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Закреплен в Конституции Российской Федерации на основании принятия Закона Российской Федерации о поправке к Конституции Российской Федерации от 14 марта 2020 г. №1-ФКЗ «О совершенствовании регулирования отдельных вопросов организации и функционирования публичной власти». Так, в статье 114 установлено, что Правительство Российской Федерации осуществляет меры, направленные на создание благоприятных условий жизнедеятельности населения, снижение негативного воздействия хозяйственной и иной деятельности на окружающую среду, сохранение уникального природного и биологического многообразия страны, формирование в обществе ответственного отношения к животным.</w:t>
      </w:r>
    </w:p>
  </w:footnote>
  <w:footnote w:id="142">
    <w:p w14:paraId="09A59427"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 данным сайта </w:t>
      </w:r>
      <w:hyperlink r:id="rId3" w:history="1">
        <w:r w:rsidRPr="009C7F3D">
          <w:rPr>
            <w:rStyle w:val="ac"/>
            <w:rFonts w:cs="Times New Roman"/>
            <w:lang w:val="en-US"/>
          </w:rPr>
          <w:t>http</w:t>
        </w:r>
        <w:r w:rsidRPr="009C7F3D">
          <w:rPr>
            <w:rStyle w:val="ac"/>
            <w:rFonts w:cs="Times New Roman"/>
          </w:rPr>
          <w:t>://66.</w:t>
        </w:r>
        <w:r w:rsidRPr="009C7F3D">
          <w:rPr>
            <w:rStyle w:val="ac"/>
            <w:rFonts w:cs="Times New Roman"/>
            <w:lang w:val="en-US"/>
          </w:rPr>
          <w:t>ru</w:t>
        </w:r>
        <w:r w:rsidRPr="009C7F3D">
          <w:rPr>
            <w:rStyle w:val="ac"/>
            <w:rFonts w:cs="Times New Roman"/>
          </w:rPr>
          <w:t>/</w:t>
        </w:r>
        <w:r w:rsidRPr="009C7F3D">
          <w:rPr>
            <w:rStyle w:val="ac"/>
            <w:rFonts w:cs="Times New Roman"/>
            <w:lang w:val="en-US"/>
          </w:rPr>
          <w:t>news</w:t>
        </w:r>
        <w:r w:rsidRPr="009C7F3D">
          <w:rPr>
            <w:rStyle w:val="ac"/>
            <w:rFonts w:cs="Times New Roman"/>
          </w:rPr>
          <w:t>/</w:t>
        </w:r>
        <w:r w:rsidRPr="009C7F3D">
          <w:rPr>
            <w:rStyle w:val="ac"/>
            <w:rFonts w:cs="Times New Roman"/>
            <w:lang w:val="en-US"/>
          </w:rPr>
          <w:t>society</w:t>
        </w:r>
        <w:r w:rsidRPr="009C7F3D">
          <w:rPr>
            <w:rStyle w:val="ac"/>
            <w:rFonts w:cs="Times New Roman"/>
          </w:rPr>
          <w:t>/237356/</w:t>
        </w:r>
      </w:hyperlink>
      <w:r w:rsidRPr="009C7F3D">
        <w:rPr>
          <w:rFonts w:cs="Times New Roman"/>
        </w:rPr>
        <w:t xml:space="preserve"> Дата обращения: 2 февраля 2021 года.</w:t>
      </w:r>
    </w:p>
  </w:footnote>
  <w:footnote w:id="143">
    <w:p w14:paraId="7AD71E77"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Статья 2 Федерального закона от 1 мая 1999 №94-ФЗ «Об охране озера Байкал».</w:t>
      </w:r>
    </w:p>
  </w:footnote>
  <w:footnote w:id="144">
    <w:p w14:paraId="29B8C03B"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Преамбула Федерального закона от 1 мая 1999 №94-ФЗ «Об охране озера Байкал».</w:t>
      </w:r>
    </w:p>
  </w:footnote>
  <w:footnote w:id="145">
    <w:p w14:paraId="2FB35ACC"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Указ Губернатора Иркутской области от 9 сентября 2020 №256-уг «О Годе Байкала в Иркутской области».</w:t>
      </w:r>
    </w:p>
  </w:footnote>
  <w:footnote w:id="146">
    <w:p w14:paraId="0EAF02E7"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Постановление Правительства Российской Федерации от 31 декабря 2020 №2399 «Об утверждении перечня видов деятельности, запрещенных в центральной экологической зоне Байкальской природной территории».</w:t>
      </w:r>
    </w:p>
  </w:footnote>
  <w:footnote w:id="147">
    <w:p w14:paraId="6B0F13A2"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Постановление Правительства Российской Федерации от 28 августа 2015 №903 «Об утверждении критериев определения объектов, подлежащих федеральному государственному экологическому надзору».</w:t>
      </w:r>
    </w:p>
  </w:footnote>
  <w:footnote w:id="148">
    <w:p w14:paraId="3C712523"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Статья 19 Федерального закона от 1 мая 1999 №94-ФЗ «Об охране озера Байкал».</w:t>
      </w:r>
    </w:p>
  </w:footnote>
  <w:footnote w:id="149">
    <w:p w14:paraId="5BAA9025"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Программа профилактики нарушений обязательных требований законодательства в рамках регионального государственного экологического надзора утверждена распоряжением службы от 04.12.2019 № 384-ср «Об утверждении Программы профилактики нарушений обязательных требований законодательства в рамках регионального государственного экологического надзора на 2020 год»</w:t>
      </w:r>
    </w:p>
  </w:footnote>
  <w:footnote w:id="150">
    <w:p w14:paraId="7938EE02" w14:textId="2B115923" w:rsidR="004600E4" w:rsidRPr="009C7F3D" w:rsidRDefault="004600E4">
      <w:pPr>
        <w:pStyle w:val="a4"/>
        <w:rPr>
          <w:rFonts w:cs="Times New Roman"/>
        </w:rPr>
      </w:pPr>
      <w:r w:rsidRPr="009C7F3D">
        <w:rPr>
          <w:rStyle w:val="a6"/>
          <w:rFonts w:cs="Times New Roman"/>
        </w:rPr>
        <w:footnoteRef/>
      </w:r>
      <w:r w:rsidRPr="009C7F3D">
        <w:rPr>
          <w:rFonts w:cs="Times New Roman"/>
        </w:rPr>
        <w:t xml:space="preserve"> О данной проблеме много говорится в современной литературе. В частности, об этом говорит заместитель директора по науке Лимнологического института Сибирского отделения Российской академии наук, д.х.н., профессора В.В. Анненкова.</w:t>
      </w:r>
    </w:p>
  </w:footnote>
  <w:footnote w:id="151">
    <w:p w14:paraId="09162F8D"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В начале июня 2019 года Счетная палата АНО «Инфокультура» и Центр перспективных управленческих решений опубликовали экспертный доклад «Открытость государства в России».</w:t>
      </w:r>
    </w:p>
  </w:footnote>
  <w:footnote w:id="152">
    <w:p w14:paraId="332AE2FB"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Пункты 1, 2, 3, 6 статьи 3 Федерального закона от 27 июля 2006 №149-ФЗ «Об информации, информационных технологиях и о защите информации».</w:t>
      </w:r>
    </w:p>
  </w:footnote>
  <w:footnote w:id="153">
    <w:p w14:paraId="0F5277DA"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Федеральный закон от 09.02.2009 №8-ФЗ «Об обеспечении доступа к информации о деятельности государственных органов и органов местного самоуправления».</w:t>
      </w:r>
    </w:p>
  </w:footnote>
  <w:footnote w:id="154">
    <w:p w14:paraId="69CC904E"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Охрана окружающей среды, организация рационального природопользования, объединяемые понятием «экология», предусматриваются в ст. ст. 9, 36, ч. 3 ст. 41, ст. ст. 42, 58, п. п. «д», «е», «н», «о», «р» ст. 71, п. п. «в» - «д», «к», «м» ч. 1 ст. 72, п. «в» ч. 1 ст. 114 Конституции РФ. С.А. Боголюбов Статья: «Потенциал экологических норм Конституции России». Журнал российского права, 2018, №5).</w:t>
      </w:r>
    </w:p>
  </w:footnote>
  <w:footnote w:id="155">
    <w:p w14:paraId="67C8DD52"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Обзор состояния и загрязнения окружающей среды в российской федерации за 2019 год, подготовленный Федеральной службой по гидрометеорологии и мониторингу окружающей среды (Росгидромет).</w:t>
      </w:r>
    </w:p>
    <w:p w14:paraId="1FDF7C97" w14:textId="77777777" w:rsidR="004600E4" w:rsidRPr="009C7F3D" w:rsidRDefault="004600E4" w:rsidP="00B00BF6">
      <w:pPr>
        <w:pStyle w:val="a4"/>
        <w:rPr>
          <w:rFonts w:cs="Times New Roman"/>
        </w:rPr>
      </w:pPr>
    </w:p>
  </w:footnote>
  <w:footnote w:id="156">
    <w:p w14:paraId="5BBB729D"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Согласно Конвенции экологическая информация означает любую информацию в письменной, аудиовизуальной, электронной или любой иной материальной форме: a) о состоянии элементов окружающей среды, таких как воздух и атмосфера, вода, почва, земля, ландшафт и природные объекты, биологическое разнообразие и его компоненты, включая генетически измененные организмы, и взаимодействие между этими элементами; b) факторах, таких как вещества, энергия, шум и излучение, а также деятельность или меры, включая административные меры, соглашения в области окружающей среды, политику, законодательство, планы и программы, оказывающие или способные оказать воздействие на элементы окружающей среды, и анализ затрат и результатов, и другой экономический анализ и допущения, использованные при принятии решений по вопросам, касающимся окружающей среды; c) о состоянии здоровья и безопасности людей, об условиях жизни людей, о состоянии объектов культуры и зданий и сооружений в той степени, в какой на них воздействует или может воздействовать состояние элементов окружающей среды или, через посредство этих элементов, факторы, деятельность или меры (см.: Конвенция ЕЭК ООН о доступе к информации, участии общественности в процессе принятия решений и доступе к правосудию по вопросам, касающимся окружающей среды [Орхусская конвенция] (принята на Четвертой конференции министров «Окружающая среда для Европы» в Орхусе, Дания, 25 июня 1998 г.) // URL: http://www.un.org/ru/documents/decl_conv/conventions/orhus.shtml (дата обращения: 4 октября 2020 г.)).</w:t>
      </w:r>
    </w:p>
  </w:footnote>
  <w:footnote w:id="157">
    <w:p w14:paraId="4128CEFF"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Статья: Правовые проблемы стратегирования в экологическом праве (Жаворонкова Н.Г., Выпханова Г.В.) («Lex russica», 2020, №1)</w:t>
      </w:r>
    </w:p>
  </w:footnote>
  <w:footnote w:id="158">
    <w:p w14:paraId="5599DDEF"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Перечень поручений по итогам заседания Госсовета от 24 января 2017 года №Пр-140ГС.</w:t>
      </w:r>
    </w:p>
  </w:footnote>
  <w:footnote w:id="159">
    <w:p w14:paraId="0AE3F6BD" w14:textId="77777777" w:rsidR="004600E4" w:rsidRPr="009C7F3D" w:rsidRDefault="004600E4" w:rsidP="00B00BF6">
      <w:pPr>
        <w:pStyle w:val="a4"/>
        <w:rPr>
          <w:rFonts w:cs="Times New Roman"/>
        </w:rPr>
      </w:pPr>
      <w:r w:rsidRPr="009C7F3D">
        <w:rPr>
          <w:rStyle w:val="a6"/>
          <w:rFonts w:cs="Times New Roman"/>
        </w:rPr>
        <w:footnoteRef/>
      </w:r>
      <w:r w:rsidRPr="009C7F3D">
        <w:rPr>
          <w:rFonts w:cs="Times New Roman"/>
        </w:rPr>
        <w:t xml:space="preserve"> Законопроект был внесен на рассмотрение Государственной Думы 19 июня 2019 года.</w:t>
      </w:r>
    </w:p>
  </w:footnote>
  <w:footnote w:id="160">
    <w:p w14:paraId="0F652D66"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Л.Е. Коробка «Принцип транспарентности в экологическом праве». Монография. Под ред. д.ю.н. Н.Д. Вершило. - Москва: Проспект, 2020. - 128 с. С. 43.</w:t>
      </w:r>
    </w:p>
  </w:footnote>
  <w:footnote w:id="161">
    <w:p w14:paraId="378B6770"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Протокол заседания Правительства Российской Федерации от 5 декабря 2013 №42.</w:t>
      </w:r>
    </w:p>
  </w:footnote>
  <w:footnote w:id="162">
    <w:p w14:paraId="7A0C152A" w14:textId="3A16F395"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ttps://www.economy.gov.ru/material/departments/d21/otkrytoe_ministerstvo/plany_po_realizacii_koncepcii_otkrytosti/ (дата обращения: 23 декабря 2020 года).</w:t>
      </w:r>
    </w:p>
  </w:footnote>
  <w:footnote w:id="163">
    <w:p w14:paraId="749C0360"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В частности, Законом РФ от 21июля 1993 года №5485-</w:t>
      </w:r>
      <w:r w:rsidRPr="009C7F3D">
        <w:rPr>
          <w:rFonts w:cs="Times New Roman"/>
          <w:lang w:val="en-US"/>
        </w:rPr>
        <w:t>I</w:t>
      </w:r>
      <w:r w:rsidRPr="009C7F3D">
        <w:rPr>
          <w:rFonts w:cs="Times New Roman"/>
        </w:rPr>
        <w:t xml:space="preserve"> «О государственной тайне» определен перечень данных, информация о которых не подлежит засекречиванию, в том числе сведения о состоянии экологии, здравоохранения, здравоохранения, санитарии, демографии, образования, культуры, сельского хозяйства.</w:t>
      </w:r>
    </w:p>
  </w:footnote>
  <w:footnote w:id="164">
    <w:p w14:paraId="203A7369"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Статья 21 Федерального закона от 23.11.1995 №174-ФЗ «Об экологической экспертизе» подразделяет данные, полученные в результате экологической экспертизе на общедоступные и составляющие коммерческую или иную охраняемую законом тайну. Аналогичные положения содержатся в статье 5 Федерального закона от 29.07.2004 №98-ФЗ «О коммерческой тайне».</w:t>
      </w:r>
    </w:p>
  </w:footnote>
  <w:footnote w:id="165">
    <w:p w14:paraId="72F22645" w14:textId="77777777" w:rsidR="004600E4" w:rsidRPr="009C7F3D" w:rsidRDefault="004600E4" w:rsidP="009C7F3D">
      <w:pPr>
        <w:pStyle w:val="a4"/>
        <w:rPr>
          <w:rFonts w:cs="Times New Roman"/>
        </w:rPr>
      </w:pPr>
      <w:r w:rsidRPr="009C7F3D">
        <w:rPr>
          <w:rStyle w:val="a6"/>
          <w:rFonts w:cs="Times New Roman"/>
        </w:rPr>
        <w:footnoteRef/>
      </w:r>
      <w:r w:rsidRPr="009C7F3D">
        <w:rPr>
          <w:rFonts w:cs="Times New Roman"/>
        </w:rPr>
        <w:t xml:space="preserve"> На них с участием политиков, журналистов, представителей профессиональных сообществ и некоммерческих организаций обсуждаются такие актуальные проблемы, как доступность и качество медицинских услуг, снятие избыточных барьеров для деловой активности, оптимизация госзакупок.</w:t>
      </w:r>
    </w:p>
  </w:footnote>
  <w:footnote w:id="166">
    <w:p w14:paraId="4EB3081F" w14:textId="77777777" w:rsidR="004600E4" w:rsidRPr="009C7F3D" w:rsidRDefault="004600E4" w:rsidP="009C7F3D">
      <w:pPr>
        <w:pStyle w:val="a4"/>
        <w:rPr>
          <w:rFonts w:cs="Times New Roman"/>
        </w:rPr>
      </w:pPr>
      <w:r w:rsidRPr="009C7F3D">
        <w:rPr>
          <w:rStyle w:val="a6"/>
          <w:rFonts w:cs="Times New Roman"/>
        </w:rPr>
        <w:footnoteRef/>
      </w:r>
      <w:r w:rsidRPr="009C7F3D">
        <w:rPr>
          <w:rFonts w:cs="Times New Roman"/>
        </w:rPr>
        <w:t xml:space="preserve"> В рамках мониторинга проводится оценка соблюдения требований к доступности информации о деятельности государственных органов и органов местного самоуправления, проверяются технические характеристики официальных сайтов, производится контроль и учет мнения пользователей по поводу работы органов государственной власти и их представительств в сети Интернет.</w:t>
      </w:r>
    </w:p>
  </w:footnote>
  <w:footnote w:id="167">
    <w:p w14:paraId="454B6C32" w14:textId="77777777" w:rsidR="004600E4" w:rsidRPr="009C7F3D" w:rsidRDefault="004600E4" w:rsidP="009C7F3D">
      <w:pPr>
        <w:pStyle w:val="a4"/>
        <w:rPr>
          <w:rFonts w:cs="Times New Roman"/>
        </w:rPr>
      </w:pPr>
      <w:r w:rsidRPr="009C7F3D">
        <w:rPr>
          <w:rStyle w:val="a6"/>
          <w:rFonts w:cs="Times New Roman"/>
        </w:rPr>
        <w:footnoteRef/>
      </w:r>
      <w:r w:rsidRPr="009C7F3D">
        <w:rPr>
          <w:rFonts w:cs="Times New Roman"/>
        </w:rPr>
        <w:t xml:space="preserve"> Так, в Москве большой популярностью пользуется проект «Активный гражданин», в рамках которого проводится публичное обсуждение актуальных вопросов городской жизни.</w:t>
      </w:r>
    </w:p>
  </w:footnote>
  <w:footnote w:id="168">
    <w:p w14:paraId="79829952" w14:textId="77777777" w:rsidR="004600E4" w:rsidRPr="009C7F3D" w:rsidRDefault="004600E4" w:rsidP="009C7F3D">
      <w:pPr>
        <w:pStyle w:val="a4"/>
        <w:rPr>
          <w:rFonts w:cs="Times New Roman"/>
        </w:rPr>
      </w:pPr>
      <w:r w:rsidRPr="009C7F3D">
        <w:rPr>
          <w:rStyle w:val="a6"/>
          <w:rFonts w:cs="Times New Roman"/>
        </w:rPr>
        <w:footnoteRef/>
      </w:r>
      <w:r w:rsidRPr="009C7F3D">
        <w:rPr>
          <w:rFonts w:cs="Times New Roman"/>
        </w:rPr>
        <w:t xml:space="preserve"> Федеральный закон от 21.07.2014 № 212-ФЗ «Об основах общественного контроля в Российской Федерации».</w:t>
      </w:r>
    </w:p>
  </w:footnote>
  <w:footnote w:id="169">
    <w:p w14:paraId="2240D2DB" w14:textId="77777777" w:rsidR="004600E4" w:rsidRPr="009C7F3D" w:rsidRDefault="004600E4" w:rsidP="009C7F3D">
      <w:pPr>
        <w:rPr>
          <w:rFonts w:cs="Times New Roman"/>
          <w:szCs w:val="20"/>
        </w:rPr>
      </w:pPr>
      <w:r w:rsidRPr="009C7F3D">
        <w:rPr>
          <w:rStyle w:val="a6"/>
          <w:rFonts w:cs="Times New Roman"/>
          <w:szCs w:val="20"/>
        </w:rPr>
        <w:footnoteRef/>
      </w:r>
      <w:r w:rsidRPr="009C7F3D">
        <w:rPr>
          <w:rFonts w:cs="Times New Roman"/>
          <w:szCs w:val="20"/>
        </w:rPr>
        <w:t xml:space="preserve"> Фукуяма Фрэнсис. Доверие. Социальные добродетели и созидание благосостояния / Новая постиндустриальная волна на Западе. Антология. - М.: Асаdеmiа, 1999, с. 129.</w:t>
      </w:r>
    </w:p>
  </w:footnote>
  <w:footnote w:id="170">
    <w:p w14:paraId="7D6A4E98"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Выступление Президента России состоялось на встрече со студентами и аспирантами Уральского федерального университета им. Б.Н. Ельцина 9 июля 2019 года.</w:t>
      </w:r>
    </w:p>
  </w:footnote>
  <w:footnote w:id="171">
    <w:p w14:paraId="72561A0C"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В частности, об этом говорит Г.В. Выпханова в своей работе "Теоретико-правовые аспекты информационного обеспечения природопользования и охраны окружающей среды" (Актуальные проблемы экологического права / отв. ред. М.М. Бринчук, О.Л. Дубовик // Труды Института государства и права РАН. 2010. №2. С. 81-100) и Л.Е. Коробка «Принцип транспарентности в экологическом праве». (Монография. Под ред. д.ю.н. Н.Д. Вершило. - Москва: Проспект, 2020. - 128 с. С. 60)</w:t>
      </w:r>
    </w:p>
  </w:footnote>
  <w:footnote w:id="172">
    <w:p w14:paraId="6C322FE0"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О.С. Колбасов «Концепция экологической безопасности (юридический аспект)» // Советское государство и право. 1988. №12. С.47-55.</w:t>
      </w:r>
    </w:p>
  </w:footnote>
  <w:footnote w:id="173">
    <w:p w14:paraId="5C638568"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И.О. Краснова «Экологическая безопасность как институт экологического права» // Журнал российского права. 2001. №2. С. 16.</w:t>
      </w:r>
    </w:p>
  </w:footnote>
  <w:footnote w:id="174">
    <w:p w14:paraId="7101C94F" w14:textId="7F118D75"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А.С. Тимошенко «Глобальная экологическая безопасность»</w:t>
      </w:r>
      <w:r w:rsidR="000F2404">
        <w:rPr>
          <w:rFonts w:cs="Times New Roman"/>
        </w:rPr>
        <w:t xml:space="preserve"> </w:t>
      </w:r>
      <w:r w:rsidRPr="009C7F3D">
        <w:rPr>
          <w:rFonts w:cs="Times New Roman"/>
        </w:rPr>
        <w:t>- международно-правовой аспект // Советское государство и право. 1989. №1. С. 87.</w:t>
      </w:r>
    </w:p>
  </w:footnote>
  <w:footnote w:id="175">
    <w:p w14:paraId="6C94D66E"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В частности, о необходимости децентрализации и передачи части полномочий на региональный уровень было отмечено Заместителем Председателя Совета Безопасности Д.А. Медведевым на заседании, посвященным ликвидации накопленного экологического вреда, которое состоялось 6 октября 2020 года.</w:t>
      </w:r>
    </w:p>
  </w:footnote>
  <w:footnote w:id="176">
    <w:p w14:paraId="5F65758C" w14:textId="77777777" w:rsidR="004600E4" w:rsidRPr="009C7F3D" w:rsidRDefault="004600E4" w:rsidP="00B2244B">
      <w:pPr>
        <w:pStyle w:val="a4"/>
        <w:rPr>
          <w:rFonts w:cs="Times New Roman"/>
        </w:rPr>
      </w:pPr>
      <w:r w:rsidRPr="009C7F3D">
        <w:rPr>
          <w:rStyle w:val="a6"/>
          <w:rFonts w:cs="Times New Roman"/>
        </w:rPr>
        <w:footnoteRef/>
      </w:r>
      <w:r w:rsidRPr="009C7F3D">
        <w:rPr>
          <w:rFonts w:cs="Times New Roman"/>
        </w:rPr>
        <w:t xml:space="preserve"> По данным официального сайта Счетной палаты Российской Федерации</w:t>
      </w:r>
    </w:p>
  </w:footnote>
  <w:footnote w:id="177">
    <w:p w14:paraId="525B752B" w14:textId="77777777" w:rsidR="004600E4" w:rsidRPr="009C7F3D" w:rsidRDefault="004600E4" w:rsidP="00B2244B">
      <w:pPr>
        <w:pStyle w:val="a4"/>
        <w:rPr>
          <w:rFonts w:cs="Times New Roman"/>
        </w:rPr>
      </w:pPr>
      <w:r w:rsidRPr="009C7F3D">
        <w:rPr>
          <w:rStyle w:val="a6"/>
          <w:rFonts w:cs="Times New Roman"/>
        </w:rPr>
        <w:footnoteRef/>
      </w:r>
      <w:r w:rsidRPr="009C7F3D">
        <w:rPr>
          <w:rFonts w:cs="Times New Roman"/>
        </w:rPr>
        <w:t xml:space="preserve"> Решение Арбитражного суда Пермского края по делу №А50-92/2019 по заявлению ООО «Лукойл-Пермнефтепромсервис» к ФГБУ «ФКП Росреестра»</w:t>
      </w:r>
    </w:p>
  </w:footnote>
  <w:footnote w:id="178">
    <w:p w14:paraId="19AACF63" w14:textId="49B9AC7A" w:rsidR="004600E4" w:rsidRPr="009C7F3D" w:rsidRDefault="004600E4" w:rsidP="00B2244B">
      <w:pPr>
        <w:pStyle w:val="a4"/>
        <w:rPr>
          <w:rFonts w:cs="Times New Roman"/>
        </w:rPr>
      </w:pPr>
      <w:r w:rsidRPr="009C7F3D">
        <w:rPr>
          <w:rStyle w:val="a6"/>
          <w:rFonts w:cs="Times New Roman"/>
        </w:rPr>
        <w:footnoteRef/>
      </w:r>
      <w:r w:rsidRPr="009C7F3D">
        <w:rPr>
          <w:rFonts w:cs="Times New Roman"/>
        </w:rPr>
        <w:t xml:space="preserve"> Федеральный закон от 31 июля 2020 №269-ФЗ «О внесении изменений в отдельные законодательные акты Российской Федерации».</w:t>
      </w:r>
    </w:p>
  </w:footnote>
  <w:footnote w:id="179">
    <w:p w14:paraId="25FFF536" w14:textId="79D76A43" w:rsidR="004600E4" w:rsidRPr="009C7F3D" w:rsidRDefault="004600E4">
      <w:pPr>
        <w:pStyle w:val="a4"/>
        <w:rPr>
          <w:rFonts w:cs="Times New Roman"/>
        </w:rPr>
      </w:pPr>
      <w:r w:rsidRPr="009C7F3D">
        <w:rPr>
          <w:rStyle w:val="a6"/>
          <w:rFonts w:cs="Times New Roman"/>
        </w:rPr>
        <w:footnoteRef/>
      </w:r>
      <w:r w:rsidRPr="009C7F3D">
        <w:rPr>
          <w:rFonts w:cs="Times New Roman"/>
        </w:rPr>
        <w:t xml:space="preserve"> Распоряжение Правительства Российской Федерации от 17 января 2019 года №20-р.</w:t>
      </w:r>
    </w:p>
  </w:footnote>
  <w:footnote w:id="180">
    <w:p w14:paraId="48E2B77F" w14:textId="3D966C0E" w:rsidR="004600E4" w:rsidRPr="009C7F3D" w:rsidRDefault="004600E4" w:rsidP="00B2244B">
      <w:pPr>
        <w:pStyle w:val="a4"/>
        <w:rPr>
          <w:rFonts w:cs="Times New Roman"/>
        </w:rPr>
      </w:pPr>
      <w:r w:rsidRPr="009C7F3D">
        <w:rPr>
          <w:rStyle w:val="a6"/>
          <w:rFonts w:cs="Times New Roman"/>
        </w:rPr>
        <w:footnoteRef/>
      </w:r>
      <w:r w:rsidRPr="009C7F3D">
        <w:rPr>
          <w:rFonts w:cs="Times New Roman"/>
        </w:rPr>
        <w:t xml:space="preserve"> Распоряжение Правительства Российской Федерации от 17 января 2020 года №19-р.</w:t>
      </w:r>
    </w:p>
  </w:footnote>
  <w:footnote w:id="181">
    <w:p w14:paraId="6E8DE17F"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Л.А. Кассо Русское поземельное право, изд. 1908 г., С. 38.</w:t>
      </w:r>
    </w:p>
  </w:footnote>
  <w:footnote w:id="182">
    <w:p w14:paraId="5410C4D0" w14:textId="0E899F99"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ГОСТ Р 51170-98 Качество служебной информации. Термины и определения [Электронный ресурс]: постановление Госстандарта России от 12.05.1998 № 184. – СПС Гарант.</w:t>
      </w:r>
    </w:p>
  </w:footnote>
  <w:footnote w:id="183">
    <w:p w14:paraId="225B4D2F"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Волков С. Н. Как достичь эффективного управления земельными ресурсами в России? [Текст] / С. Н. Волков, Н. В. Комов, В. Н. Хлыстун // Международный сельскохозяйственный журнал. – 2015. – № 3. – С. 3–7.</w:t>
      </w:r>
    </w:p>
  </w:footnote>
  <w:footnote w:id="184">
    <w:p w14:paraId="51658824"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Федеральный закон от 27.05.1996 №57-ФЗ «О государственной охране».</w:t>
      </w:r>
    </w:p>
  </w:footnote>
  <w:footnote w:id="185">
    <w:p w14:paraId="3F24B634"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Статья 104 Земельного кодекса Российской Федерации.</w:t>
      </w:r>
    </w:p>
  </w:footnote>
  <w:footnote w:id="186">
    <w:p w14:paraId="7E6EBCA8"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Определение Верховного Суда Российской Федерации от 17.12.2019 №3-КГ19-8.</w:t>
      </w:r>
    </w:p>
  </w:footnote>
  <w:footnote w:id="187">
    <w:p w14:paraId="79487C14"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Статья 1 Федерального закона от 24.07.2007 №221-Федерального закона «О государственном кадастре недвижимости» (большая часть статей утратила силу в связи с принятием Федерального закона от 13.07.2105 №218-ФЗ «О регистрации недвижимости»).</w:t>
      </w:r>
    </w:p>
  </w:footnote>
  <w:footnote w:id="188">
    <w:p w14:paraId="6CCCFFA0"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Статья 12 Федерального закона от 21.07.1997 №122-ФЗ «О государственной регистрации прав на недвижимое имущество и сделок с ним» (утратил силу в связи с принятием Федерального закона от 13.07.2105 №218-ФЗ «О регистрации недвижимости»).</w:t>
      </w:r>
    </w:p>
  </w:footnote>
  <w:footnote w:id="189">
    <w:p w14:paraId="0F77A0C7"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Приказ Минэкономразвития России от 23.12.2013 №765 «Об утверждении правил ведения Единого государственного реестра прав на недвижимое имущество и сделок с ним, состава номера регистрации, порядка присвоения при проведении государственной регистрации прав на недвижимое имущество и сделок с ним объектам недвижимого имущества условных номеров, которым в установленном законодательством Российской Федерации порядке не присвоен кадастровый номер, форм свидетельства о государственной регистрации права и специальной регистрационной надписи на документах, требований к заполнению свидетельства о государственной регистрации прав и специальной регистрационной надписи, а также требований к формату специальной регистрационной надписи в электронной форме»</w:t>
      </w:r>
    </w:p>
  </w:footnote>
  <w:footnote w:id="190">
    <w:p w14:paraId="7B5FAB4F" w14:textId="1DA3AD30"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То есть, по кадастровому или условному номеру в обеих системах должны содержаться сведения, полностью соответствующие друг другу. </w:t>
      </w:r>
    </w:p>
  </w:footnote>
  <w:footnote w:id="191">
    <w:p w14:paraId="203BFEAC"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Например, Распоряжение Минэкономразвития от 22.01.2013 №Р/4 «О повышении качества сопоставимости данных Единого государственного реестра прав на недвижимое имущество и сделок с ним и государственного кадастра недвижимости о зданиях, сооружениях, объектах незавершенного строительства и помещениях».</w:t>
      </w:r>
    </w:p>
  </w:footnote>
  <w:footnote w:id="192">
    <w:p w14:paraId="38A5C176" w14:textId="172679AF"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Синенко В. А. Классификация выявленных ошибок в сведениях Единого государственного реестра недвижимости при верификации данных // Бюллетень науки и практики. 2018. Т. 4. №10. С. 384-390. Режим доступа: </w:t>
      </w:r>
      <w:hyperlink r:id="rId4" w:history="1">
        <w:r w:rsidRPr="009C7F3D">
          <w:rPr>
            <w:rStyle w:val="ac"/>
            <w:rFonts w:cs="Times New Roman"/>
          </w:rPr>
          <w:t>http://www.bulletennauki.com/sinenko-a</w:t>
        </w:r>
      </w:hyperlink>
      <w:r w:rsidRPr="009C7F3D">
        <w:rPr>
          <w:rFonts w:cs="Times New Roman"/>
        </w:rPr>
        <w:t xml:space="preserve"> (дата обращения 17.02.2020).</w:t>
      </w:r>
    </w:p>
  </w:footnote>
  <w:footnote w:id="193">
    <w:p w14:paraId="49FB8F74" w14:textId="77777777" w:rsidR="004600E4" w:rsidRPr="009C7F3D" w:rsidRDefault="004600E4" w:rsidP="007240B6">
      <w:pPr>
        <w:pStyle w:val="a4"/>
        <w:rPr>
          <w:rFonts w:cs="Times New Roman"/>
        </w:rPr>
      </w:pPr>
      <w:r w:rsidRPr="009C7F3D">
        <w:rPr>
          <w:rStyle w:val="a6"/>
          <w:rFonts w:cs="Times New Roman"/>
        </w:rPr>
        <w:footnoteRef/>
      </w:r>
      <w:r w:rsidRPr="009C7F3D">
        <w:rPr>
          <w:rFonts w:cs="Times New Roman"/>
        </w:rPr>
        <w:t xml:space="preserve"> Решение Арбитражного суда г. Москвы от 28.10.2019 по делу №А40-11975/19-16-93.</w:t>
      </w:r>
    </w:p>
  </w:footnote>
  <w:footnote w:id="194">
    <w:p w14:paraId="7A0B9F5A" w14:textId="57AF7DF4" w:rsidR="00A5750E" w:rsidRPr="00A5750E" w:rsidRDefault="00A5750E" w:rsidP="009E230D">
      <w:pPr>
        <w:pStyle w:val="a4"/>
      </w:pPr>
      <w:r>
        <w:rPr>
          <w:rStyle w:val="a6"/>
        </w:rPr>
        <w:footnoteRef/>
      </w:r>
      <w:r>
        <w:t xml:space="preserve"> </w:t>
      </w:r>
      <w:r w:rsidR="009E230D">
        <w:t>Доклад «Поворот к природе: новая экологическая политика России в условиях «зеленой» трансформации мировой экономики и политики», подготовленного факультетом мировой экономики и мировой политики НИУ ВШЭ по итогам трех ситуационных анализов под эгидой МИД России. РБК:https://www.rbc.ru/newspaper/2021/04/12/606dbe8e9a7947bf5d5e8ed6 (дата обращения 20 апреля 2021 г</w:t>
      </w:r>
      <w:r w:rsidR="009454D5">
        <w:t>ода</w:t>
      </w:r>
      <w:r w:rsidR="009E230D">
        <w:t>)</w:t>
      </w:r>
      <w:r w:rsidR="009454D5">
        <w:t>.</w:t>
      </w:r>
      <w:r w:rsidR="009E230D">
        <w:t xml:space="preserve"> </w:t>
      </w:r>
    </w:p>
  </w:footnote>
  <w:footnote w:id="195">
    <w:p w14:paraId="02AD77CD" w14:textId="5858BD02" w:rsidR="00DB350F" w:rsidRDefault="00DB350F">
      <w:pPr>
        <w:pStyle w:val="a4"/>
      </w:pPr>
      <w:r>
        <w:rPr>
          <w:rStyle w:val="a6"/>
        </w:rPr>
        <w:footnoteRef/>
      </w:r>
      <w:r>
        <w:t xml:space="preserve"> </w:t>
      </w:r>
      <w:r w:rsidRPr="00DB350F">
        <w:t xml:space="preserve">Исследование проводилось ВЦИОМ, центром </w:t>
      </w:r>
      <w:r>
        <w:t>«</w:t>
      </w:r>
      <w:r w:rsidRPr="00DB350F">
        <w:t>Особое мнение</w:t>
      </w:r>
      <w:r>
        <w:t>»</w:t>
      </w:r>
      <w:r w:rsidRPr="00DB350F">
        <w:t xml:space="preserve"> и Экспертным институтом социальных исследований</w:t>
      </w:r>
      <w:r>
        <w:t xml:space="preserve">. </w:t>
      </w:r>
      <w:hyperlink r:id="rId5" w:history="1">
        <w:r w:rsidRPr="00D5104B">
          <w:rPr>
            <w:rStyle w:val="ac"/>
          </w:rPr>
          <w:t>https://rg.ru/2020/12/17/vyzhutovich-polovina-rossiian-cchitaiut-chto-ekologiia-v-rossii-uhudshilas.html</w:t>
        </w:r>
      </w:hyperlink>
      <w:r>
        <w:t xml:space="preserve"> (дата обращения: 20 апреля 2021 года).</w:t>
      </w:r>
    </w:p>
  </w:footnote>
  <w:footnote w:id="196">
    <w:p w14:paraId="26328910" w14:textId="04629263" w:rsidR="00440014" w:rsidRDefault="00440014">
      <w:pPr>
        <w:pStyle w:val="a4"/>
      </w:pPr>
      <w:r>
        <w:rPr>
          <w:rStyle w:val="a6"/>
        </w:rPr>
        <w:footnoteRef/>
      </w:r>
      <w:r>
        <w:t xml:space="preserve"> </w:t>
      </w:r>
      <w:hyperlink r:id="rId6" w:history="1">
        <w:r w:rsidRPr="00D5104B">
          <w:rPr>
            <w:rStyle w:val="ac"/>
          </w:rPr>
          <w:t>https://www.interfax.ru/russia/715590</w:t>
        </w:r>
      </w:hyperlink>
      <w:r>
        <w:t xml:space="preserve"> (дата обращения 20 апреля 2021 года).</w:t>
      </w:r>
    </w:p>
  </w:footnote>
  <w:footnote w:id="197">
    <w:p w14:paraId="23BCDDF9" w14:textId="3A361573" w:rsidR="00D019AC" w:rsidRDefault="00D019AC">
      <w:pPr>
        <w:pStyle w:val="a4"/>
      </w:pPr>
      <w:r>
        <w:rPr>
          <w:rStyle w:val="a6"/>
        </w:rPr>
        <w:footnoteRef/>
      </w:r>
      <w:r>
        <w:t xml:space="preserve"> </w:t>
      </w:r>
      <w:hyperlink r:id="rId7" w:history="1">
        <w:r w:rsidR="003B5C18" w:rsidRPr="00D5104B">
          <w:rPr>
            <w:rStyle w:val="ac"/>
          </w:rPr>
          <w:t>https://www.kommersant.ru/doc/4595976</w:t>
        </w:r>
      </w:hyperlink>
      <w:r w:rsidR="003B5C18">
        <w:t xml:space="preserve"> (дата обращения 20 апреля 2020 года).</w:t>
      </w:r>
    </w:p>
  </w:footnote>
  <w:footnote w:id="198">
    <w:p w14:paraId="053977B6" w14:textId="7C1C18C7" w:rsidR="00F3742E" w:rsidRDefault="00F3742E">
      <w:pPr>
        <w:pStyle w:val="a4"/>
      </w:pPr>
      <w:r>
        <w:rPr>
          <w:rStyle w:val="a6"/>
        </w:rPr>
        <w:footnoteRef/>
      </w:r>
      <w:r>
        <w:t xml:space="preserve"> </w:t>
      </w:r>
      <w:hyperlink r:id="rId8" w:history="1">
        <w:r w:rsidR="00C67553" w:rsidRPr="00D5104B">
          <w:rPr>
            <w:rStyle w:val="ac"/>
          </w:rPr>
          <w:t>https://www.rbc.ru/business/19/04/2021/60796f4e9a794743fdc3ff17</w:t>
        </w:r>
      </w:hyperlink>
      <w:r w:rsidR="00C67553">
        <w:t xml:space="preserve"> (дата обращения 20 апреля 2021 года).</w:t>
      </w:r>
    </w:p>
  </w:footnote>
  <w:footnote w:id="199">
    <w:p w14:paraId="63D21681"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Ограничения касались, в частности, лиц, ограниченных в правах на владение землей (евреи за пределами черты оседлости). В результате длительного владения земельным участком, такое лицо не приобретало права собственности, но лицо, владевшее ранее данный участком, теряло право собственности.</w:t>
      </w:r>
    </w:p>
  </w:footnote>
  <w:footnote w:id="200">
    <w:p w14:paraId="4172E830" w14:textId="77777777" w:rsidR="004600E4" w:rsidRPr="009C7F3D" w:rsidRDefault="004600E4" w:rsidP="00852B3F">
      <w:pPr>
        <w:pStyle w:val="a4"/>
        <w:rPr>
          <w:rFonts w:cs="Times New Roman"/>
        </w:rPr>
      </w:pPr>
      <w:r w:rsidRPr="009C7F3D">
        <w:rPr>
          <w:rStyle w:val="a6"/>
          <w:rFonts w:cs="Times New Roman"/>
        </w:rPr>
        <w:footnoteRef/>
      </w:r>
      <w:r w:rsidRPr="009C7F3D">
        <w:rPr>
          <w:rFonts w:cs="Times New Roman"/>
        </w:rPr>
        <w:t xml:space="preserve"> Пункт 4 Манифеста «О разных дарованных народу милостях» от 28 июня 1787 года.</w:t>
      </w:r>
    </w:p>
  </w:footnote>
</w:footnotes>
</file>

<file path=word/numbering.xml><?xml version="1.0" encoding="utf-8"?>
<w:numbering xmlns:w15="http://schemas.microsoft.com/office/word/2012/wordml" xmlns:w="http://schemas.openxmlformats.org/wordprocessingml/2006/main">
  <w:abstractNum w15:restartNumberingAfterBreak="0" w:abstractNumId="0">
    <w:nsid w:val="05C80A45"/>
    <w:multiLevelType w:val="hybridMultilevel"/>
    <w:tmpl w:val="2EEC901C"/>
    <w:lvl w:tplc="B46C17E8" w:ilvl="0">
      <w:start w:val="1"/>
      <w:numFmt w:val="decimal"/>
      <w:lvlText w:val="%1."/>
      <w:lvlJc w:val="start"/>
      <w:pPr>
        <w:ind w:start="818" w:hanging="713"/>
        <w:jc w:val="end"/>
      </w:pPr>
      <w:rPr>
        <w:rFonts w:hint="default" w:ascii="Times New Roman" w:hAnsi="Times New Roman" w:eastAsia="Times New Roman" w:cs="Times New Roman"/>
        <w:sz w:val="28"/>
        <w:lang w:val="ru-RU"/>
        <w:w w:val="99"/>
        <w:szCs w:val="28"/>
      </w:rPr>
    </w:lvl>
    <w:lvl w:tplc="04190019" w:tentative="1" w:ilvl="1">
      <w:start w:val="1"/>
      <w:numFmt w:val="lowerLetter"/>
      <w:lvlText w:val="%2."/>
      <w:lvlJc w:val="start"/>
      <w:pPr>
        <w:ind w:start="2149" w:hanging="360"/>
      </w:pPr>
    </w:lvl>
    <w:lvl w:tplc="0419001B" w:tentative="1" w:ilvl="2">
      <w:start w:val="1"/>
      <w:numFmt w:val="lowerRoman"/>
      <w:lvlText w:val="%3."/>
      <w:lvlJc w:val="end"/>
      <w:pPr>
        <w:ind w:start="2869" w:hanging="180"/>
      </w:pPr>
    </w:lvl>
    <w:lvl w:tplc="0419000F" w:tentative="1" w:ilvl="3">
      <w:start w:val="1"/>
      <w:numFmt w:val="decimal"/>
      <w:lvlText w:val="%4."/>
      <w:lvlJc w:val="start"/>
      <w:pPr>
        <w:ind w:start="3589" w:hanging="360"/>
      </w:pPr>
    </w:lvl>
    <w:lvl w:tplc="04190019" w:tentative="1" w:ilvl="4">
      <w:start w:val="1"/>
      <w:numFmt w:val="lowerLetter"/>
      <w:lvlText w:val="%5."/>
      <w:lvlJc w:val="start"/>
      <w:pPr>
        <w:ind w:start="4309" w:hanging="360"/>
      </w:pPr>
    </w:lvl>
    <w:lvl w:tplc="0419001B" w:tentative="1" w:ilvl="5">
      <w:start w:val="1"/>
      <w:numFmt w:val="lowerRoman"/>
      <w:lvlText w:val="%6."/>
      <w:lvlJc w:val="end"/>
      <w:pPr>
        <w:ind w:start="5029" w:hanging="180"/>
      </w:pPr>
    </w:lvl>
    <w:lvl w:tplc="0419000F" w:tentative="1" w:ilvl="6">
      <w:start w:val="1"/>
      <w:numFmt w:val="decimal"/>
      <w:lvlText w:val="%7."/>
      <w:lvlJc w:val="start"/>
      <w:pPr>
        <w:ind w:start="5749" w:hanging="360"/>
      </w:pPr>
    </w:lvl>
    <w:lvl w:tplc="04190019" w:tentative="1" w:ilvl="7">
      <w:start w:val="1"/>
      <w:numFmt w:val="lowerLetter"/>
      <w:lvlText w:val="%8."/>
      <w:lvlJc w:val="start"/>
      <w:pPr>
        <w:ind w:start="6469" w:hanging="360"/>
      </w:pPr>
    </w:lvl>
    <w:lvl w:tplc="0419001B" w:tentative="1" w:ilvl="8">
      <w:start w:val="1"/>
      <w:numFmt w:val="lowerRoman"/>
      <w:lvlText w:val="%9."/>
      <w:lvlJc w:val="end"/>
      <w:pPr>
        <w:ind w:start="7189" w:hanging="180"/>
      </w:pPr>
    </w:lvl>
  </w:abstractNum>
  <w:abstractNum w15:restartNumberingAfterBreak="0" w:abstractNumId="1">
    <w:nsid w:val="0E0A56D6"/>
    <w:multiLevelType w:val="hybridMultilevel"/>
    <w:tmpl w:val="407AFACA"/>
    <w:lvl w:tplc="CEE48852" w:ilvl="0">
      <w:start w:val="1"/>
      <w:numFmt w:val="decimal"/>
      <w:lvlText w:val="%1)"/>
      <w:lvlJc w:val="start"/>
      <w:pPr>
        <w:ind w:start="110" w:hanging="851"/>
      </w:pPr>
      <w:rPr>
        <w:rFonts w:hint="default" w:ascii="Times New Roman" w:hAnsi="Times New Roman" w:eastAsia="Times New Roman" w:cs="Times New Roman"/>
        <w:sz w:val="28"/>
        <w:lang w:val="ru-RU"/>
        <w:w w:val="99"/>
        <w:szCs w:val="28"/>
      </w:rPr>
    </w:lvl>
    <w:lvl w:tplc="196E06AC" w:ilvl="1">
      <w:numFmt w:val="bullet"/>
      <w:lvlText w:val="•"/>
      <w:lvlJc w:val="start"/>
      <w:pPr>
        <w:ind w:start="1032" w:hanging="851"/>
      </w:pPr>
      <w:rPr>
        <w:rFonts w:hint="default"/>
        <w:lang w:val="ru-RU"/>
      </w:rPr>
    </w:lvl>
    <w:lvl w:tplc="78E0C308" w:ilvl="2">
      <w:numFmt w:val="bullet"/>
      <w:lvlText w:val="•"/>
      <w:lvlJc w:val="start"/>
      <w:pPr>
        <w:ind w:start="1945" w:hanging="851"/>
      </w:pPr>
      <w:rPr>
        <w:rFonts w:hint="default"/>
        <w:lang w:val="ru-RU"/>
      </w:rPr>
    </w:lvl>
    <w:lvl w:tplc="A3AC9470" w:ilvl="3">
      <w:numFmt w:val="bullet"/>
      <w:lvlText w:val="•"/>
      <w:lvlJc w:val="start"/>
      <w:pPr>
        <w:ind w:start="2857" w:hanging="851"/>
      </w:pPr>
      <w:rPr>
        <w:rFonts w:hint="default"/>
        <w:lang w:val="ru-RU"/>
      </w:rPr>
    </w:lvl>
    <w:lvl w:tplc="FF26DE9A" w:ilvl="4">
      <w:numFmt w:val="bullet"/>
      <w:lvlText w:val="•"/>
      <w:lvlJc w:val="start"/>
      <w:pPr>
        <w:ind w:start="3770" w:hanging="851"/>
      </w:pPr>
      <w:rPr>
        <w:rFonts w:hint="default"/>
        <w:lang w:val="ru-RU"/>
      </w:rPr>
    </w:lvl>
    <w:lvl w:tplc="54F224CC" w:ilvl="5">
      <w:numFmt w:val="bullet"/>
      <w:lvlText w:val="•"/>
      <w:lvlJc w:val="start"/>
      <w:pPr>
        <w:ind w:start="4683" w:hanging="851"/>
      </w:pPr>
      <w:rPr>
        <w:rFonts w:hint="default"/>
        <w:lang w:val="ru-RU"/>
      </w:rPr>
    </w:lvl>
    <w:lvl w:tplc="169CA4C2" w:ilvl="6">
      <w:numFmt w:val="bullet"/>
      <w:lvlText w:val="•"/>
      <w:lvlJc w:val="start"/>
      <w:pPr>
        <w:ind w:start="5595" w:hanging="851"/>
      </w:pPr>
      <w:rPr>
        <w:rFonts w:hint="default"/>
        <w:lang w:val="ru-RU"/>
      </w:rPr>
    </w:lvl>
    <w:lvl w:tplc="1AF8EAF6" w:ilvl="7">
      <w:numFmt w:val="bullet"/>
      <w:lvlText w:val="•"/>
      <w:lvlJc w:val="start"/>
      <w:pPr>
        <w:ind w:start="6508" w:hanging="851"/>
      </w:pPr>
      <w:rPr>
        <w:rFonts w:hint="default"/>
        <w:lang w:val="ru-RU"/>
      </w:rPr>
    </w:lvl>
    <w:lvl w:tplc="7F7E8D28" w:ilvl="8">
      <w:numFmt w:val="bullet"/>
      <w:lvlText w:val="•"/>
      <w:lvlJc w:val="start"/>
      <w:pPr>
        <w:ind w:start="7421" w:hanging="851"/>
      </w:pPr>
      <w:rPr>
        <w:rFonts w:hint="default"/>
        <w:lang w:val="ru-RU"/>
      </w:rPr>
    </w:lvl>
  </w:abstractNum>
  <w:abstractNum w15:restartNumberingAfterBreak="0" w:abstractNumId="10">
    <w:nsid w:val="631861ED"/>
    <w:multiLevelType w:val="hybridMultilevel"/>
    <w:tmpl w:val="32FE9A7A"/>
    <w:lvl w:tplc="D2F0EAF6" w:ilvl="0">
      <w:start w:val="1"/>
      <w:numFmt w:val="decimal"/>
      <w:lvlText w:val="%1."/>
      <w:lvlJc w:val="start"/>
      <w:pPr>
        <w:ind w:start="1040" w:hanging="240"/>
        <w:jc w:val="end"/>
      </w:pPr>
      <w:rPr>
        <w:rFonts w:hint="default"/>
        <w:b w:val="1"/>
        <w:lang w:val="ru-RU"/>
        <w:bCs w:val="1"/>
        <w:w w:val="100"/>
      </w:rPr>
    </w:lvl>
    <w:lvl w:tplc="7BDC4E02" w:ilvl="1">
      <w:numFmt w:val="bullet"/>
      <w:lvlText w:val="•"/>
      <w:lvlJc w:val="start"/>
      <w:pPr>
        <w:ind w:start="1860" w:hanging="240"/>
      </w:pPr>
      <w:rPr>
        <w:rFonts w:hint="default"/>
        <w:lang w:val="ru-RU"/>
      </w:rPr>
    </w:lvl>
    <w:lvl w:tplc="29806C6A" w:ilvl="2">
      <w:numFmt w:val="bullet"/>
      <w:lvlText w:val="•"/>
      <w:lvlJc w:val="start"/>
      <w:pPr>
        <w:ind w:start="2681" w:hanging="240"/>
      </w:pPr>
      <w:rPr>
        <w:rFonts w:hint="default"/>
        <w:lang w:val="ru-RU"/>
      </w:rPr>
    </w:lvl>
    <w:lvl w:tplc="940E5844" w:ilvl="3">
      <w:numFmt w:val="bullet"/>
      <w:lvlText w:val="•"/>
      <w:lvlJc w:val="start"/>
      <w:pPr>
        <w:ind w:start="3501" w:hanging="240"/>
      </w:pPr>
      <w:rPr>
        <w:rFonts w:hint="default"/>
        <w:lang w:val="ru-RU"/>
      </w:rPr>
    </w:lvl>
    <w:lvl w:tplc="8ED28062" w:ilvl="4">
      <w:numFmt w:val="bullet"/>
      <w:lvlText w:val="•"/>
      <w:lvlJc w:val="start"/>
      <w:pPr>
        <w:ind w:start="4322" w:hanging="240"/>
      </w:pPr>
      <w:rPr>
        <w:rFonts w:hint="default"/>
        <w:lang w:val="ru-RU"/>
      </w:rPr>
    </w:lvl>
    <w:lvl w:tplc="D2B638B8" w:ilvl="5">
      <w:numFmt w:val="bullet"/>
      <w:lvlText w:val="•"/>
      <w:lvlJc w:val="start"/>
      <w:pPr>
        <w:ind w:start="5143" w:hanging="240"/>
      </w:pPr>
      <w:rPr>
        <w:rFonts w:hint="default"/>
        <w:lang w:val="ru-RU"/>
      </w:rPr>
    </w:lvl>
    <w:lvl w:tplc="754AF67E" w:ilvl="6">
      <w:numFmt w:val="bullet"/>
      <w:lvlText w:val="•"/>
      <w:lvlJc w:val="start"/>
      <w:pPr>
        <w:ind w:start="5963" w:hanging="240"/>
      </w:pPr>
      <w:rPr>
        <w:rFonts w:hint="default"/>
        <w:lang w:val="ru-RU"/>
      </w:rPr>
    </w:lvl>
    <w:lvl w:tplc="E77E7792" w:ilvl="7">
      <w:numFmt w:val="bullet"/>
      <w:lvlText w:val="•"/>
      <w:lvlJc w:val="start"/>
      <w:pPr>
        <w:ind w:start="6784" w:hanging="240"/>
      </w:pPr>
      <w:rPr>
        <w:rFonts w:hint="default"/>
        <w:lang w:val="ru-RU"/>
      </w:rPr>
    </w:lvl>
    <w:lvl w:tplc="AF2EED56" w:ilvl="8">
      <w:numFmt w:val="bullet"/>
      <w:lvlText w:val="•"/>
      <w:lvlJc w:val="start"/>
      <w:pPr>
        <w:ind w:start="7605" w:hanging="240"/>
      </w:pPr>
      <w:rPr>
        <w:rFonts w:hint="default"/>
        <w:lang w:val="ru-RU"/>
      </w:rPr>
    </w:lvl>
  </w:abstractNum>
  <w:abstractNum w15:restartNumberingAfterBreak="0" w:abstractNumId="2">
    <w:nsid w:val="15231907"/>
    <w:multiLevelType w:val="hybridMultilevel"/>
    <w:tmpl w:val="C900B806"/>
    <w:lvl w:tplc="E0BC2354"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3">
    <w:nsid w:val="18581A09"/>
    <w:multiLevelType w:val="hybridMultilevel"/>
    <w:tmpl w:val="084A74C6"/>
    <w:lvl w:tplc="758AC368" w:ilvl="0">
      <w:start w:val="1"/>
      <w:numFmt w:val="decimal"/>
      <w:lvlText w:val="%1."/>
      <w:lvlJc w:val="start"/>
      <w:pPr>
        <w:ind w:start="110" w:hanging="783"/>
      </w:pPr>
      <w:rPr>
        <w:rFonts w:hint="default" w:ascii="Times New Roman" w:hAnsi="Times New Roman" w:eastAsia="Times New Roman" w:cs="Times New Roman"/>
        <w:sz w:val="28"/>
        <w:lang w:val="ru-RU"/>
        <w:w w:val="99"/>
        <w:szCs w:val="28"/>
      </w:rPr>
    </w:lvl>
    <w:lvl w:tplc="0B761C90" w:ilvl="1">
      <w:numFmt w:val="bullet"/>
      <w:lvlText w:val="•"/>
      <w:lvlJc w:val="start"/>
      <w:pPr>
        <w:ind w:start="1032" w:hanging="783"/>
      </w:pPr>
      <w:rPr>
        <w:rFonts w:hint="default"/>
        <w:lang w:val="ru-RU"/>
      </w:rPr>
    </w:lvl>
    <w:lvl w:tplc="3CB8ABAA" w:ilvl="2">
      <w:numFmt w:val="bullet"/>
      <w:lvlText w:val="•"/>
      <w:lvlJc w:val="start"/>
      <w:pPr>
        <w:ind w:start="1945" w:hanging="783"/>
      </w:pPr>
      <w:rPr>
        <w:rFonts w:hint="default"/>
        <w:lang w:val="ru-RU"/>
      </w:rPr>
    </w:lvl>
    <w:lvl w:tplc="37F2CF7E" w:ilvl="3">
      <w:numFmt w:val="bullet"/>
      <w:lvlText w:val="•"/>
      <w:lvlJc w:val="start"/>
      <w:pPr>
        <w:ind w:start="2857" w:hanging="783"/>
      </w:pPr>
      <w:rPr>
        <w:rFonts w:hint="default"/>
        <w:lang w:val="ru-RU"/>
      </w:rPr>
    </w:lvl>
    <w:lvl w:tplc="BB38E62C" w:ilvl="4">
      <w:numFmt w:val="bullet"/>
      <w:lvlText w:val="•"/>
      <w:lvlJc w:val="start"/>
      <w:pPr>
        <w:ind w:start="3770" w:hanging="783"/>
      </w:pPr>
      <w:rPr>
        <w:rFonts w:hint="default"/>
        <w:lang w:val="ru-RU"/>
      </w:rPr>
    </w:lvl>
    <w:lvl w:tplc="DF962228" w:ilvl="5">
      <w:numFmt w:val="bullet"/>
      <w:lvlText w:val="•"/>
      <w:lvlJc w:val="start"/>
      <w:pPr>
        <w:ind w:start="4683" w:hanging="783"/>
      </w:pPr>
      <w:rPr>
        <w:rFonts w:hint="default"/>
        <w:lang w:val="ru-RU"/>
      </w:rPr>
    </w:lvl>
    <w:lvl w:tplc="D56C11E6" w:ilvl="6">
      <w:numFmt w:val="bullet"/>
      <w:lvlText w:val="•"/>
      <w:lvlJc w:val="start"/>
      <w:pPr>
        <w:ind w:start="5595" w:hanging="783"/>
      </w:pPr>
      <w:rPr>
        <w:rFonts w:hint="default"/>
        <w:lang w:val="ru-RU"/>
      </w:rPr>
    </w:lvl>
    <w:lvl w:tplc="FAD43B62" w:ilvl="7">
      <w:numFmt w:val="bullet"/>
      <w:lvlText w:val="•"/>
      <w:lvlJc w:val="start"/>
      <w:pPr>
        <w:ind w:start="6508" w:hanging="783"/>
      </w:pPr>
      <w:rPr>
        <w:rFonts w:hint="default"/>
        <w:lang w:val="ru-RU"/>
      </w:rPr>
    </w:lvl>
    <w:lvl w:tplc="A028BBAA" w:ilvl="8">
      <w:numFmt w:val="bullet"/>
      <w:lvlText w:val="•"/>
      <w:lvlJc w:val="start"/>
      <w:pPr>
        <w:ind w:start="7421" w:hanging="783"/>
      </w:pPr>
      <w:rPr>
        <w:rFonts w:hint="default"/>
        <w:lang w:val="ru-RU"/>
      </w:rPr>
    </w:lvl>
  </w:abstractNum>
  <w:abstractNum w15:restartNumberingAfterBreak="0" w:abstractNumId="4">
    <w:nsid w:val="19C41A76"/>
    <w:multiLevelType w:val="hybridMultilevel"/>
    <w:tmpl w:val="D3E8FA72"/>
    <w:lvl w:tplc="0419000F" w:ilvl="0">
      <w:start w:val="1"/>
      <w:numFmt w:val="decimal"/>
      <w:lvlText w:val="%1."/>
      <w:lvlJc w:val="start"/>
      <w:pPr>
        <w:ind w:start="1429" w:hanging="360"/>
      </w:pPr>
    </w:lvl>
    <w:lvl w:tplc="04190019" w:tentative="1" w:ilvl="1">
      <w:start w:val="1"/>
      <w:numFmt w:val="lowerLetter"/>
      <w:lvlText w:val="%2."/>
      <w:lvlJc w:val="start"/>
      <w:pPr>
        <w:ind w:start="2149" w:hanging="360"/>
      </w:pPr>
    </w:lvl>
    <w:lvl w:tplc="0419001B" w:tentative="1" w:ilvl="2">
      <w:start w:val="1"/>
      <w:numFmt w:val="lowerRoman"/>
      <w:lvlText w:val="%3."/>
      <w:lvlJc w:val="end"/>
      <w:pPr>
        <w:ind w:start="2869" w:hanging="180"/>
      </w:pPr>
    </w:lvl>
    <w:lvl w:tplc="0419000F" w:tentative="1" w:ilvl="3">
      <w:start w:val="1"/>
      <w:numFmt w:val="decimal"/>
      <w:lvlText w:val="%4."/>
      <w:lvlJc w:val="start"/>
      <w:pPr>
        <w:ind w:start="3589" w:hanging="360"/>
      </w:pPr>
    </w:lvl>
    <w:lvl w:tplc="04190019" w:tentative="1" w:ilvl="4">
      <w:start w:val="1"/>
      <w:numFmt w:val="lowerLetter"/>
      <w:lvlText w:val="%5."/>
      <w:lvlJc w:val="start"/>
      <w:pPr>
        <w:ind w:start="4309" w:hanging="360"/>
      </w:pPr>
    </w:lvl>
    <w:lvl w:tplc="0419001B" w:tentative="1" w:ilvl="5">
      <w:start w:val="1"/>
      <w:numFmt w:val="lowerRoman"/>
      <w:lvlText w:val="%6."/>
      <w:lvlJc w:val="end"/>
      <w:pPr>
        <w:ind w:start="5029" w:hanging="180"/>
      </w:pPr>
    </w:lvl>
    <w:lvl w:tplc="0419000F" w:tentative="1" w:ilvl="6">
      <w:start w:val="1"/>
      <w:numFmt w:val="decimal"/>
      <w:lvlText w:val="%7."/>
      <w:lvlJc w:val="start"/>
      <w:pPr>
        <w:ind w:start="5749" w:hanging="360"/>
      </w:pPr>
    </w:lvl>
    <w:lvl w:tplc="04190019" w:tentative="1" w:ilvl="7">
      <w:start w:val="1"/>
      <w:numFmt w:val="lowerLetter"/>
      <w:lvlText w:val="%8."/>
      <w:lvlJc w:val="start"/>
      <w:pPr>
        <w:ind w:start="6469" w:hanging="360"/>
      </w:pPr>
    </w:lvl>
    <w:lvl w:tplc="0419001B" w:tentative="1" w:ilvl="8">
      <w:start w:val="1"/>
      <w:numFmt w:val="lowerRoman"/>
      <w:lvlText w:val="%9."/>
      <w:lvlJc w:val="end"/>
      <w:pPr>
        <w:ind w:start="7189" w:hanging="180"/>
      </w:pPr>
    </w:lvl>
  </w:abstractNum>
  <w:abstractNum w15:restartNumberingAfterBreak="0" w:abstractNumId="5">
    <w:nsid w:val="2E3318F0"/>
    <w:multiLevelType w:val="hybridMultilevel"/>
    <w:tmpl w:val="CB5C182C"/>
    <w:lvl w:tplc="B46C17E8" w:ilvl="0">
      <w:start w:val="1"/>
      <w:numFmt w:val="decimal"/>
      <w:lvlText w:val="%1."/>
      <w:lvlJc w:val="start"/>
      <w:pPr>
        <w:ind w:start="109" w:hanging="713"/>
        <w:jc w:val="end"/>
      </w:pPr>
      <w:rPr>
        <w:rFonts w:hint="default" w:ascii="Times New Roman" w:hAnsi="Times New Roman" w:eastAsia="Times New Roman" w:cs="Times New Roman"/>
        <w:sz w:val="28"/>
        <w:lang w:val="ru-RU"/>
        <w:w w:val="99"/>
        <w:szCs w:val="28"/>
      </w:rPr>
    </w:lvl>
    <w:lvl w:tplc="95FC59EA" w:ilvl="1">
      <w:numFmt w:val="bullet"/>
      <w:lvlText w:val="•"/>
      <w:lvlJc w:val="start"/>
      <w:pPr>
        <w:ind w:start="1014" w:hanging="713"/>
      </w:pPr>
      <w:rPr>
        <w:rFonts w:hint="default"/>
        <w:lang w:val="ru-RU"/>
      </w:rPr>
    </w:lvl>
    <w:lvl w:tplc="C7047D54" w:ilvl="2">
      <w:numFmt w:val="bullet"/>
      <w:lvlText w:val="•"/>
      <w:lvlJc w:val="start"/>
      <w:pPr>
        <w:ind w:start="1929" w:hanging="713"/>
      </w:pPr>
      <w:rPr>
        <w:rFonts w:hint="default"/>
        <w:lang w:val="ru-RU"/>
      </w:rPr>
    </w:lvl>
    <w:lvl w:tplc="639CF2FC" w:ilvl="3">
      <w:numFmt w:val="bullet"/>
      <w:lvlText w:val="•"/>
      <w:lvlJc w:val="start"/>
      <w:pPr>
        <w:ind w:start="2843" w:hanging="713"/>
      </w:pPr>
      <w:rPr>
        <w:rFonts w:hint="default"/>
        <w:lang w:val="ru-RU"/>
      </w:rPr>
    </w:lvl>
    <w:lvl w:tplc="58C28A26" w:ilvl="4">
      <w:numFmt w:val="bullet"/>
      <w:lvlText w:val="•"/>
      <w:lvlJc w:val="start"/>
      <w:pPr>
        <w:ind w:start="3758" w:hanging="713"/>
      </w:pPr>
      <w:rPr>
        <w:rFonts w:hint="default"/>
        <w:lang w:val="ru-RU"/>
      </w:rPr>
    </w:lvl>
    <w:lvl w:tplc="63203E60" w:ilvl="5">
      <w:numFmt w:val="bullet"/>
      <w:lvlText w:val="•"/>
      <w:lvlJc w:val="start"/>
      <w:pPr>
        <w:ind w:start="4673" w:hanging="713"/>
      </w:pPr>
      <w:rPr>
        <w:rFonts w:hint="default"/>
        <w:lang w:val="ru-RU"/>
      </w:rPr>
    </w:lvl>
    <w:lvl w:tplc="5CB28678" w:ilvl="6">
      <w:numFmt w:val="bullet"/>
      <w:lvlText w:val="•"/>
      <w:lvlJc w:val="start"/>
      <w:pPr>
        <w:ind w:start="5587" w:hanging="713"/>
      </w:pPr>
      <w:rPr>
        <w:rFonts w:hint="default"/>
        <w:lang w:val="ru-RU"/>
      </w:rPr>
    </w:lvl>
    <w:lvl w:tplc="48EE272A" w:ilvl="7">
      <w:numFmt w:val="bullet"/>
      <w:lvlText w:val="•"/>
      <w:lvlJc w:val="start"/>
      <w:pPr>
        <w:ind w:start="6502" w:hanging="713"/>
      </w:pPr>
      <w:rPr>
        <w:rFonts w:hint="default"/>
        <w:lang w:val="ru-RU"/>
      </w:rPr>
    </w:lvl>
    <w:lvl w:tplc="F0D25910" w:ilvl="8">
      <w:numFmt w:val="bullet"/>
      <w:lvlText w:val="•"/>
      <w:lvlJc w:val="start"/>
      <w:pPr>
        <w:ind w:start="7417" w:hanging="713"/>
      </w:pPr>
      <w:rPr>
        <w:rFonts w:hint="default"/>
        <w:lang w:val="ru-RU"/>
      </w:rPr>
    </w:lvl>
  </w:abstractNum>
  <w:abstractNum w15:restartNumberingAfterBreak="0" w:abstractNumId="6">
    <w:nsid w:val="2FF91C60"/>
    <w:multiLevelType w:val="hybridMultilevel"/>
    <w:tmpl w:val="2E12F770"/>
    <w:lvl w:tplc="26E458CE"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7">
    <w:nsid w:val="371C63F9"/>
    <w:multiLevelType w:val="hybridMultilevel"/>
    <w:tmpl w:val="5F5CBA52"/>
    <w:lvl w:tplc="9248718A"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8">
    <w:nsid w:val="3D62242B"/>
    <w:multiLevelType w:val="hybridMultilevel"/>
    <w:tmpl w:val="C40A40E0"/>
    <w:lvl w:tplc="EDFEDC66"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9">
    <w:nsid w:val="60462E7E"/>
    <w:multiLevelType w:val="hybridMultilevel"/>
    <w:tmpl w:val="E1BEEA0C"/>
    <w:lvl w:tplc="0419000F" w:ilvl="0">
      <w:start w:val="1"/>
      <w:numFmt w:val="decimal"/>
      <w:lvlText w:val="%1."/>
      <w:lvlJc w:val="start"/>
      <w:pPr>
        <w:ind w:start="1429" w:hanging="360"/>
      </w:pPr>
    </w:lvl>
    <w:lvl w:tplc="04190019" w:tentative="1" w:ilvl="1">
      <w:start w:val="1"/>
      <w:numFmt w:val="lowerLetter"/>
      <w:lvlText w:val="%2."/>
      <w:lvlJc w:val="start"/>
      <w:pPr>
        <w:ind w:start="2149" w:hanging="360"/>
      </w:pPr>
    </w:lvl>
    <w:lvl w:tplc="0419001B" w:tentative="1" w:ilvl="2">
      <w:start w:val="1"/>
      <w:numFmt w:val="lowerRoman"/>
      <w:lvlText w:val="%3."/>
      <w:lvlJc w:val="end"/>
      <w:pPr>
        <w:ind w:start="2869" w:hanging="180"/>
      </w:pPr>
    </w:lvl>
    <w:lvl w:tplc="0419000F" w:tentative="1" w:ilvl="3">
      <w:start w:val="1"/>
      <w:numFmt w:val="decimal"/>
      <w:lvlText w:val="%4."/>
      <w:lvlJc w:val="start"/>
      <w:pPr>
        <w:ind w:start="3589" w:hanging="360"/>
      </w:pPr>
    </w:lvl>
    <w:lvl w:tplc="04190019" w:tentative="1" w:ilvl="4">
      <w:start w:val="1"/>
      <w:numFmt w:val="lowerLetter"/>
      <w:lvlText w:val="%5."/>
      <w:lvlJc w:val="start"/>
      <w:pPr>
        <w:ind w:start="4309" w:hanging="360"/>
      </w:pPr>
    </w:lvl>
    <w:lvl w:tplc="0419001B" w:tentative="1" w:ilvl="5">
      <w:start w:val="1"/>
      <w:numFmt w:val="lowerRoman"/>
      <w:lvlText w:val="%6."/>
      <w:lvlJc w:val="end"/>
      <w:pPr>
        <w:ind w:start="5029" w:hanging="180"/>
      </w:pPr>
    </w:lvl>
    <w:lvl w:tplc="0419000F" w:tentative="1" w:ilvl="6">
      <w:start w:val="1"/>
      <w:numFmt w:val="decimal"/>
      <w:lvlText w:val="%7."/>
      <w:lvlJc w:val="start"/>
      <w:pPr>
        <w:ind w:start="5749" w:hanging="360"/>
      </w:pPr>
    </w:lvl>
    <w:lvl w:tplc="04190019" w:tentative="1" w:ilvl="7">
      <w:start w:val="1"/>
      <w:numFmt w:val="lowerLetter"/>
      <w:lvlText w:val="%8."/>
      <w:lvlJc w:val="start"/>
      <w:pPr>
        <w:ind w:start="6469" w:hanging="360"/>
      </w:pPr>
    </w:lvl>
    <w:lvl w:tplc="0419001B" w:tentative="1" w:ilvl="8">
      <w:start w:val="1"/>
      <w:numFmt w:val="lowerRoman"/>
      <w:lvlText w:val="%9."/>
      <w:lvlJc w:val="end"/>
      <w:pPr>
        <w:ind w:start="7189" w:hanging="180"/>
      </w:pPr>
    </w:lvl>
  </w:abstractNum>
  <w:num w:numId="1">
    <w:abstractNumId w:val="9"/>
  </w:num>
  <w:num w:numId="10">
    <w:abstractNumId w:val="0"/>
  </w:num>
  <w:num w:numId="11">
    <w:abstractNumId w:val="2"/>
  </w:num>
  <w:num w:numId="2">
    <w:abstractNumId w:val="4"/>
  </w:num>
  <w:num w:numId="3">
    <w:abstractNumId w:val="6"/>
  </w:num>
  <w:num w:numId="4">
    <w:abstractNumId w:val="7"/>
  </w:num>
  <w:num w:numId="5">
    <w:abstractNumId w:val="8"/>
  </w:num>
  <w:num w:numId="6">
    <w:abstractNumId w:val="5"/>
  </w:num>
  <w:num w:numId="7">
    <w:abstractNumId w:val="3"/>
  </w:num>
  <w:num w:numId="8">
    <w:abstractNumId w:val="1"/>
  </w:num>
  <w:num w:numId="9">
    <w:abstractNumId w:val="10"/>
  </w:num>
</w:numbering>
</file>

<file path=word/people.xml><?xml version="1.0" encoding="utf-8"?>
<w15:people xmlns:w16cex="http://schemas.microsoft.com/office/word/2018/wordml/cex" xmlns:w15="http://schemas.microsoft.com/office/word/2012/wordml" xmlns:w14="http://schemas.microsoft.com/office/word/2010/wordml" xmlns:w16="http://schemas.microsoft.com/office/word/2018/wordml" xmlns:w16sdtdh="http://schemas.microsoft.com/office/word/2020/wordml/sdtdatahash" xmlns:mc="http://schemas.openxmlformats.org/markup-compatibility/2006" xmlns:w16se="http://schemas.microsoft.com/office/word/2015/wordml/symex" xmlns:w16cid="http://schemas.microsoft.com/office/word/2016/wordml/cid" xmlns:wp14="http://schemas.microsoft.com/office/word/2010/wordprocessingDrawing" mc:Ignorable="w14 w15 w16se w16cid w16 w16cex w16sdtdh wp14">
  <w15:person w15:author="Галина Мисник">
    <w15:presenceInfo w15:providerId="None" w15:userId="Галина Мисник"/>
  </w15:person>
</w15:people>
</file>

<file path=word/settings.xml><?xml version="1.0" encoding="utf-8"?>
<w:settings xmlns:v="urn:schemas-microsoft-com:vml" xmlns:w="http://schemas.openxmlformats.org/wordprocessingml/2006/main" xmlns:w15="http://schemas.microsoft.com/office/word/2012/wordml" xmlns:w14="http://schemas.microsoft.com/office/word/2010/wordml" xmlns:m="http://schemas.openxmlformats.org/officeDocument/2006/math" xmlns:o="urn:schemas-microsoft-com:office:office">
  <w14:docId w14:val="57848F61"/>
  <w15:docId w15:val="{489A9A93-B393-4F16-82F0-AE6D30B79548}"/>
  <w:zoom w:percent="100"/>
  <w:displayBackgroundShape w:val="1"/>
  <w:trackRevisions w:val="1"/>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3A"/>
    <w:rsid w:val="000025FA"/>
    <w:rsid w:val="00002743"/>
    <w:rsid w:val="00002DB0"/>
    <w:rsid w:val="00005317"/>
    <w:rsid w:val="000055C4"/>
    <w:rsid w:val="00007767"/>
    <w:rsid w:val="000149E4"/>
    <w:rsid w:val="00015C91"/>
    <w:rsid w:val="00020D63"/>
    <w:rsid w:val="00022E5D"/>
    <w:rsid w:val="000233A5"/>
    <w:rsid w:val="0002487F"/>
    <w:rsid w:val="00032003"/>
    <w:rsid w:val="00033EE6"/>
    <w:rsid w:val="00035FF9"/>
    <w:rsid w:val="00037D2F"/>
    <w:rsid w:val="0004311A"/>
    <w:rsid w:val="0004425A"/>
    <w:rsid w:val="00045FC9"/>
    <w:rsid w:val="00047EE0"/>
    <w:rsid w:val="0005192F"/>
    <w:rsid w:val="00061429"/>
    <w:rsid w:val="00062E8C"/>
    <w:rsid w:val="000664A3"/>
    <w:rsid w:val="000664B3"/>
    <w:rsid w:val="00067204"/>
    <w:rsid w:val="00072368"/>
    <w:rsid w:val="000746C0"/>
    <w:rsid w:val="0007506E"/>
    <w:rsid w:val="000765A8"/>
    <w:rsid w:val="000775EC"/>
    <w:rsid w:val="00081D02"/>
    <w:rsid w:val="00082495"/>
    <w:rsid w:val="0008351F"/>
    <w:rsid w:val="0009008D"/>
    <w:rsid w:val="00096EE1"/>
    <w:rsid w:val="000972ED"/>
    <w:rsid w:val="000A0E68"/>
    <w:rsid w:val="000A261B"/>
    <w:rsid w:val="000A4ABB"/>
    <w:rsid w:val="000B1D30"/>
    <w:rsid w:val="000B3CAF"/>
    <w:rsid w:val="000B4024"/>
    <w:rsid w:val="000B4855"/>
    <w:rsid w:val="000B57EE"/>
    <w:rsid w:val="000B5EE9"/>
    <w:rsid w:val="000B64F2"/>
    <w:rsid w:val="000B74A5"/>
    <w:rsid w:val="000C0F2D"/>
    <w:rsid w:val="000C4C75"/>
    <w:rsid w:val="000C69F3"/>
    <w:rsid w:val="000D1FE7"/>
    <w:rsid w:val="000D3BB6"/>
    <w:rsid w:val="000D46CA"/>
    <w:rsid w:val="000D70F1"/>
    <w:rsid w:val="000E0425"/>
    <w:rsid w:val="000E089C"/>
    <w:rsid w:val="000E5DDB"/>
    <w:rsid w:val="000F2404"/>
    <w:rsid w:val="000F58EE"/>
    <w:rsid w:val="000F6B79"/>
    <w:rsid w:val="0010271D"/>
    <w:rsid w:val="00103188"/>
    <w:rsid w:val="001067B8"/>
    <w:rsid w:val="00110255"/>
    <w:rsid w:val="001104F3"/>
    <w:rsid w:val="0011334B"/>
    <w:rsid w:val="0011383D"/>
    <w:rsid w:val="00113A9E"/>
    <w:rsid w:val="00113DC3"/>
    <w:rsid w:val="0011694A"/>
    <w:rsid w:val="00121C9C"/>
    <w:rsid w:val="00123F57"/>
    <w:rsid w:val="00132483"/>
    <w:rsid w:val="001345B6"/>
    <w:rsid w:val="00136CBB"/>
    <w:rsid w:val="0013779B"/>
    <w:rsid w:val="00142025"/>
    <w:rsid w:val="001427AF"/>
    <w:rsid w:val="00143985"/>
    <w:rsid w:val="00143BE6"/>
    <w:rsid w:val="00147E66"/>
    <w:rsid w:val="00150E77"/>
    <w:rsid w:val="00151873"/>
    <w:rsid w:val="00152EE8"/>
    <w:rsid w:val="001563D7"/>
    <w:rsid w:val="00156510"/>
    <w:rsid w:val="00156FE8"/>
    <w:rsid w:val="00157F44"/>
    <w:rsid w:val="00170262"/>
    <w:rsid w:val="00170BD2"/>
    <w:rsid w:val="00170E10"/>
    <w:rsid w:val="00171578"/>
    <w:rsid w:val="00173BE7"/>
    <w:rsid w:val="001761A9"/>
    <w:rsid w:val="00176BF0"/>
    <w:rsid w:val="00180478"/>
    <w:rsid w:val="0018458E"/>
    <w:rsid w:val="00185880"/>
    <w:rsid w:val="001863B6"/>
    <w:rsid w:val="001868D1"/>
    <w:rsid w:val="001930AA"/>
    <w:rsid w:val="00193FF7"/>
    <w:rsid w:val="00196573"/>
    <w:rsid w:val="001A0B8E"/>
    <w:rsid w:val="001A161A"/>
    <w:rsid w:val="001A568F"/>
    <w:rsid w:val="001A582C"/>
    <w:rsid w:val="001A5F0C"/>
    <w:rsid w:val="001A7843"/>
    <w:rsid w:val="001B1A21"/>
    <w:rsid w:val="001B35AC"/>
    <w:rsid w:val="001B3B5C"/>
    <w:rsid w:val="001B5608"/>
    <w:rsid w:val="001B5A96"/>
    <w:rsid w:val="001C1C43"/>
    <w:rsid w:val="001C4800"/>
    <w:rsid w:val="001C5191"/>
    <w:rsid w:val="001C5695"/>
    <w:rsid w:val="001C6F41"/>
    <w:rsid w:val="001C706D"/>
    <w:rsid w:val="001C72BF"/>
    <w:rsid w:val="001D03C1"/>
    <w:rsid w:val="001D5DB1"/>
    <w:rsid w:val="001D6CBC"/>
    <w:rsid w:val="001D742A"/>
    <w:rsid w:val="001D748B"/>
    <w:rsid w:val="001D797A"/>
    <w:rsid w:val="001D7E63"/>
    <w:rsid w:val="001E656F"/>
    <w:rsid w:val="001E67AF"/>
    <w:rsid w:val="001E7BC3"/>
    <w:rsid w:val="001F01CE"/>
    <w:rsid w:val="001F083F"/>
    <w:rsid w:val="001F159B"/>
    <w:rsid w:val="001F24BB"/>
    <w:rsid w:val="001F32AB"/>
    <w:rsid w:val="001F45E8"/>
    <w:rsid w:val="001F5B98"/>
    <w:rsid w:val="001F73DE"/>
    <w:rsid w:val="00201C73"/>
    <w:rsid w:val="002024EC"/>
    <w:rsid w:val="00202714"/>
    <w:rsid w:val="00204561"/>
    <w:rsid w:val="002100E7"/>
    <w:rsid w:val="00210D79"/>
    <w:rsid w:val="002115D9"/>
    <w:rsid w:val="00211D5B"/>
    <w:rsid w:val="00212A67"/>
    <w:rsid w:val="00213D68"/>
    <w:rsid w:val="0021437D"/>
    <w:rsid w:val="00216D98"/>
    <w:rsid w:val="00220BA8"/>
    <w:rsid w:val="0022143A"/>
    <w:rsid w:val="00224D29"/>
    <w:rsid w:val="00226A0D"/>
    <w:rsid w:val="00226E3A"/>
    <w:rsid w:val="0023123E"/>
    <w:rsid w:val="002354EE"/>
    <w:rsid w:val="00240E60"/>
    <w:rsid w:val="002505BB"/>
    <w:rsid w:val="00251264"/>
    <w:rsid w:val="00254AAF"/>
    <w:rsid w:val="0025581A"/>
    <w:rsid w:val="00260923"/>
    <w:rsid w:val="0026294C"/>
    <w:rsid w:val="00265A6C"/>
    <w:rsid w:val="00271C63"/>
    <w:rsid w:val="00272647"/>
    <w:rsid w:val="0027411F"/>
    <w:rsid w:val="0027451B"/>
    <w:rsid w:val="00274C43"/>
    <w:rsid w:val="00274E36"/>
    <w:rsid w:val="002753A5"/>
    <w:rsid w:val="002753AE"/>
    <w:rsid w:val="002759E9"/>
    <w:rsid w:val="00281016"/>
    <w:rsid w:val="00282FE4"/>
    <w:rsid w:val="0028718B"/>
    <w:rsid w:val="002902C0"/>
    <w:rsid w:val="00290F34"/>
    <w:rsid w:val="00293452"/>
    <w:rsid w:val="00294351"/>
    <w:rsid w:val="00294FE5"/>
    <w:rsid w:val="0029761C"/>
    <w:rsid w:val="00297D97"/>
    <w:rsid w:val="00297D99"/>
    <w:rsid w:val="002A066F"/>
    <w:rsid w:val="002A201D"/>
    <w:rsid w:val="002A43A4"/>
    <w:rsid w:val="002A5309"/>
    <w:rsid w:val="002A76D5"/>
    <w:rsid w:val="002B177C"/>
    <w:rsid w:val="002B3D07"/>
    <w:rsid w:val="002B413C"/>
    <w:rsid w:val="002B67C0"/>
    <w:rsid w:val="002B6878"/>
    <w:rsid w:val="002C0223"/>
    <w:rsid w:val="002C114F"/>
    <w:rsid w:val="002C4749"/>
    <w:rsid w:val="002C5661"/>
    <w:rsid w:val="002C6978"/>
    <w:rsid w:val="002D037A"/>
    <w:rsid w:val="002D16B0"/>
    <w:rsid w:val="002D1FC9"/>
    <w:rsid w:val="002D2443"/>
    <w:rsid w:val="002D3335"/>
    <w:rsid w:val="002D49EC"/>
    <w:rsid w:val="002D5404"/>
    <w:rsid w:val="002D6FC0"/>
    <w:rsid w:val="002E24BF"/>
    <w:rsid w:val="002E2CAB"/>
    <w:rsid w:val="002E347A"/>
    <w:rsid w:val="002E4E58"/>
    <w:rsid w:val="002E6EEF"/>
    <w:rsid w:val="002F00CC"/>
    <w:rsid w:val="002F0617"/>
    <w:rsid w:val="002F0FBC"/>
    <w:rsid w:val="002F24EA"/>
    <w:rsid w:val="002F2705"/>
    <w:rsid w:val="002F2B4A"/>
    <w:rsid w:val="002F2ECF"/>
    <w:rsid w:val="002F3327"/>
    <w:rsid w:val="002F77F2"/>
    <w:rsid w:val="0030240F"/>
    <w:rsid w:val="003025FA"/>
    <w:rsid w:val="00303F0B"/>
    <w:rsid w:val="003103B8"/>
    <w:rsid w:val="0031509E"/>
    <w:rsid w:val="003154CD"/>
    <w:rsid w:val="00316801"/>
    <w:rsid w:val="00321B78"/>
    <w:rsid w:val="00322E25"/>
    <w:rsid w:val="0033606E"/>
    <w:rsid w:val="003373D5"/>
    <w:rsid w:val="0034321E"/>
    <w:rsid w:val="00345BD1"/>
    <w:rsid w:val="00346BC9"/>
    <w:rsid w:val="00354E99"/>
    <w:rsid w:val="00355AAB"/>
    <w:rsid w:val="003572F8"/>
    <w:rsid w:val="00361C20"/>
    <w:rsid w:val="00362728"/>
    <w:rsid w:val="00362E36"/>
    <w:rsid w:val="00363BA8"/>
    <w:rsid w:val="003643AF"/>
    <w:rsid w:val="00367EF3"/>
    <w:rsid w:val="003715D7"/>
    <w:rsid w:val="00371604"/>
    <w:rsid w:val="00371713"/>
    <w:rsid w:val="00372F0F"/>
    <w:rsid w:val="00372F6D"/>
    <w:rsid w:val="00375737"/>
    <w:rsid w:val="00375F5E"/>
    <w:rsid w:val="00376D72"/>
    <w:rsid w:val="003770F3"/>
    <w:rsid w:val="0038047E"/>
    <w:rsid w:val="00381329"/>
    <w:rsid w:val="00384AA4"/>
    <w:rsid w:val="00387524"/>
    <w:rsid w:val="00387AA3"/>
    <w:rsid w:val="00387DEC"/>
    <w:rsid w:val="00391224"/>
    <w:rsid w:val="003935AA"/>
    <w:rsid w:val="00394C9F"/>
    <w:rsid w:val="003963D1"/>
    <w:rsid w:val="00396497"/>
    <w:rsid w:val="003A19B7"/>
    <w:rsid w:val="003A3869"/>
    <w:rsid w:val="003A4A8D"/>
    <w:rsid w:val="003A6CC5"/>
    <w:rsid w:val="003A7A7C"/>
    <w:rsid w:val="003B0199"/>
    <w:rsid w:val="003B5C18"/>
    <w:rsid w:val="003B6BBD"/>
    <w:rsid w:val="003B6F0B"/>
    <w:rsid w:val="003B7123"/>
    <w:rsid w:val="003B7872"/>
    <w:rsid w:val="003C3C2D"/>
    <w:rsid w:val="003C4191"/>
    <w:rsid w:val="003C42CE"/>
    <w:rsid w:val="003C7E1D"/>
    <w:rsid w:val="003C7E64"/>
    <w:rsid w:val="003D2DFA"/>
    <w:rsid w:val="003D4429"/>
    <w:rsid w:val="003D5E21"/>
    <w:rsid w:val="003D6047"/>
    <w:rsid w:val="003D6265"/>
    <w:rsid w:val="003D75BC"/>
    <w:rsid w:val="003E0008"/>
    <w:rsid w:val="003E0F43"/>
    <w:rsid w:val="003E109B"/>
    <w:rsid w:val="003E4A27"/>
    <w:rsid w:val="003E4AAF"/>
    <w:rsid w:val="003E6BDA"/>
    <w:rsid w:val="003F181A"/>
    <w:rsid w:val="003F6F6F"/>
    <w:rsid w:val="003F73BC"/>
    <w:rsid w:val="00400AF9"/>
    <w:rsid w:val="0040107A"/>
    <w:rsid w:val="004017FC"/>
    <w:rsid w:val="00403749"/>
    <w:rsid w:val="00403C73"/>
    <w:rsid w:val="00404CE9"/>
    <w:rsid w:val="00404EBC"/>
    <w:rsid w:val="0040517A"/>
    <w:rsid w:val="004059B0"/>
    <w:rsid w:val="00406994"/>
    <w:rsid w:val="004104A5"/>
    <w:rsid w:val="00412405"/>
    <w:rsid w:val="00413888"/>
    <w:rsid w:val="00420388"/>
    <w:rsid w:val="00422C49"/>
    <w:rsid w:val="0042443C"/>
    <w:rsid w:val="00426654"/>
    <w:rsid w:val="0043056C"/>
    <w:rsid w:val="0043063A"/>
    <w:rsid w:val="00431477"/>
    <w:rsid w:val="004317A2"/>
    <w:rsid w:val="00431EB4"/>
    <w:rsid w:val="00431F4F"/>
    <w:rsid w:val="0043207D"/>
    <w:rsid w:val="00433205"/>
    <w:rsid w:val="00433F77"/>
    <w:rsid w:val="00440014"/>
    <w:rsid w:val="004422FF"/>
    <w:rsid w:val="00442A0F"/>
    <w:rsid w:val="004456EE"/>
    <w:rsid w:val="00445B9F"/>
    <w:rsid w:val="00452D01"/>
    <w:rsid w:val="00457281"/>
    <w:rsid w:val="004600E4"/>
    <w:rsid w:val="00462DE4"/>
    <w:rsid w:val="00463D5C"/>
    <w:rsid w:val="004664D6"/>
    <w:rsid w:val="0047284A"/>
    <w:rsid w:val="0047307C"/>
    <w:rsid w:val="004733EA"/>
    <w:rsid w:val="00473D93"/>
    <w:rsid w:val="00475CE2"/>
    <w:rsid w:val="0047719A"/>
    <w:rsid w:val="004772EB"/>
    <w:rsid w:val="0047740C"/>
    <w:rsid w:val="00480E15"/>
    <w:rsid w:val="00482FF6"/>
    <w:rsid w:val="0048358A"/>
    <w:rsid w:val="00485031"/>
    <w:rsid w:val="0048738B"/>
    <w:rsid w:val="00490F68"/>
    <w:rsid w:val="0049228C"/>
    <w:rsid w:val="00493C9A"/>
    <w:rsid w:val="0049778E"/>
    <w:rsid w:val="004A0BBC"/>
    <w:rsid w:val="004A0DCA"/>
    <w:rsid w:val="004A7C1F"/>
    <w:rsid w:val="004A7FF1"/>
    <w:rsid w:val="004B0BBC"/>
    <w:rsid w:val="004B4E6A"/>
    <w:rsid w:val="004C360D"/>
    <w:rsid w:val="004C6585"/>
    <w:rsid w:val="004C6C9A"/>
    <w:rsid w:val="004D14A7"/>
    <w:rsid w:val="004D1DC5"/>
    <w:rsid w:val="004D2A21"/>
    <w:rsid w:val="004D41C8"/>
    <w:rsid w:val="004D7244"/>
    <w:rsid w:val="004E0D5C"/>
    <w:rsid w:val="004E1375"/>
    <w:rsid w:val="004E182E"/>
    <w:rsid w:val="004E23D0"/>
    <w:rsid w:val="004E2411"/>
    <w:rsid w:val="004E253C"/>
    <w:rsid w:val="004E28FB"/>
    <w:rsid w:val="004E5BDE"/>
    <w:rsid w:val="004E7E99"/>
    <w:rsid w:val="004F02D9"/>
    <w:rsid w:val="004F19E6"/>
    <w:rsid w:val="004F2321"/>
    <w:rsid w:val="004F623B"/>
    <w:rsid w:val="004F797A"/>
    <w:rsid w:val="004F7C80"/>
    <w:rsid w:val="0050042E"/>
    <w:rsid w:val="0050435B"/>
    <w:rsid w:val="0050473C"/>
    <w:rsid w:val="00505134"/>
    <w:rsid w:val="005057D7"/>
    <w:rsid w:val="00505AFF"/>
    <w:rsid w:val="00505B61"/>
    <w:rsid w:val="00513BC1"/>
    <w:rsid w:val="005204A9"/>
    <w:rsid w:val="0052636F"/>
    <w:rsid w:val="00526C11"/>
    <w:rsid w:val="005313CC"/>
    <w:rsid w:val="00532748"/>
    <w:rsid w:val="00535DCF"/>
    <w:rsid w:val="00536D11"/>
    <w:rsid w:val="00545464"/>
    <w:rsid w:val="00545547"/>
    <w:rsid w:val="00553575"/>
    <w:rsid w:val="005552D8"/>
    <w:rsid w:val="005562EE"/>
    <w:rsid w:val="0055655B"/>
    <w:rsid w:val="00556B1C"/>
    <w:rsid w:val="0055720A"/>
    <w:rsid w:val="00561470"/>
    <w:rsid w:val="00561703"/>
    <w:rsid w:val="005625C3"/>
    <w:rsid w:val="00564F27"/>
    <w:rsid w:val="00565EA1"/>
    <w:rsid w:val="005671C8"/>
    <w:rsid w:val="00567D06"/>
    <w:rsid w:val="00572DBF"/>
    <w:rsid w:val="00575DDD"/>
    <w:rsid w:val="005803AD"/>
    <w:rsid w:val="005830F6"/>
    <w:rsid w:val="00585BC1"/>
    <w:rsid w:val="005879C4"/>
    <w:rsid w:val="005906AD"/>
    <w:rsid w:val="00590BFE"/>
    <w:rsid w:val="00591E0C"/>
    <w:rsid w:val="005921C9"/>
    <w:rsid w:val="005931E6"/>
    <w:rsid w:val="00594014"/>
    <w:rsid w:val="00595E96"/>
    <w:rsid w:val="00595F3C"/>
    <w:rsid w:val="005A1684"/>
    <w:rsid w:val="005A2BB3"/>
    <w:rsid w:val="005A5049"/>
    <w:rsid w:val="005A629F"/>
    <w:rsid w:val="005B0EE9"/>
    <w:rsid w:val="005B10B1"/>
    <w:rsid w:val="005B2C2B"/>
    <w:rsid w:val="005B506F"/>
    <w:rsid w:val="005B6699"/>
    <w:rsid w:val="005C0354"/>
    <w:rsid w:val="005C2266"/>
    <w:rsid w:val="005C2D4B"/>
    <w:rsid w:val="005C44E7"/>
    <w:rsid w:val="005C4F30"/>
    <w:rsid w:val="005C574B"/>
    <w:rsid w:val="005C57A9"/>
    <w:rsid w:val="005C693B"/>
    <w:rsid w:val="005D0A4F"/>
    <w:rsid w:val="005D30D3"/>
    <w:rsid w:val="005D3392"/>
    <w:rsid w:val="005D6929"/>
    <w:rsid w:val="005D7102"/>
    <w:rsid w:val="005E0115"/>
    <w:rsid w:val="005F0355"/>
    <w:rsid w:val="005F07A9"/>
    <w:rsid w:val="005F352E"/>
    <w:rsid w:val="005F3D31"/>
    <w:rsid w:val="005F4991"/>
    <w:rsid w:val="006015E8"/>
    <w:rsid w:val="0060185E"/>
    <w:rsid w:val="00603A52"/>
    <w:rsid w:val="00603DAD"/>
    <w:rsid w:val="00604258"/>
    <w:rsid w:val="00604F76"/>
    <w:rsid w:val="0060557E"/>
    <w:rsid w:val="0060637D"/>
    <w:rsid w:val="006106BD"/>
    <w:rsid w:val="00611B1F"/>
    <w:rsid w:val="00616639"/>
    <w:rsid w:val="00617A61"/>
    <w:rsid w:val="00617C5C"/>
    <w:rsid w:val="00621A29"/>
    <w:rsid w:val="00621EED"/>
    <w:rsid w:val="006251C1"/>
    <w:rsid w:val="0063080A"/>
    <w:rsid w:val="00631306"/>
    <w:rsid w:val="006324C6"/>
    <w:rsid w:val="006359F8"/>
    <w:rsid w:val="006377BC"/>
    <w:rsid w:val="00637A5C"/>
    <w:rsid w:val="006424A2"/>
    <w:rsid w:val="00642640"/>
    <w:rsid w:val="00646637"/>
    <w:rsid w:val="00647481"/>
    <w:rsid w:val="00647641"/>
    <w:rsid w:val="00650141"/>
    <w:rsid w:val="00651194"/>
    <w:rsid w:val="00651585"/>
    <w:rsid w:val="00653495"/>
    <w:rsid w:val="00655B91"/>
    <w:rsid w:val="00656BCD"/>
    <w:rsid w:val="00662210"/>
    <w:rsid w:val="006717C7"/>
    <w:rsid w:val="00671CF1"/>
    <w:rsid w:val="0067364D"/>
    <w:rsid w:val="00673C30"/>
    <w:rsid w:val="00674FB8"/>
    <w:rsid w:val="006754F4"/>
    <w:rsid w:val="006829DB"/>
    <w:rsid w:val="00687CAA"/>
    <w:rsid w:val="00690B02"/>
    <w:rsid w:val="00691208"/>
    <w:rsid w:val="0069144A"/>
    <w:rsid w:val="00691A4D"/>
    <w:rsid w:val="00692AFB"/>
    <w:rsid w:val="006A0F95"/>
    <w:rsid w:val="006A2FAC"/>
    <w:rsid w:val="006A5273"/>
    <w:rsid w:val="006A527E"/>
    <w:rsid w:val="006A616F"/>
    <w:rsid w:val="006A773E"/>
    <w:rsid w:val="006B00B8"/>
    <w:rsid w:val="006B024D"/>
    <w:rsid w:val="006B0812"/>
    <w:rsid w:val="006B1D2C"/>
    <w:rsid w:val="006B368B"/>
    <w:rsid w:val="006C0103"/>
    <w:rsid w:val="006C2743"/>
    <w:rsid w:val="006C2800"/>
    <w:rsid w:val="006C4C9D"/>
    <w:rsid w:val="006C5363"/>
    <w:rsid w:val="006C7BCA"/>
    <w:rsid w:val="006D0E0A"/>
    <w:rsid w:val="006D1A68"/>
    <w:rsid w:val="006D1C46"/>
    <w:rsid w:val="006D23CB"/>
    <w:rsid w:val="006D3597"/>
    <w:rsid w:val="006E0393"/>
    <w:rsid w:val="006E0E2B"/>
    <w:rsid w:val="006E53BD"/>
    <w:rsid w:val="006E774B"/>
    <w:rsid w:val="006F0431"/>
    <w:rsid w:val="006F0DAC"/>
    <w:rsid w:val="006F0FC6"/>
    <w:rsid w:val="006F2DFE"/>
    <w:rsid w:val="006F4EAC"/>
    <w:rsid w:val="006F52FE"/>
    <w:rsid w:val="006F5A1B"/>
    <w:rsid w:val="006F7E01"/>
    <w:rsid w:val="00700C0E"/>
    <w:rsid w:val="00701AAD"/>
    <w:rsid w:val="00703047"/>
    <w:rsid w:val="00703258"/>
    <w:rsid w:val="00705584"/>
    <w:rsid w:val="00706153"/>
    <w:rsid w:val="00710D97"/>
    <w:rsid w:val="007147E6"/>
    <w:rsid w:val="0071556F"/>
    <w:rsid w:val="0071626A"/>
    <w:rsid w:val="00720319"/>
    <w:rsid w:val="007227B7"/>
    <w:rsid w:val="00722A37"/>
    <w:rsid w:val="007240B6"/>
    <w:rsid w:val="007257F4"/>
    <w:rsid w:val="00730D1F"/>
    <w:rsid w:val="00732089"/>
    <w:rsid w:val="00732BF4"/>
    <w:rsid w:val="0073337F"/>
    <w:rsid w:val="00734B00"/>
    <w:rsid w:val="00741749"/>
    <w:rsid w:val="00743142"/>
    <w:rsid w:val="00744211"/>
    <w:rsid w:val="00761B67"/>
    <w:rsid w:val="007621CA"/>
    <w:rsid w:val="007641B7"/>
    <w:rsid w:val="0077050F"/>
    <w:rsid w:val="007706DD"/>
    <w:rsid w:val="0077347C"/>
    <w:rsid w:val="00773A4A"/>
    <w:rsid w:val="00776230"/>
    <w:rsid w:val="00776897"/>
    <w:rsid w:val="007801C9"/>
    <w:rsid w:val="00780E7D"/>
    <w:rsid w:val="00782A76"/>
    <w:rsid w:val="007832EF"/>
    <w:rsid w:val="007838CD"/>
    <w:rsid w:val="0078488B"/>
    <w:rsid w:val="00784CE6"/>
    <w:rsid w:val="00786315"/>
    <w:rsid w:val="0079013F"/>
    <w:rsid w:val="007909DE"/>
    <w:rsid w:val="00791F22"/>
    <w:rsid w:val="00793C1A"/>
    <w:rsid w:val="007940D9"/>
    <w:rsid w:val="00794C62"/>
    <w:rsid w:val="00797C92"/>
    <w:rsid w:val="007A09AE"/>
    <w:rsid w:val="007A65D8"/>
    <w:rsid w:val="007B02B8"/>
    <w:rsid w:val="007B0762"/>
    <w:rsid w:val="007B3456"/>
    <w:rsid w:val="007B5B55"/>
    <w:rsid w:val="007B7362"/>
    <w:rsid w:val="007C37A8"/>
    <w:rsid w:val="007C53B6"/>
    <w:rsid w:val="007C53F6"/>
    <w:rsid w:val="007D0100"/>
    <w:rsid w:val="007D033B"/>
    <w:rsid w:val="007D0AD4"/>
    <w:rsid w:val="007D4FCA"/>
    <w:rsid w:val="007E12B5"/>
    <w:rsid w:val="007E34CD"/>
    <w:rsid w:val="007E3ED0"/>
    <w:rsid w:val="007E71D5"/>
    <w:rsid w:val="007E738E"/>
    <w:rsid w:val="007E74F6"/>
    <w:rsid w:val="007F3DC3"/>
    <w:rsid w:val="007F40C0"/>
    <w:rsid w:val="007F43DD"/>
    <w:rsid w:val="007F5BD4"/>
    <w:rsid w:val="007F5E80"/>
    <w:rsid w:val="007F697A"/>
    <w:rsid w:val="007F7960"/>
    <w:rsid w:val="007F796E"/>
    <w:rsid w:val="00801406"/>
    <w:rsid w:val="00801AEE"/>
    <w:rsid w:val="00804FA4"/>
    <w:rsid w:val="00805EFD"/>
    <w:rsid w:val="008061DD"/>
    <w:rsid w:val="00807DF7"/>
    <w:rsid w:val="0081661D"/>
    <w:rsid w:val="00817B0A"/>
    <w:rsid w:val="00817B99"/>
    <w:rsid w:val="0082103E"/>
    <w:rsid w:val="008215E2"/>
    <w:rsid w:val="00824123"/>
    <w:rsid w:val="008265BF"/>
    <w:rsid w:val="00826F46"/>
    <w:rsid w:val="00830975"/>
    <w:rsid w:val="00830A69"/>
    <w:rsid w:val="00830DE6"/>
    <w:rsid w:val="008408A1"/>
    <w:rsid w:val="00842BF9"/>
    <w:rsid w:val="00844DF2"/>
    <w:rsid w:val="00845777"/>
    <w:rsid w:val="00850F48"/>
    <w:rsid w:val="00851560"/>
    <w:rsid w:val="00852B3F"/>
    <w:rsid w:val="0085360B"/>
    <w:rsid w:val="00854BCA"/>
    <w:rsid w:val="0085576D"/>
    <w:rsid w:val="0085693B"/>
    <w:rsid w:val="00860963"/>
    <w:rsid w:val="0086100D"/>
    <w:rsid w:val="00861CA4"/>
    <w:rsid w:val="00865D0B"/>
    <w:rsid w:val="00866B63"/>
    <w:rsid w:val="0087537F"/>
    <w:rsid w:val="00876A50"/>
    <w:rsid w:val="00880AD5"/>
    <w:rsid w:val="00883AA3"/>
    <w:rsid w:val="00884308"/>
    <w:rsid w:val="008846B5"/>
    <w:rsid w:val="00885E3E"/>
    <w:rsid w:val="0088611C"/>
    <w:rsid w:val="00890D9A"/>
    <w:rsid w:val="008932C3"/>
    <w:rsid w:val="008A27BF"/>
    <w:rsid w:val="008A2C98"/>
    <w:rsid w:val="008B6E03"/>
    <w:rsid w:val="008B7F7B"/>
    <w:rsid w:val="008C1959"/>
    <w:rsid w:val="008C3FC3"/>
    <w:rsid w:val="008C6E53"/>
    <w:rsid w:val="008D078E"/>
    <w:rsid w:val="008D0DEC"/>
    <w:rsid w:val="008D13AE"/>
    <w:rsid w:val="008D1A78"/>
    <w:rsid w:val="008D1EF0"/>
    <w:rsid w:val="008D2620"/>
    <w:rsid w:val="008D2A79"/>
    <w:rsid w:val="008D4C85"/>
    <w:rsid w:val="008D5488"/>
    <w:rsid w:val="008D7B1F"/>
    <w:rsid w:val="008E0688"/>
    <w:rsid w:val="008E404F"/>
    <w:rsid w:val="008E4C1E"/>
    <w:rsid w:val="008E70C3"/>
    <w:rsid w:val="008E7994"/>
    <w:rsid w:val="008F0D5E"/>
    <w:rsid w:val="008F1D05"/>
    <w:rsid w:val="008F1FAB"/>
    <w:rsid w:val="008F33DC"/>
    <w:rsid w:val="008F7EB5"/>
    <w:rsid w:val="00904304"/>
    <w:rsid w:val="00905C91"/>
    <w:rsid w:val="00906740"/>
    <w:rsid w:val="00907595"/>
    <w:rsid w:val="0091052F"/>
    <w:rsid w:val="00910625"/>
    <w:rsid w:val="00910989"/>
    <w:rsid w:val="009122A0"/>
    <w:rsid w:val="009156B3"/>
    <w:rsid w:val="0092057E"/>
    <w:rsid w:val="00925A35"/>
    <w:rsid w:val="00930806"/>
    <w:rsid w:val="00931E09"/>
    <w:rsid w:val="00932AD9"/>
    <w:rsid w:val="0093365A"/>
    <w:rsid w:val="0093439E"/>
    <w:rsid w:val="00936BFF"/>
    <w:rsid w:val="00941865"/>
    <w:rsid w:val="00942787"/>
    <w:rsid w:val="00942844"/>
    <w:rsid w:val="009446A4"/>
    <w:rsid w:val="009454D5"/>
    <w:rsid w:val="00945D33"/>
    <w:rsid w:val="00951161"/>
    <w:rsid w:val="0095457D"/>
    <w:rsid w:val="0095476D"/>
    <w:rsid w:val="00954924"/>
    <w:rsid w:val="009560C5"/>
    <w:rsid w:val="00965360"/>
    <w:rsid w:val="0097335F"/>
    <w:rsid w:val="0097393D"/>
    <w:rsid w:val="00973A54"/>
    <w:rsid w:val="00973BD1"/>
    <w:rsid w:val="0097672B"/>
    <w:rsid w:val="0097794F"/>
    <w:rsid w:val="0098158A"/>
    <w:rsid w:val="0098305F"/>
    <w:rsid w:val="00986055"/>
    <w:rsid w:val="00986376"/>
    <w:rsid w:val="0099379B"/>
    <w:rsid w:val="00994B0D"/>
    <w:rsid w:val="00995618"/>
    <w:rsid w:val="009A3024"/>
    <w:rsid w:val="009A3816"/>
    <w:rsid w:val="009B015C"/>
    <w:rsid w:val="009B2296"/>
    <w:rsid w:val="009B4E31"/>
    <w:rsid w:val="009B7398"/>
    <w:rsid w:val="009C08E8"/>
    <w:rsid w:val="009C163A"/>
    <w:rsid w:val="009C3283"/>
    <w:rsid w:val="009C3803"/>
    <w:rsid w:val="009C3EAA"/>
    <w:rsid w:val="009C5357"/>
    <w:rsid w:val="009C58A9"/>
    <w:rsid w:val="009C7F3D"/>
    <w:rsid w:val="009D2CA3"/>
    <w:rsid w:val="009D5BF8"/>
    <w:rsid w:val="009E230D"/>
    <w:rsid w:val="009E3971"/>
    <w:rsid w:val="009E5330"/>
    <w:rsid w:val="009E5AD0"/>
    <w:rsid w:val="009E6385"/>
    <w:rsid w:val="009E6C5A"/>
    <w:rsid w:val="009E7DD1"/>
    <w:rsid w:val="009F01F5"/>
    <w:rsid w:val="009F2349"/>
    <w:rsid w:val="009F2950"/>
    <w:rsid w:val="009F59F9"/>
    <w:rsid w:val="009F66B6"/>
    <w:rsid w:val="009F71DE"/>
    <w:rsid w:val="00A01594"/>
    <w:rsid w:val="00A0219B"/>
    <w:rsid w:val="00A023FC"/>
    <w:rsid w:val="00A03001"/>
    <w:rsid w:val="00A05FCC"/>
    <w:rsid w:val="00A10D6B"/>
    <w:rsid w:val="00A1295C"/>
    <w:rsid w:val="00A13DF2"/>
    <w:rsid w:val="00A15103"/>
    <w:rsid w:val="00A1606A"/>
    <w:rsid w:val="00A17A89"/>
    <w:rsid w:val="00A2173B"/>
    <w:rsid w:val="00A21C37"/>
    <w:rsid w:val="00A2333A"/>
    <w:rsid w:val="00A26FBD"/>
    <w:rsid w:val="00A301F0"/>
    <w:rsid w:val="00A31732"/>
    <w:rsid w:val="00A3366C"/>
    <w:rsid w:val="00A33BE0"/>
    <w:rsid w:val="00A34E20"/>
    <w:rsid w:val="00A34EF8"/>
    <w:rsid w:val="00A35D71"/>
    <w:rsid w:val="00A36CAD"/>
    <w:rsid w:val="00A37421"/>
    <w:rsid w:val="00A40143"/>
    <w:rsid w:val="00A412CD"/>
    <w:rsid w:val="00A44BEC"/>
    <w:rsid w:val="00A4591F"/>
    <w:rsid w:val="00A47F6C"/>
    <w:rsid w:val="00A5750E"/>
    <w:rsid w:val="00A57797"/>
    <w:rsid w:val="00A60C61"/>
    <w:rsid w:val="00A60EF5"/>
    <w:rsid w:val="00A6120A"/>
    <w:rsid w:val="00A616EE"/>
    <w:rsid w:val="00A61778"/>
    <w:rsid w:val="00A6196B"/>
    <w:rsid w:val="00A642E9"/>
    <w:rsid w:val="00A6573C"/>
    <w:rsid w:val="00A67732"/>
    <w:rsid w:val="00A6796E"/>
    <w:rsid w:val="00A704FD"/>
    <w:rsid w:val="00A70789"/>
    <w:rsid w:val="00A726A5"/>
    <w:rsid w:val="00A77C03"/>
    <w:rsid w:val="00A77EC7"/>
    <w:rsid w:val="00A80025"/>
    <w:rsid w:val="00A80A12"/>
    <w:rsid w:val="00A8185B"/>
    <w:rsid w:val="00A81EAC"/>
    <w:rsid w:val="00A86D1D"/>
    <w:rsid w:val="00A90664"/>
    <w:rsid w:val="00A90FD2"/>
    <w:rsid w:val="00A917FB"/>
    <w:rsid w:val="00A91CE7"/>
    <w:rsid w:val="00A9362F"/>
    <w:rsid w:val="00A951CA"/>
    <w:rsid w:val="00A951D8"/>
    <w:rsid w:val="00A97B06"/>
    <w:rsid w:val="00AA72AD"/>
    <w:rsid w:val="00AB12C7"/>
    <w:rsid w:val="00AB413F"/>
    <w:rsid w:val="00AB4CEF"/>
    <w:rsid w:val="00AB54C3"/>
    <w:rsid w:val="00AC2C50"/>
    <w:rsid w:val="00AC3B88"/>
    <w:rsid w:val="00AC454D"/>
    <w:rsid w:val="00AC4843"/>
    <w:rsid w:val="00AD3B32"/>
    <w:rsid w:val="00AE018D"/>
    <w:rsid w:val="00AE21A7"/>
    <w:rsid w:val="00AE371F"/>
    <w:rsid w:val="00AE3C06"/>
    <w:rsid w:val="00AE3C6D"/>
    <w:rsid w:val="00AE3ED8"/>
    <w:rsid w:val="00AE5FEB"/>
    <w:rsid w:val="00AE60A5"/>
    <w:rsid w:val="00AE76D5"/>
    <w:rsid w:val="00B00BF6"/>
    <w:rsid w:val="00B027E5"/>
    <w:rsid w:val="00B0472A"/>
    <w:rsid w:val="00B04FED"/>
    <w:rsid w:val="00B05E74"/>
    <w:rsid w:val="00B0620D"/>
    <w:rsid w:val="00B06A9B"/>
    <w:rsid w:val="00B1347E"/>
    <w:rsid w:val="00B13E7A"/>
    <w:rsid w:val="00B157BF"/>
    <w:rsid w:val="00B15E79"/>
    <w:rsid w:val="00B20721"/>
    <w:rsid w:val="00B21EFE"/>
    <w:rsid w:val="00B2244B"/>
    <w:rsid w:val="00B23087"/>
    <w:rsid w:val="00B24540"/>
    <w:rsid w:val="00B26E67"/>
    <w:rsid w:val="00B30FD2"/>
    <w:rsid w:val="00B31F88"/>
    <w:rsid w:val="00B3273F"/>
    <w:rsid w:val="00B32839"/>
    <w:rsid w:val="00B4242E"/>
    <w:rsid w:val="00B449C9"/>
    <w:rsid w:val="00B454EB"/>
    <w:rsid w:val="00B46316"/>
    <w:rsid w:val="00B51075"/>
    <w:rsid w:val="00B51B5B"/>
    <w:rsid w:val="00B527C8"/>
    <w:rsid w:val="00B53785"/>
    <w:rsid w:val="00B57158"/>
    <w:rsid w:val="00B63AEB"/>
    <w:rsid w:val="00B6518D"/>
    <w:rsid w:val="00B655A2"/>
    <w:rsid w:val="00B67060"/>
    <w:rsid w:val="00B71E08"/>
    <w:rsid w:val="00B72F03"/>
    <w:rsid w:val="00B73C81"/>
    <w:rsid w:val="00B748B4"/>
    <w:rsid w:val="00B74AB3"/>
    <w:rsid w:val="00B75F38"/>
    <w:rsid w:val="00B778AA"/>
    <w:rsid w:val="00B81569"/>
    <w:rsid w:val="00B81E28"/>
    <w:rsid w:val="00B8208B"/>
    <w:rsid w:val="00B82426"/>
    <w:rsid w:val="00B82EFB"/>
    <w:rsid w:val="00B87ACB"/>
    <w:rsid w:val="00B90A1C"/>
    <w:rsid w:val="00B91FF1"/>
    <w:rsid w:val="00B95FE4"/>
    <w:rsid w:val="00B97462"/>
    <w:rsid w:val="00BA1831"/>
    <w:rsid w:val="00BA3872"/>
    <w:rsid w:val="00BA6004"/>
    <w:rsid w:val="00BA7A1E"/>
    <w:rsid w:val="00BB017B"/>
    <w:rsid w:val="00BB62E5"/>
    <w:rsid w:val="00BC0B52"/>
    <w:rsid w:val="00BC231C"/>
    <w:rsid w:val="00BC238C"/>
    <w:rsid w:val="00BC25D4"/>
    <w:rsid w:val="00BC5B7F"/>
    <w:rsid w:val="00BD48E2"/>
    <w:rsid w:val="00BD5034"/>
    <w:rsid w:val="00BE11C0"/>
    <w:rsid w:val="00BE1739"/>
    <w:rsid w:val="00BE30BE"/>
    <w:rsid w:val="00BE3E18"/>
    <w:rsid w:val="00BE46CD"/>
    <w:rsid w:val="00BE5484"/>
    <w:rsid w:val="00BE58A0"/>
    <w:rsid w:val="00BE67A7"/>
    <w:rsid w:val="00BF1674"/>
    <w:rsid w:val="00BF2CB1"/>
    <w:rsid w:val="00BF3F44"/>
    <w:rsid w:val="00BF41C6"/>
    <w:rsid w:val="00BF4669"/>
    <w:rsid w:val="00BF5964"/>
    <w:rsid w:val="00BF5B1C"/>
    <w:rsid w:val="00BF6457"/>
    <w:rsid w:val="00BF6EA8"/>
    <w:rsid w:val="00BF7991"/>
    <w:rsid w:val="00C01759"/>
    <w:rsid w:val="00C022D2"/>
    <w:rsid w:val="00C04D5C"/>
    <w:rsid w:val="00C07AE7"/>
    <w:rsid w:val="00C1043F"/>
    <w:rsid w:val="00C15EB5"/>
    <w:rsid w:val="00C16290"/>
    <w:rsid w:val="00C16AE4"/>
    <w:rsid w:val="00C20593"/>
    <w:rsid w:val="00C23EEE"/>
    <w:rsid w:val="00C254AD"/>
    <w:rsid w:val="00C2575E"/>
    <w:rsid w:val="00C2674C"/>
    <w:rsid w:val="00C26E9F"/>
    <w:rsid w:val="00C332D2"/>
    <w:rsid w:val="00C35985"/>
    <w:rsid w:val="00C41E8B"/>
    <w:rsid w:val="00C42266"/>
    <w:rsid w:val="00C42738"/>
    <w:rsid w:val="00C4295C"/>
    <w:rsid w:val="00C4656D"/>
    <w:rsid w:val="00C5162E"/>
    <w:rsid w:val="00C5425B"/>
    <w:rsid w:val="00C55436"/>
    <w:rsid w:val="00C61472"/>
    <w:rsid w:val="00C62DF1"/>
    <w:rsid w:val="00C63526"/>
    <w:rsid w:val="00C651EE"/>
    <w:rsid w:val="00C65CBC"/>
    <w:rsid w:val="00C67553"/>
    <w:rsid w:val="00C67BD0"/>
    <w:rsid w:val="00C7028A"/>
    <w:rsid w:val="00C7229E"/>
    <w:rsid w:val="00C761B8"/>
    <w:rsid w:val="00C76409"/>
    <w:rsid w:val="00C765FA"/>
    <w:rsid w:val="00C7798B"/>
    <w:rsid w:val="00C818AD"/>
    <w:rsid w:val="00C85B59"/>
    <w:rsid w:val="00C86AC2"/>
    <w:rsid w:val="00C928DB"/>
    <w:rsid w:val="00C92B5F"/>
    <w:rsid w:val="00C942F1"/>
    <w:rsid w:val="00C95FC8"/>
    <w:rsid w:val="00C96581"/>
    <w:rsid w:val="00CB3925"/>
    <w:rsid w:val="00CB46A1"/>
    <w:rsid w:val="00CB4725"/>
    <w:rsid w:val="00CB5F41"/>
    <w:rsid w:val="00CB6402"/>
    <w:rsid w:val="00CB7BC9"/>
    <w:rsid w:val="00CC064F"/>
    <w:rsid w:val="00CC0D68"/>
    <w:rsid w:val="00CC1B84"/>
    <w:rsid w:val="00CC31BF"/>
    <w:rsid w:val="00CC551F"/>
    <w:rsid w:val="00CC635A"/>
    <w:rsid w:val="00CC6D2F"/>
    <w:rsid w:val="00CD2C3A"/>
    <w:rsid w:val="00CD3677"/>
    <w:rsid w:val="00CD493F"/>
    <w:rsid w:val="00CD5A34"/>
    <w:rsid w:val="00CD6648"/>
    <w:rsid w:val="00CE1853"/>
    <w:rsid w:val="00CE1DF8"/>
    <w:rsid w:val="00CE2E77"/>
    <w:rsid w:val="00CE30E3"/>
    <w:rsid w:val="00CE407E"/>
    <w:rsid w:val="00CF00AE"/>
    <w:rsid w:val="00CF1626"/>
    <w:rsid w:val="00CF394D"/>
    <w:rsid w:val="00CF3A08"/>
    <w:rsid w:val="00CF5334"/>
    <w:rsid w:val="00CF558C"/>
    <w:rsid w:val="00D007E6"/>
    <w:rsid w:val="00D019AC"/>
    <w:rsid w:val="00D033AF"/>
    <w:rsid w:val="00D042D4"/>
    <w:rsid w:val="00D05017"/>
    <w:rsid w:val="00D053D1"/>
    <w:rsid w:val="00D0577C"/>
    <w:rsid w:val="00D17721"/>
    <w:rsid w:val="00D216D4"/>
    <w:rsid w:val="00D243AF"/>
    <w:rsid w:val="00D244C4"/>
    <w:rsid w:val="00D244E5"/>
    <w:rsid w:val="00D25471"/>
    <w:rsid w:val="00D25746"/>
    <w:rsid w:val="00D3106A"/>
    <w:rsid w:val="00D3155A"/>
    <w:rsid w:val="00D3194D"/>
    <w:rsid w:val="00D31CB6"/>
    <w:rsid w:val="00D323BA"/>
    <w:rsid w:val="00D32AD7"/>
    <w:rsid w:val="00D427DF"/>
    <w:rsid w:val="00D43143"/>
    <w:rsid w:val="00D43CAD"/>
    <w:rsid w:val="00D4512E"/>
    <w:rsid w:val="00D5174E"/>
    <w:rsid w:val="00D51A02"/>
    <w:rsid w:val="00D51DAA"/>
    <w:rsid w:val="00D53DF8"/>
    <w:rsid w:val="00D57AD9"/>
    <w:rsid w:val="00D607BA"/>
    <w:rsid w:val="00D63271"/>
    <w:rsid w:val="00D6452A"/>
    <w:rsid w:val="00D65DB2"/>
    <w:rsid w:val="00D668B6"/>
    <w:rsid w:val="00D66B09"/>
    <w:rsid w:val="00D721EE"/>
    <w:rsid w:val="00D74378"/>
    <w:rsid w:val="00D75715"/>
    <w:rsid w:val="00D804FB"/>
    <w:rsid w:val="00D81879"/>
    <w:rsid w:val="00D822C9"/>
    <w:rsid w:val="00D8307D"/>
    <w:rsid w:val="00D834B2"/>
    <w:rsid w:val="00D859AD"/>
    <w:rsid w:val="00D877E8"/>
    <w:rsid w:val="00D90F3F"/>
    <w:rsid w:val="00D923ED"/>
    <w:rsid w:val="00D94317"/>
    <w:rsid w:val="00D978FF"/>
    <w:rsid w:val="00DB350F"/>
    <w:rsid w:val="00DB52F4"/>
    <w:rsid w:val="00DC0532"/>
    <w:rsid w:val="00DC2553"/>
    <w:rsid w:val="00DC2F74"/>
    <w:rsid w:val="00DC50C4"/>
    <w:rsid w:val="00DC66D7"/>
    <w:rsid w:val="00DC6AF7"/>
    <w:rsid w:val="00DD18D9"/>
    <w:rsid w:val="00DD7200"/>
    <w:rsid w:val="00DE07A2"/>
    <w:rsid w:val="00DE15FF"/>
    <w:rsid w:val="00DE1B10"/>
    <w:rsid w:val="00DE1EEA"/>
    <w:rsid w:val="00DE5CF8"/>
    <w:rsid w:val="00DF1CF2"/>
    <w:rsid w:val="00DF25E1"/>
    <w:rsid w:val="00DF4011"/>
    <w:rsid w:val="00DF7EF4"/>
    <w:rsid w:val="00E02E54"/>
    <w:rsid w:val="00E032EB"/>
    <w:rsid w:val="00E0504C"/>
    <w:rsid w:val="00E05440"/>
    <w:rsid w:val="00E05A91"/>
    <w:rsid w:val="00E10F7D"/>
    <w:rsid w:val="00E12700"/>
    <w:rsid w:val="00E12D46"/>
    <w:rsid w:val="00E21272"/>
    <w:rsid w:val="00E2579C"/>
    <w:rsid w:val="00E25AF3"/>
    <w:rsid w:val="00E34502"/>
    <w:rsid w:val="00E356F3"/>
    <w:rsid w:val="00E35D4C"/>
    <w:rsid w:val="00E374B3"/>
    <w:rsid w:val="00E42069"/>
    <w:rsid w:val="00E42536"/>
    <w:rsid w:val="00E427DB"/>
    <w:rsid w:val="00E4477F"/>
    <w:rsid w:val="00E53A76"/>
    <w:rsid w:val="00E53F99"/>
    <w:rsid w:val="00E54D76"/>
    <w:rsid w:val="00E55B2B"/>
    <w:rsid w:val="00E55F8B"/>
    <w:rsid w:val="00E616B5"/>
    <w:rsid w:val="00E64DFB"/>
    <w:rsid w:val="00E66E6C"/>
    <w:rsid w:val="00E7108C"/>
    <w:rsid w:val="00E7172F"/>
    <w:rsid w:val="00E71C4F"/>
    <w:rsid w:val="00E720CE"/>
    <w:rsid w:val="00E724E3"/>
    <w:rsid w:val="00E74973"/>
    <w:rsid w:val="00E75741"/>
    <w:rsid w:val="00E80D93"/>
    <w:rsid w:val="00E8424E"/>
    <w:rsid w:val="00E857D3"/>
    <w:rsid w:val="00E85989"/>
    <w:rsid w:val="00E86D68"/>
    <w:rsid w:val="00E93AED"/>
    <w:rsid w:val="00E93FB4"/>
    <w:rsid w:val="00E95B22"/>
    <w:rsid w:val="00E96EA4"/>
    <w:rsid w:val="00E974C1"/>
    <w:rsid w:val="00EA27E9"/>
    <w:rsid w:val="00EB140A"/>
    <w:rsid w:val="00EB1888"/>
    <w:rsid w:val="00EB40E8"/>
    <w:rsid w:val="00EB57FD"/>
    <w:rsid w:val="00EB618F"/>
    <w:rsid w:val="00EB7325"/>
    <w:rsid w:val="00EB7B78"/>
    <w:rsid w:val="00EC11AF"/>
    <w:rsid w:val="00EC44C5"/>
    <w:rsid w:val="00EC5829"/>
    <w:rsid w:val="00EC6D78"/>
    <w:rsid w:val="00EC7799"/>
    <w:rsid w:val="00ED1734"/>
    <w:rsid w:val="00ED1D58"/>
    <w:rsid w:val="00ED3765"/>
    <w:rsid w:val="00EE0DE0"/>
    <w:rsid w:val="00EE24D1"/>
    <w:rsid w:val="00EF3269"/>
    <w:rsid w:val="00EF372C"/>
    <w:rsid w:val="00EF4329"/>
    <w:rsid w:val="00EF5CA2"/>
    <w:rsid w:val="00EF6C20"/>
    <w:rsid w:val="00EF7001"/>
    <w:rsid w:val="00EF774C"/>
    <w:rsid w:val="00F00B66"/>
    <w:rsid w:val="00F00D2F"/>
    <w:rsid w:val="00F01FCC"/>
    <w:rsid w:val="00F0279D"/>
    <w:rsid w:val="00F05FC6"/>
    <w:rsid w:val="00F07B2C"/>
    <w:rsid w:val="00F07E4F"/>
    <w:rsid w:val="00F11B4C"/>
    <w:rsid w:val="00F11BFE"/>
    <w:rsid w:val="00F133DF"/>
    <w:rsid w:val="00F13AF4"/>
    <w:rsid w:val="00F22C92"/>
    <w:rsid w:val="00F279A1"/>
    <w:rsid w:val="00F279D4"/>
    <w:rsid w:val="00F31C1B"/>
    <w:rsid w:val="00F31F79"/>
    <w:rsid w:val="00F32DE2"/>
    <w:rsid w:val="00F349E5"/>
    <w:rsid w:val="00F36C04"/>
    <w:rsid w:val="00F3742E"/>
    <w:rsid w:val="00F412BB"/>
    <w:rsid w:val="00F43022"/>
    <w:rsid w:val="00F46230"/>
    <w:rsid w:val="00F47074"/>
    <w:rsid w:val="00F53F2D"/>
    <w:rsid w:val="00F551EE"/>
    <w:rsid w:val="00F55458"/>
    <w:rsid w:val="00F606A9"/>
    <w:rsid w:val="00F64302"/>
    <w:rsid w:val="00F66F7C"/>
    <w:rsid w:val="00F75075"/>
    <w:rsid w:val="00F81A8D"/>
    <w:rsid w:val="00F81DBF"/>
    <w:rsid w:val="00F91C2B"/>
    <w:rsid w:val="00F941FC"/>
    <w:rsid w:val="00F94F47"/>
    <w:rsid w:val="00FA17DB"/>
    <w:rsid w:val="00FA24A3"/>
    <w:rsid w:val="00FB2358"/>
    <w:rsid w:val="00FB2B10"/>
    <w:rsid w:val="00FB66C2"/>
    <w:rsid w:val="00FB73D7"/>
    <w:rsid w:val="00FC24F9"/>
    <w:rsid w:val="00FC25E1"/>
    <w:rsid w:val="00FC40F3"/>
    <w:rsid w:val="00FC5B70"/>
    <w:rsid w:val="00FC7D76"/>
    <w:rsid w:val="00FD0252"/>
    <w:rsid w:val="00FD1845"/>
    <w:rsid w:val="00FE611C"/>
    <w:rsid w:val="00FE7CD0"/>
    <w:rsid w:val="00FF076F"/>
    <w:rsid w:val="00FF09EB"/>
    <w:rsid w:val="00FF268F"/>
    <w:rsid w:val="00FF2A94"/>
    <w:rsid w:val="00FF499A"/>
    <w:rsid w:val="00FF63C3"/>
    <w:rsid w:val="00FF662A"/>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2"/>
        <w:lang w:val="ru-RU"/>
        <w:szCs w:val="22"/>
      </w:rPr>
    </w:rPrDefault>
    <w:pPrDefault>
      <w:pPr>
        <w:spacing w:after="160" w:line="259"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uiPriority="1" w:semiHidden="1" w:unhideWhenUsed="1" w:qFormat="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qFormat="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5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qFormat="1"/>
    <w:lsdException w:name="toc 2" w:uiPriority="1"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1">
    <w:name w:val="heading 1"/>
    <w:basedOn w:val="a"/>
    <w:link w:val="10"/>
    <w:uiPriority w:val="9"/>
    <w:qFormat w:val="1"/>
    <w:rsid w:val="00CF5334"/>
    <w:pPr>
      <w:widowControl w:val="0"/>
      <w:autoSpaceDE w:val="0"/>
      <w:autoSpaceDN w:val="0"/>
      <w:spacing w:line="360" w:lineRule="auto"/>
      <w:ind w:start="184"/>
      <w:outlineLvl w:val="0"/>
    </w:pPr>
    <w:rPr>
      <w:rFonts w:eastAsia="Times New Roman" w:cs="Times New Roman"/>
      <w:sz w:val="28"/>
      <w:b w:val="1"/>
      <w:bCs w:val="1"/>
      <w:szCs w:val="28"/>
    </w:rPr>
  </w:style>
  <w:style w:type="character" w:styleId="10" w:customStyle="1">
    <w:name w:val="Заголовок 1 Знак"/>
    <w:basedOn w:val="a0"/>
    <w:link w:val="1"/>
    <w:uiPriority w:val="9"/>
    <w:rsid w:val="00CF5334"/>
    <w:rPr>
      <w:rFonts w:ascii="Times New Roman" w:hAnsi="Times New Roman" w:eastAsia="Times New Roman" w:cs="Times New Roman"/>
      <w:sz w:val="28"/>
      <w:b w:val="1"/>
      <w:bCs w:val="1"/>
      <w:szCs w:val="28"/>
    </w:rPr>
  </w:style>
  <w:style w:type="character" w:styleId="11" w:customStyle="1">
    <w:name w:val="Неразрешенное упоминание1"/>
    <w:basedOn w:val="a0"/>
    <w:uiPriority w:val="99"/>
    <w:semiHidden w:val="1"/>
    <w:unhideWhenUsed w:val="1"/>
    <w:rsid w:val="00526C11"/>
    <w:rPr>
      <w:color w:val="605E5C"/>
      <w:shd w:val="clear" w:color="auto" w:fill="E1DFDD"/>
    </w:rPr>
  </w:style>
  <w:style w:type="paragraph" w:styleId="12">
    <w:name w:val="toc 1"/>
    <w:basedOn w:val="a"/>
    <w:uiPriority w:val="39"/>
    <w:qFormat w:val="1"/>
    <w:rsid w:val="00CF5334"/>
    <w:pPr>
      <w:widowControl w:val="0"/>
      <w:autoSpaceDE w:val="0"/>
      <w:autoSpaceDN w:val="0"/>
      <w:spacing w:before="162" w:line="360" w:lineRule="auto"/>
      <w:ind w:start="109"/>
    </w:pPr>
    <w:rPr>
      <w:rFonts w:eastAsia="Times New Roman" w:cs="Times New Roman"/>
      <w:sz w:val="28"/>
      <w:szCs w:val="28"/>
    </w:rPr>
  </w:style>
  <w:style w:type="paragraph" w:styleId="2">
    <w:name w:val="toc 2"/>
    <w:basedOn w:val="a"/>
    <w:uiPriority w:val="1"/>
    <w:qFormat w:val="1"/>
    <w:rsid w:val="00CF5334"/>
    <w:pPr>
      <w:widowControl w:val="0"/>
      <w:autoSpaceDE w:val="0"/>
      <w:autoSpaceDN w:val="0"/>
      <w:spacing w:before="160" w:line="360" w:lineRule="auto"/>
      <w:ind w:start="799"/>
    </w:pPr>
    <w:rPr>
      <w:rFonts w:eastAsia="Times New Roman" w:cs="Times New Roman"/>
      <w:sz w:val="28"/>
      <w:szCs w:val="28"/>
    </w:rPr>
  </w:style>
  <w:style w:type="paragraph" w:styleId="HTML">
    <w:name w:val="HTML Preformatted"/>
    <w:basedOn w:val="a"/>
    <w:link w:val="HTML0"/>
    <w:uiPriority w:val="99"/>
    <w:semiHidden w:val="1"/>
    <w:unhideWhenUsed w:val="1"/>
    <w:rsid w:val="00AC3B88"/>
    <w:pPr>
      <w:spacing w:after="200" w:line="276" w:lineRule="auto"/>
    </w:pPr>
    <w:rPr>
      <w:rFonts w:ascii="Courier New" w:hAnsi="Courier New" w:eastAsia="Calibri" w:cs="Courier New"/>
      <w:szCs w:val="20"/>
    </w:rPr>
  </w:style>
  <w:style w:type="character" w:styleId="HTML0" w:customStyle="1">
    <w:name w:val="Стандартный HTML Знак"/>
    <w:basedOn w:val="a0"/>
    <w:link w:val="HTML"/>
    <w:uiPriority w:val="99"/>
    <w:semiHidden w:val="1"/>
    <w:rsid w:val="00AC3B88"/>
    <w:rPr>
      <w:rFonts w:ascii="Courier New" w:hAnsi="Courier New" w:eastAsia="Calibri" w:cs="Courier New"/>
      <w:sz w:val="20"/>
      <w:szCs w:val="2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paragraph" w:styleId="Subtitle">
    <w:name w:val="subtitle"/>
    <w:basedOn w:val="a"/>
    <w:next w:val="a"/>
    <w:qFormat w:val="1"/>
    <w:pPr>
      <w:spacing w:afterAutospacing="1"/>
    </w:pPr>
    <w:rPr>
      <w:sz w:val="30"/>
      <w:color w:val="808080"/>
    </w:rPr>
  </w:style>
  <w:style w:type="table" w:styleId="TableNormal" w:customStyle="1">
    <w:name w:val="Table Normal"/>
    <w:uiPriority w:val="2"/>
    <w:semiHidden w:val="1"/>
    <w:unhideWhenUsed w:val="1"/>
    <w:qFormat w:val="1"/>
    <w:rsid w:val="00CF5334"/>
    <w:pPr>
      <w:widowControl w:val="0"/>
      <w:autoSpaceDE w:val="0"/>
      <w:autoSpaceDN w:val="0"/>
      <w:spacing w:after="0" w:line="240" w:lineRule="auto"/>
    </w:pPr>
    <w:rPr>
      <w:lang w:val="en-US"/>
    </w:rPr>
    <w:tblPr>
      <w:tblInd w:w="0" w:type="dxa"/>
      <w:tblCellMar>
        <w:top w:w="0" w:type="dxa"/>
        <w:start w:w="0" w:type="dxa"/>
        <w:bottom w:w="0" w:type="dxa"/>
        <w:end w:w="0" w:type="dxa"/>
      </w:tblCellMar>
    </w:tblPr>
  </w:style>
  <w:style w:type="paragraph" w:styleId="TableParagraph" w:customStyle="1">
    <w:name w:val="Table Paragraph"/>
    <w:basedOn w:val="a"/>
    <w:uiPriority w:val="1"/>
    <w:qFormat w:val="1"/>
    <w:rsid w:val="00CF5334"/>
    <w:pPr>
      <w:widowControl w:val="0"/>
      <w:autoSpaceDE w:val="0"/>
      <w:autoSpaceDN w:val="0"/>
      <w:spacing w:line="360" w:lineRule="auto"/>
    </w:pPr>
    <w:rPr>
      <w:rFonts w:eastAsia="Times New Roman" w:cs="Times New Roman"/>
      <w:sz w:val="28"/>
    </w:rPr>
  </w:style>
  <w:style w:type="paragraph" w:styleId="Title">
    <w:name w:val="title"/>
    <w:basedOn w:val="a"/>
    <w:next w:val="a"/>
    <w:qFormat w:val="1"/>
    <w:pPr>
      <w:spacing w:afterAutospacing="1"/>
    </w:pPr>
    <w:rPr>
      <w:sz w:val="52"/>
    </w:rPr>
  </w:style>
  <w:style w:type="paragraph" w:styleId="a" w:default="1">
    <w:name w:val="Normal"/>
    <w:qFormat w:val="1"/>
    <w:rsid w:val="00F0279D"/>
    <w:pPr>
      <w:spacing w:after="0" w:line="240" w:lineRule="auto"/>
      <w:jc w:val="both"/>
    </w:pPr>
    <w:rPr>
      <w:rFonts w:ascii="Times New Roman" w:hAnsi="Times New Roman"/>
      <w:sz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 w:type="dxa"/>
      <w:tblCellMar>
        <w:top w:w="0" w:type="dxa"/>
        <w:start w:w="108" w:type="dxa"/>
        <w:bottom w:w="0" w:type="dxa"/>
        <w:end w:w="108"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143BE6"/>
    <w:pPr>
      <w:ind w:start="720"/>
      <w:contextualSpacing w:val="1"/>
    </w:pPr>
  </w:style>
  <w:style w:type="paragraph" w:styleId="a4">
    <w:name w:val="footnote text"/>
    <w:basedOn w:val="a"/>
    <w:link w:val="a5"/>
    <w:autoRedefine w:val="1"/>
    <w:uiPriority w:val="99"/>
    <w:unhideWhenUsed w:val="1"/>
    <w:rsid w:val="00DC66D7"/>
    <w:rPr>
      <w:szCs w:val="20"/>
    </w:rPr>
  </w:style>
  <w:style w:type="character" w:styleId="a5" w:customStyle="1">
    <w:name w:val="Текст сноски Знак"/>
    <w:basedOn w:val="a0"/>
    <w:link w:val="a4"/>
    <w:uiPriority w:val="99"/>
    <w:rsid w:val="00DC66D7"/>
    <w:rPr>
      <w:rFonts w:ascii="Times New Roman" w:hAnsi="Times New Roman"/>
      <w:sz w:val="20"/>
      <w:szCs w:val="20"/>
    </w:rPr>
  </w:style>
  <w:style w:type="character" w:styleId="a6">
    <w:name w:val="footnote reference"/>
    <w:aliases w:val="знак сноски 1,знак сноски-fn,ciae niinee-fn,ciae niinee 1,脚注文字列 (文字)1,?r’??¶???с (?¶??)1,?r?f???ч????? (??ч??)1,?r?f????‰????? (???‰??)1,?r?f?????с????? (????с??)1,?r?f???????????? (????????)1,referencia nota al pie,supers,ссылка на сноску 4"/>
    <w:basedOn w:val="a0"/>
    <w:uiPriority w:val="99"/>
    <w:unhideWhenUsed w:val="1"/>
    <w:qFormat w:val="1"/>
    <w:rsid w:val="0002487F"/>
    <w:rPr>
      <w:vertAlign w:val="superscript"/>
    </w:rPr>
  </w:style>
  <w:style w:type="table" w:styleId="a7">
    <w:name w:val="Table Grid"/>
    <w:basedOn w:val="a1"/>
    <w:uiPriority w:val="59"/>
    <w:rsid w:val="00B72F03"/>
    <w:pPr>
      <w:spacing w:after="0" w:line="240" w:lineRule="auto"/>
    </w:pPr>
    <w:rPr>
      <w:rFonts w:ascii="Calibri" w:hAnsi="Calibri" w:eastAsia="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8">
    <w:name w:val="header"/>
    <w:basedOn w:val="a"/>
    <w:link w:val="a9"/>
    <w:uiPriority w:val="99"/>
    <w:unhideWhenUsed w:val="1"/>
    <w:rsid w:val="00E75741"/>
    <w:pPr>
      <w:tabs>
        <w:tab w:val="center" w:pos="4677"/>
        <w:tab w:val="right" w:pos="9355"/>
      </w:tabs>
    </w:pPr>
  </w:style>
  <w:style w:type="character" w:styleId="a9" w:customStyle="1">
    <w:name w:val="Верхний колонтитул Знак"/>
    <w:basedOn w:val="a0"/>
    <w:link w:val="a8"/>
    <w:uiPriority w:val="99"/>
    <w:rsid w:val="00E75741"/>
  </w:style>
  <w:style w:type="paragraph" w:styleId="aa">
    <w:name w:val="footer"/>
    <w:basedOn w:val="a"/>
    <w:link w:val="ab"/>
    <w:uiPriority w:val="99"/>
    <w:unhideWhenUsed w:val="1"/>
    <w:rsid w:val="00E75741"/>
    <w:pPr>
      <w:tabs>
        <w:tab w:val="center" w:pos="4677"/>
        <w:tab w:val="right" w:pos="9355"/>
      </w:tabs>
    </w:pPr>
  </w:style>
  <w:style w:type="character" w:styleId="ab" w:customStyle="1">
    <w:name w:val="Нижний колонтитул Знак"/>
    <w:basedOn w:val="a0"/>
    <w:link w:val="aa"/>
    <w:uiPriority w:val="99"/>
    <w:rsid w:val="00E75741"/>
  </w:style>
  <w:style w:type="character" w:styleId="ac">
    <w:name w:val="Hyperlink"/>
    <w:basedOn w:val="a0"/>
    <w:uiPriority w:val="99"/>
    <w:unhideWhenUsed w:val="1"/>
    <w:rsid w:val="00526C11"/>
    <w:rPr>
      <w:color w:val="0563C1" w:themeColor="hyperlink"/>
      <w:u w:val="single"/>
    </w:rPr>
  </w:style>
  <w:style w:type="paragraph" w:styleId="ad">
    <w:name w:val="Normal (Web)"/>
    <w:basedOn w:val="a"/>
    <w:uiPriority w:val="99"/>
    <w:semiHidden w:val="1"/>
    <w:unhideWhenUsed w:val="1"/>
    <w:rsid w:val="001C706D"/>
    <w:rPr>
      <w:rFonts w:cs="Times New Roman"/>
      <w:sz w:val="24"/>
      <w:szCs w:val="24"/>
    </w:rPr>
  </w:style>
  <w:style w:type="paragraph" w:styleId="ae">
    <w:name w:val="Body Text"/>
    <w:basedOn w:val="a"/>
    <w:link w:val="af"/>
    <w:uiPriority w:val="1"/>
    <w:unhideWhenUsed w:val="1"/>
    <w:qFormat w:val="1"/>
    <w:rsid w:val="00C63526"/>
    <w:pPr>
      <w:spacing w:after="120"/>
    </w:pPr>
  </w:style>
  <w:style w:type="character" w:styleId="af" w:customStyle="1">
    <w:name w:val="Основной текст Знак"/>
    <w:basedOn w:val="a0"/>
    <w:link w:val="ae"/>
    <w:uiPriority w:val="99"/>
    <w:semiHidden w:val="1"/>
    <w:rsid w:val="00C63526"/>
  </w:style>
  <w:style w:type="paragraph" w:styleId="af0">
    <w:name w:val="endnote text"/>
    <w:basedOn w:val="a"/>
    <w:link w:val="af1"/>
    <w:uiPriority w:val="99"/>
    <w:semiHidden w:val="1"/>
    <w:unhideWhenUsed w:val="1"/>
    <w:rsid w:val="00B655A2"/>
    <w:rPr>
      <w:szCs w:val="20"/>
    </w:rPr>
  </w:style>
  <w:style w:type="character" w:styleId="af1" w:customStyle="1">
    <w:name w:val="Текст концевой сноски Знак"/>
    <w:basedOn w:val="a0"/>
    <w:link w:val="af0"/>
    <w:uiPriority w:val="99"/>
    <w:semiHidden w:val="1"/>
    <w:rsid w:val="00B655A2"/>
    <w:rPr>
      <w:sz w:val="20"/>
      <w:szCs w:val="20"/>
    </w:rPr>
  </w:style>
  <w:style w:type="character" w:styleId="af2">
    <w:name w:val="endnote reference"/>
    <w:basedOn w:val="a0"/>
    <w:uiPriority w:val="99"/>
    <w:semiHidden w:val="1"/>
    <w:unhideWhenUsed w:val="1"/>
    <w:rsid w:val="00B655A2"/>
    <w:rPr>
      <w:vertAlign w:val="superscript"/>
    </w:rPr>
  </w:style>
  <w:style w:type="paragraph" w:styleId="af3">
    <w:name w:val="TOC Heading"/>
    <w:basedOn w:val="1"/>
    <w:next w:val="a"/>
    <w:uiPriority w:val="39"/>
    <w:unhideWhenUsed w:val="1"/>
    <w:qFormat w:val="1"/>
    <w:rsid w:val="00CF5334"/>
    <w:pPr>
      <w:keepNext w:val="1"/>
      <w:keepLines w:val="1"/>
      <w:widowControl w:val="1"/>
      <w:autoSpaceDE w:val="1"/>
      <w:autoSpaceDN w:val="1"/>
      <w:spacing w:before="240" w:line="259" w:lineRule="auto"/>
      <w:ind w:start="0"/>
      <w:jc w:val="start"/>
      <w:outlineLvl w:val="9"/>
    </w:pPr>
    <w:rPr>
      <w:rFonts w:asciiTheme="majorHAnsi" w:hAnsiTheme="majorHAnsi" w:eastAsiaTheme="majorEastAsia" w:cstheme="majorBidi"/>
      <w:sz w:val="32"/>
      <w:color w:val="2F5496" w:themeColor="accent1" w:themeShade="BF"/>
      <w:b w:val="0"/>
      <w:bCs w:val="0"/>
      <w:szCs w:val="32"/>
    </w:rPr>
  </w:style>
  <w:style w:type="paragraph" w:styleId="af4">
    <w:name w:val="No Spacing"/>
    <w:uiPriority w:val="1"/>
    <w:qFormat w:val="1"/>
    <w:rsid w:val="00AC3B88"/>
    <w:pPr>
      <w:spacing w:after="0" w:line="240" w:lineRule="auto"/>
    </w:pPr>
    <w:rPr>
      <w:rFonts w:ascii="Calibri" w:hAnsi="Calibri" w:eastAsia="Calibri" w:cs="Times New Roman"/>
    </w:rPr>
  </w:style>
  <w:style w:type="paragraph" w:styleId="af5">
    <w:name w:val="Balloon Text"/>
    <w:basedOn w:val="a"/>
    <w:link w:val="af6"/>
    <w:uiPriority w:val="99"/>
    <w:semiHidden w:val="1"/>
    <w:unhideWhenUsed w:val="1"/>
    <w:rsid w:val="00B05E74"/>
    <w:rPr>
      <w:rFonts w:ascii="Tahoma" w:hAnsi="Tahoma" w:cs="Tahoma"/>
      <w:sz w:val="16"/>
      <w:szCs w:val="16"/>
    </w:rPr>
  </w:style>
  <w:style w:type="character" w:styleId="af6" w:customStyle="1">
    <w:name w:val="Текст выноски Знак"/>
    <w:basedOn w:val="a0"/>
    <w:link w:val="af5"/>
    <w:uiPriority w:val="99"/>
    <w:semiHidden w:val="1"/>
    <w:rsid w:val="00B05E74"/>
    <w:rPr>
      <w:rFonts w:ascii="Tahoma" w:hAnsi="Tahoma" w:cs="Tahoma"/>
      <w:sz w:val="16"/>
      <w:szCs w:val="16"/>
    </w:rPr>
  </w:style>
  <w:style w:type="character" w:styleId="af7">
    <w:name w:val="Unresolved Mention"/>
    <w:basedOn w:val="a0"/>
    <w:uiPriority w:val="99"/>
    <w:semiHidden w:val="1"/>
    <w:unhideWhenUsed w:val="1"/>
    <w:rsid w:val="00DB350F"/>
    <w:rPr>
      <w:color w:val="605E5C"/>
      <w:shd w:val="clear" w:color="auto" w:fill="E1DFDD"/>
    </w:rPr>
  </w:style>
  <w:style w:type="paragraph" w:styleId="af8">
    <w:name w:val="Revision"/>
    <w:hidden w:val="1"/>
    <w:uiPriority w:val="99"/>
    <w:semiHidden w:val="1"/>
    <w:rsid w:val="00A1606A"/>
    <w:pPr>
      <w:spacing w:after="0" w:line="240" w:lineRule="auto"/>
    </w:pPr>
    <w:rPr>
      <w:rFonts w:ascii="Times New Roman" w:hAnsi="Times New Roman"/>
      <w:sz w:val="20"/>
    </w:rPr>
  </w:style>
</w:styles>
</file>

<file path=word/webSettings.xml><?xml version="1.0" encoding="utf-8"?>
<w:webSettings xmlns:w16cex="http://schemas.microsoft.com/office/word/2018/wordml/cex" xmlns:w="http://schemas.openxmlformats.org/wordprocessingml/2006/main" xmlns:w15="http://schemas.microsoft.com/office/word/2012/wordml" xmlns:w14="http://schemas.microsoft.com/office/word/2010/wordml" xmlns:w16="http://schemas.microsoft.com/office/word/2018/wordml" xmlns:w16sdtdh="http://schemas.microsoft.com/office/word/2020/wordml/sdtdatahash" xmlns:mc="http://schemas.openxmlformats.org/markup-compatibility/2006" xmlns:w16se="http://schemas.microsoft.com/office/word/2015/wordml/symex" xmlns:w16cid="http://schemas.microsoft.com/office/word/2016/wordml/cid" mc:Ignorable="w14 w15 w16se w16cid w16 w16cex w16sdtdh">
  <w:divs>
    <w:div w:id="107630676">
      <w:bodyDiv w:val="1"/>
      <w:marLeft w:val="0"/>
      <w:marRight w:val="0"/>
      <w:marTop w:val="0"/>
      <w:marBottom w:val="0"/>
      <w:divBdr>
        <w:top w:val="none" w:sz="0" w:space="0" w:color="auto"/>
        <w:left w:val="none" w:sz="0" w:space="0" w:color="auto"/>
        <w:bottom w:val="none" w:sz="0" w:space="0" w:color="auto"/>
        <w:right w:val="none" w:sz="0" w:space="0" w:color="auto"/>
      </w:divBdr>
    </w:div>
    <w:div w:id="3251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Relationships xmlns="http://schemas.openxmlformats.org/package/2006/relationships"><Relationship Id="rId8" Type="http://schemas.openxmlformats.org/officeDocument/2006/relationships/hyperlink" Target="consultantplus://offline/ref=9AB9D0A6C62788D4E8746FD2BC7686F5475DD3D5BE8B2DE199C4969DDA7B563037D904E7786CC24C73C023B04Du8YFI" TargetMode="External"/><Relationship Id="rId13" Type="http://schemas.openxmlformats.org/officeDocument/2006/relationships/hyperlink" Target="consultantplus://offline/ref=8585C781BF4E7F902760B34F1EC31C5102C310AC81EF217E3839E5CABA46577CDF8FF32CB87748BCB157FC50EFO2L2K" TargetMode="External"/><Relationship Id="rId18" Type="http://schemas.openxmlformats.org/officeDocument/2006/relationships/hyperlink" Target="https://dereksiz.org/sudebnik-1550-g-perevod-v-b-ciganova.html" TargetMode="External"/><Relationship Id="rId3" Type="http://schemas.openxmlformats.org/officeDocument/2006/relationships/styles" Target="styles.xml"/><Relationship Id="rId21" Type="http://schemas.openxmlformats.org/officeDocument/2006/relationships/hyperlink" Target="https://vuzlit.ru/1176791/istochniki_struktura_grazhdanskogo_kodeksa_napoleona" TargetMode="External"/><Relationship Id="rId7" Type="http://schemas.openxmlformats.org/officeDocument/2006/relationships/endnotes" Target="endnotes.xml"/><Relationship Id="rId12" Type="http://schemas.openxmlformats.org/officeDocument/2006/relationships/hyperlink" Target="consultantplus://offline/ref=8585C781BF4E7F902760B34F1EC31C5102C312AD8FEC217E3839E5CABA46577CCD8FAB20B97357BAB642AA01A976DA2BFE98166E53E26DA0O3LEK"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consultantplus://offline/ref=840E3C5B4AC2FDE047A48994358974EC262E6CFBC6B4454896528CC79DE238CABF46B3286AE20F187D3A54989D61C61D9C9484E2DE99F0QFZ8K" TargetMode="External"/><Relationship Id="rId20" Type="http://schemas.openxmlformats.org/officeDocument/2006/relationships/hyperlink" Target="https://elib.bsu.by/bitstream/123456789/224992/1/143-14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8585C781BF4E7F902760B34F1EC31C5102C310AC8BED217E3839E5CABA46577CCD8FAB20B97257B4B242AA01A976DA2BFE98166E53E26DA0O3LEK"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consultantplus://offline/ref=840E3C5B4AC2FDE047A48487208974EC28236CFBC6BE18429E0B80C59AED67DDB80FBF296AE20D147765518D8C39CA18868A80F8C29BF2FBQDZFK" TargetMode="External"/><Relationship Id="rId23" Type="http://schemas.openxmlformats.org/officeDocument/2006/relationships/fontTable" Target="fontTable.xml"/><Relationship Id="rId10" Type="http://schemas.openxmlformats.org/officeDocument/2006/relationships/hyperlink" Target="consultantplus://offline/ref=AD730AB56746B3570FE8D378E5E849FAAB4DCF97029FCDCEE722ABD4EA098A49745E83B7BCE27ECDD427EE609E3E7E7BBEB461B42D4Dq9J6I" TargetMode="External"/><Relationship Id="rId19" Type="http://schemas.openxmlformats.org/officeDocument/2006/relationships/hyperlink" Target="https://docs.cntd.ru/document/901808921" TargetMode="External"/><Relationship Id="rId4" Type="http://schemas.openxmlformats.org/officeDocument/2006/relationships/settings" Target="settings.xml"/><Relationship Id="rId9" Type="http://schemas.openxmlformats.org/officeDocument/2006/relationships/hyperlink" Target="consultantplus://offline/ref=AD730AB56746B3570FE8D378E5E849FAAB4BCF940098CDCEE722ABD4EA098A49745E83B7B4E27BCE837DFE64D76A7764BAAE7FB2334D9767q6JAI" TargetMode="External"/><Relationship Id="rId14" Type="http://schemas.openxmlformats.org/officeDocument/2006/relationships/hyperlink" Target="consultantplus://offline/ref=319C6A339BBEDFF6E46644351CEC2E9A16DF217C8FBAA1BC644B1ECCB47F4EE34BA3A3ECDDBAD60652A6AD0F5DjDd3K" TargetMode="External"/><Relationship Id="rId22" Type="http://schemas.openxmlformats.org/officeDocument/2006/relationships/footer" Target="footer1.xml"/></Relationships>
</file>

<file path=word/_rels/footnotes.xml.rels><?xml version="1.0" ?><Relationships xmlns="http://schemas.openxmlformats.org/package/2006/relationships"><Relationship Id="rId8" Type="http://schemas.openxmlformats.org/officeDocument/2006/relationships/hyperlink" Target="https://www.rbc.ru/business/19/04/2021/60796f4e9a794743fdc3ff17" TargetMode="External"/><Relationship Id="rId3" Type="http://schemas.openxmlformats.org/officeDocument/2006/relationships/hyperlink" Target="http://66.ru/news/society/237356/" TargetMode="External"/><Relationship Id="rId7" Type="http://schemas.openxmlformats.org/officeDocument/2006/relationships/hyperlink" Target="https://www.kommersant.ru/doc/4595976" TargetMode="External"/><Relationship Id="rId2" Type="http://schemas.openxmlformats.org/officeDocument/2006/relationships/hyperlink" Target="consultantplus://offline/ref=8AF4404D8BA10824B56D10F34110D82044E3CC06D8F0FA6E2F89D96C855D958F98E4F2BA9FAFB0DB6B4D093B16y7vFK" TargetMode="External"/><Relationship Id="rId1" Type="http://schemas.openxmlformats.org/officeDocument/2006/relationships/hyperlink" Target="https://supreme.justia.com/cases/federal/us/420/376/" TargetMode="External"/><Relationship Id="rId6" Type="http://schemas.openxmlformats.org/officeDocument/2006/relationships/hyperlink" Target="https://www.interfax.ru/russia/715590" TargetMode="External"/><Relationship Id="rId5" Type="http://schemas.openxmlformats.org/officeDocument/2006/relationships/hyperlink" Target="https://rg.ru/2020/12/17/vyzhutovich-polovina-rossiian-cchitaiut-chto-ekologiia-v-rossii-uhudshilas.html" TargetMode="External"/><Relationship Id="rId4" Type="http://schemas.openxmlformats.org/officeDocument/2006/relationships/hyperlink" Target="http://www.bulletennauki.com/sinenko-a" TargetMode="External"/></Relationships>
</file>

<file path=word/theme/theme1.xml><?xml version="1.0" encoding="utf-8"?>
<a:theme xmlns:thm15="http://schemas.microsoft.com/office/thememl/2012/main" xmlns:a="http://schemas.openxmlformats.org/drawingml/2006/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5BB0FA2E-CE83-4F40-A48D-F8B10D95C649}">
  <customXml:schemaRefs>
    <customXml:schemaRef customXml:uri="http://schemas.openxmlformats.org/officeDocument/2006/bibliography"/>
  </customXml:schemaRefs>
</customXml:datastoreItem>
</file>

<file path=docProps/app.xml><?xml version="1.0" encoding="utf-8"?>
<ep:Properties xmlns:vt="http://schemas.openxmlformats.org/officeDocument/2006/docPropsVTypes" xmlns:ep="http://schemas.openxmlformats.org/officeDocument/2006/extended-properties">
  <ep:Template>Normal.dotm</ep:Template>
  <ep:TotalTime>0</ep:TotalTime>
  <ep:Pages>6</ep:Pages>
  <ep:Words>40610</ep:Words>
  <ep:Characters>231482</ep:Characters>
  <ep:Application>Microsoft Office Word</ep:Application>
  <ep:DocSecurity>0</ep:DocSecurity>
  <ep:Lines>1929</ep:Lines>
  <ep:Paragraphs>543</ep:Paragraphs>
  <ep:ScaleCrop>false</ep:ScaleCrop>
  <ep:HeadingPairs>
    <vt:vector size="2" baseType="variant">
      <vt:variant>
        <vt:lpstr>Название</vt:lpstr>
      </vt:variant>
      <vt:variant>
        <vt:i4>1</vt:i4>
      </vt:variant>
    </vt:vector>
  </ep:HeadingPairs>
  <ep:TitlesOfParts>
    <vt:vector size="1" baseType="lpstr">
      <vt:lpstr/>
    </vt:vector>
  </ep:TitlesOfParts>
  <ep:Company/>
  <ep:LinksUpToDate>false</ep:LinksUpToDate>
  <ep:CharactersWithSpaces>271549</ep:CharactersWithSpaces>
  <ep:SharedDoc>false</ep:SharedDoc>
  <ep:HyperlinksChanged>false</ep:HyperlinksChanged>
  <ep:AppVersion>16.0000</ep:AppVersion>
</ep:Properties>
</file>

<file path=docProps/core.xml><?xml version="1.0" encoding="utf-8"?>
<cp:coreProperties xmlns:cp="http://schemas.openxmlformats.org/package/2006/metadata/core-properties" xmlns:xsi="http://www.w3.org/2001/XMLSchema-instance" xmlns:dc="http://purl.org/dc/elements/1.1/" xmlns:dcterms="http://purl.org/dc/terms/">
  <dc:title/>
  <dc:subject/>
  <dc:creator>Nik Nik</dc:creator>
  <cp:keywords/>
  <dc:description/>
  <cp:lastModifiedBy>Nik Nik</cp:lastModifiedBy>
  <cp:revision>2</cp:revision>
  <dcterms:created xsi:type="dcterms:W3CDTF">2021-09-28T11:26:00Z</dcterms:created>
  <dcterms:modified xsi:type="dcterms:W3CDTF">2021-09-28T11:26:00Z</dcterms:modified>
</cp:coreProperties>
</file>